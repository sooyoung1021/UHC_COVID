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20A717F8" w:rsidR="00C11C07" w:rsidRDefault="00675AD1">
      <w:pPr>
        <w:tabs>
          <w:tab w:val="left" w:pos="2970"/>
        </w:tabs>
        <w:jc w:val="center"/>
        <w:rPr>
          <w:b/>
          <w:sz w:val="22"/>
          <w:szCs w:val="22"/>
        </w:rPr>
      </w:pPr>
      <w:r>
        <w:rPr>
          <w:b/>
          <w:color w:val="000000"/>
          <w:sz w:val="22"/>
          <w:szCs w:val="22"/>
          <w:highlight w:val="white"/>
        </w:rPr>
        <w:t>Background Paper (</w:t>
      </w:r>
      <w:commentRangeStart w:id="0"/>
      <w:r>
        <w:rPr>
          <w:b/>
          <w:color w:val="000000"/>
          <w:sz w:val="22"/>
          <w:szCs w:val="22"/>
          <w:highlight w:val="white"/>
        </w:rPr>
        <w:t>BP</w:t>
      </w:r>
      <w:commentRangeEnd w:id="0"/>
      <w:r w:rsidR="00F5048B">
        <w:rPr>
          <w:rStyle w:val="CommentReference"/>
        </w:rPr>
        <w:commentReference w:id="0"/>
      </w:r>
      <w:r>
        <w:rPr>
          <w:b/>
          <w:color w:val="000000"/>
          <w:sz w:val="22"/>
          <w:szCs w:val="22"/>
          <w:highlight w:val="white"/>
        </w:rPr>
        <w:t xml:space="preserve">) on the ‘Policy lessons </w:t>
      </w:r>
      <w:r w:rsidR="0078710A">
        <w:rPr>
          <w:b/>
          <w:color w:val="000000"/>
          <w:sz w:val="22"/>
          <w:szCs w:val="22"/>
          <w:highlight w:val="white"/>
        </w:rPr>
        <w:t xml:space="preserve">from </w:t>
      </w:r>
      <w:r>
        <w:rPr>
          <w:b/>
          <w:color w:val="000000"/>
          <w:sz w:val="22"/>
          <w:szCs w:val="22"/>
          <w:highlight w:val="white"/>
        </w:rPr>
        <w:t>country experiences with health and wellbeing (</w:t>
      </w:r>
      <w:del w:id="1" w:author="Sooyoung Kim" w:date="2021-06-28T14:37:00Z">
        <w:r w:rsidDel="00DE65E1">
          <w:rPr>
            <w:b/>
            <w:color w:val="000000"/>
            <w:sz w:val="22"/>
            <w:szCs w:val="22"/>
            <w:highlight w:val="white"/>
          </w:rPr>
          <w:delText>SDG3</w:delText>
        </w:r>
      </w:del>
      <w:ins w:id="2" w:author="Sooyoung Kim" w:date="2021-06-28T14:37:00Z">
        <w:r w:rsidR="00DE65E1">
          <w:rPr>
            <w:b/>
            <w:color w:val="000000"/>
            <w:sz w:val="22"/>
            <w:szCs w:val="22"/>
            <w:highlight w:val="white"/>
          </w:rPr>
          <w:t>SDG-3</w:t>
        </w:r>
      </w:ins>
      <w:r>
        <w:rPr>
          <w:b/>
          <w:color w:val="000000"/>
          <w:sz w:val="22"/>
          <w:szCs w:val="22"/>
          <w:highlight w:val="white"/>
        </w:rPr>
        <w:t>) in the wake of COVID-19’</w:t>
      </w:r>
    </w:p>
    <w:p w14:paraId="00000002" w14:textId="77777777" w:rsidR="00C11C07" w:rsidRDefault="00C11C07">
      <w:pPr>
        <w:tabs>
          <w:tab w:val="left" w:pos="2970"/>
        </w:tabs>
        <w:jc w:val="center"/>
        <w:rPr>
          <w:sz w:val="22"/>
          <w:szCs w:val="22"/>
        </w:rPr>
      </w:pPr>
    </w:p>
    <w:p w14:paraId="00000003" w14:textId="77777777" w:rsidR="00C11C07" w:rsidRDefault="00675AD1">
      <w:pPr>
        <w:tabs>
          <w:tab w:val="left" w:pos="2970"/>
        </w:tabs>
        <w:jc w:val="center"/>
        <w:rPr>
          <w:sz w:val="22"/>
          <w:szCs w:val="22"/>
        </w:rPr>
      </w:pPr>
      <w:r>
        <w:rPr>
          <w:sz w:val="22"/>
          <w:szCs w:val="22"/>
        </w:rPr>
        <w:t>Yesim Tozan, PhD</w:t>
      </w:r>
    </w:p>
    <w:p w14:paraId="00000004" w14:textId="77777777" w:rsidR="00C11C07" w:rsidRDefault="00675AD1">
      <w:pPr>
        <w:tabs>
          <w:tab w:val="left" w:pos="2970"/>
        </w:tabs>
        <w:jc w:val="center"/>
        <w:rPr>
          <w:sz w:val="22"/>
          <w:szCs w:val="22"/>
        </w:rPr>
      </w:pPr>
      <w:r>
        <w:rPr>
          <w:sz w:val="22"/>
          <w:szCs w:val="22"/>
        </w:rPr>
        <w:t>School of Global Public Health, New York University, New York, NY 10003, USA</w:t>
      </w:r>
    </w:p>
    <w:p w14:paraId="00000005" w14:textId="77777777" w:rsidR="00C11C07" w:rsidRDefault="00C11C07">
      <w:pPr>
        <w:tabs>
          <w:tab w:val="left" w:pos="2970"/>
        </w:tabs>
        <w:jc w:val="center"/>
        <w:rPr>
          <w:sz w:val="22"/>
          <w:szCs w:val="22"/>
        </w:rPr>
      </w:pPr>
    </w:p>
    <w:p w14:paraId="24819A89" w14:textId="24576158" w:rsidR="00964ECB" w:rsidRDefault="00675AD1" w:rsidP="00964ECB">
      <w:pPr>
        <w:tabs>
          <w:tab w:val="left" w:pos="2970"/>
        </w:tabs>
        <w:jc w:val="center"/>
        <w:rPr>
          <w:sz w:val="22"/>
          <w:szCs w:val="22"/>
        </w:rPr>
      </w:pPr>
      <w:r>
        <w:rPr>
          <w:sz w:val="22"/>
          <w:szCs w:val="22"/>
        </w:rPr>
        <w:t>NYU Research Team</w:t>
      </w:r>
      <w:r w:rsidR="00964ECB">
        <w:rPr>
          <w:sz w:val="22"/>
          <w:szCs w:val="22"/>
        </w:rPr>
        <w:t xml:space="preserve"> (</w:t>
      </w:r>
      <w:r w:rsidR="00296025">
        <w:rPr>
          <w:sz w:val="22"/>
          <w:szCs w:val="22"/>
        </w:rPr>
        <w:t xml:space="preserve">in </w:t>
      </w:r>
      <w:r w:rsidR="00964ECB">
        <w:rPr>
          <w:sz w:val="22"/>
          <w:szCs w:val="22"/>
        </w:rPr>
        <w:t>alphabetical order):</w:t>
      </w:r>
    </w:p>
    <w:p w14:paraId="00000006" w14:textId="34979598" w:rsidR="00C11C07" w:rsidRDefault="00675AD1" w:rsidP="00964ECB">
      <w:pPr>
        <w:tabs>
          <w:tab w:val="left" w:pos="2970"/>
        </w:tabs>
        <w:jc w:val="center"/>
        <w:rPr>
          <w:sz w:val="22"/>
          <w:szCs w:val="22"/>
        </w:rPr>
      </w:pPr>
      <w:r>
        <w:rPr>
          <w:sz w:val="22"/>
          <w:szCs w:val="22"/>
        </w:rPr>
        <w:t xml:space="preserve">Kiera Bloch, </w:t>
      </w:r>
      <w:proofErr w:type="spellStart"/>
      <w:r>
        <w:rPr>
          <w:sz w:val="22"/>
          <w:szCs w:val="22"/>
        </w:rPr>
        <w:t>Ariadna</w:t>
      </w:r>
      <w:proofErr w:type="spellEnd"/>
      <w:r>
        <w:rPr>
          <w:sz w:val="22"/>
          <w:szCs w:val="22"/>
        </w:rPr>
        <w:t xml:space="preserve"> </w:t>
      </w:r>
      <w:proofErr w:type="spellStart"/>
      <w:r>
        <w:rPr>
          <w:sz w:val="22"/>
          <w:szCs w:val="22"/>
        </w:rPr>
        <w:t>Capasso</w:t>
      </w:r>
      <w:proofErr w:type="spellEnd"/>
      <w:r>
        <w:rPr>
          <w:sz w:val="22"/>
          <w:szCs w:val="22"/>
        </w:rPr>
        <w:t xml:space="preserve">, Tyler Y. Headley, </w:t>
      </w:r>
      <w:proofErr w:type="spellStart"/>
      <w:r>
        <w:rPr>
          <w:sz w:val="22"/>
          <w:szCs w:val="22"/>
        </w:rPr>
        <w:t>Sooyoung</w:t>
      </w:r>
      <w:proofErr w:type="spellEnd"/>
      <w:r>
        <w:rPr>
          <w:sz w:val="22"/>
          <w:szCs w:val="22"/>
        </w:rPr>
        <w:t xml:space="preserve"> Kim </w:t>
      </w:r>
    </w:p>
    <w:p w14:paraId="00000008" w14:textId="77777777" w:rsidR="00C11C07" w:rsidRDefault="00C11C07">
      <w:pPr>
        <w:tabs>
          <w:tab w:val="left" w:pos="2970"/>
        </w:tabs>
        <w:jc w:val="center"/>
        <w:rPr>
          <w:sz w:val="22"/>
          <w:szCs w:val="22"/>
        </w:rPr>
      </w:pPr>
    </w:p>
    <w:p w14:paraId="00000009" w14:textId="77777777" w:rsidR="00C11C07" w:rsidRDefault="00C11C07">
      <w:pPr>
        <w:tabs>
          <w:tab w:val="left" w:pos="2970"/>
        </w:tabs>
        <w:jc w:val="center"/>
        <w:rPr>
          <w:sz w:val="22"/>
          <w:szCs w:val="22"/>
        </w:rPr>
      </w:pPr>
    </w:p>
    <w:p w14:paraId="0000000A" w14:textId="77777777" w:rsidR="00C11C07" w:rsidRDefault="00675AD1">
      <w:pPr>
        <w:tabs>
          <w:tab w:val="left" w:pos="2970"/>
        </w:tabs>
        <w:rPr>
          <w:b/>
          <w:sz w:val="22"/>
          <w:szCs w:val="22"/>
        </w:rPr>
      </w:pPr>
      <w:r>
        <w:rPr>
          <w:b/>
          <w:sz w:val="22"/>
          <w:szCs w:val="22"/>
        </w:rPr>
        <w:t>Notes on the extended outline</w:t>
      </w:r>
    </w:p>
    <w:p w14:paraId="0000000B" w14:textId="7E74BD24" w:rsidR="00C11C07" w:rsidRDefault="00675AD1">
      <w:pPr>
        <w:tabs>
          <w:tab w:val="left" w:pos="2970"/>
        </w:tabs>
        <w:jc w:val="both"/>
        <w:rPr>
          <w:i/>
          <w:sz w:val="22"/>
          <w:szCs w:val="22"/>
        </w:rPr>
      </w:pPr>
      <w:r>
        <w:rPr>
          <w:i/>
          <w:sz w:val="22"/>
          <w:szCs w:val="22"/>
        </w:rPr>
        <w:t xml:space="preserve">We include a draft of the </w:t>
      </w:r>
      <w:r w:rsidR="00352475">
        <w:rPr>
          <w:i/>
          <w:sz w:val="22"/>
          <w:szCs w:val="22"/>
        </w:rPr>
        <w:t xml:space="preserve">case studies on </w:t>
      </w:r>
      <w:r>
        <w:rPr>
          <w:i/>
          <w:sz w:val="22"/>
          <w:szCs w:val="22"/>
        </w:rPr>
        <w:t>Viet Nam</w:t>
      </w:r>
      <w:r w:rsidR="00352475">
        <w:rPr>
          <w:i/>
          <w:sz w:val="22"/>
          <w:szCs w:val="22"/>
        </w:rPr>
        <w:t xml:space="preserve"> and Peru</w:t>
      </w:r>
      <w:r>
        <w:rPr>
          <w:i/>
          <w:sz w:val="22"/>
          <w:szCs w:val="22"/>
        </w:rPr>
        <w:t xml:space="preserve"> to illustrate the general framework that the eventual case studies on </w:t>
      </w:r>
      <w:r w:rsidR="00860567">
        <w:rPr>
          <w:i/>
          <w:sz w:val="22"/>
          <w:szCs w:val="22"/>
        </w:rPr>
        <w:t xml:space="preserve">Cuba, </w:t>
      </w:r>
      <w:r>
        <w:rPr>
          <w:i/>
          <w:sz w:val="22"/>
          <w:szCs w:val="22"/>
        </w:rPr>
        <w:t>Oman, Nigeria, Rwanda, and Peru will follow. Upon completion of the country case studies, we will finish the background paper’s comparative analysis and conclusions.</w:t>
      </w:r>
    </w:p>
    <w:p w14:paraId="0000000C" w14:textId="77777777" w:rsidR="00C11C07" w:rsidRDefault="00C11C07">
      <w:pPr>
        <w:tabs>
          <w:tab w:val="left" w:pos="2970"/>
        </w:tabs>
        <w:rPr>
          <w:sz w:val="22"/>
          <w:szCs w:val="22"/>
        </w:rPr>
      </w:pPr>
    </w:p>
    <w:p w14:paraId="0000000D" w14:textId="77777777" w:rsidR="00C11C07" w:rsidRDefault="00675AD1">
      <w:pPr>
        <w:pBdr>
          <w:top w:val="single" w:sz="4" w:space="1" w:color="000000"/>
        </w:pBdr>
        <w:tabs>
          <w:tab w:val="left" w:pos="2970"/>
        </w:tabs>
        <w:rPr>
          <w:b/>
          <w:sz w:val="22"/>
          <w:szCs w:val="22"/>
        </w:rPr>
      </w:pPr>
      <w:r>
        <w:rPr>
          <w:b/>
          <w:sz w:val="22"/>
          <w:szCs w:val="22"/>
        </w:rPr>
        <w:t>Abstract</w:t>
      </w:r>
    </w:p>
    <w:p w14:paraId="43818148" w14:textId="31404571" w:rsidR="00E23BD2" w:rsidRDefault="00675AD1" w:rsidP="00723006">
      <w:pPr>
        <w:tabs>
          <w:tab w:val="left" w:pos="2970"/>
        </w:tabs>
        <w:jc w:val="both"/>
        <w:rPr>
          <w:ins w:id="3" w:author="Sooyoung Kim" w:date="2021-06-28T16:34:00Z"/>
          <w:rFonts w:eastAsia="Times New Roman"/>
          <w:shd w:val="clear" w:color="auto" w:fill="FFFFFF"/>
        </w:rPr>
      </w:pPr>
      <w:r>
        <w:t>The COVID-19 pandemic has had profound effects on health</w:t>
      </w:r>
      <w:r w:rsidR="009F121C">
        <w:t xml:space="preserve"> </w:t>
      </w:r>
      <w:r>
        <w:t>care and other societal systems</w:t>
      </w:r>
      <w:r w:rsidR="00A4728B">
        <w:t>,</w:t>
      </w:r>
      <w:r>
        <w:t xml:space="preserve"> </w:t>
      </w:r>
      <w:r w:rsidR="00A4728B">
        <w:t>as well as</w:t>
      </w:r>
      <w:r>
        <w:t xml:space="preserve"> the global economy</w:t>
      </w:r>
      <w:r w:rsidR="00DA3CDB">
        <w:t xml:space="preserve">. As </w:t>
      </w:r>
      <w:r w:rsidR="006E72DB">
        <w:t xml:space="preserve">is the case </w:t>
      </w:r>
      <w:r w:rsidR="00DA3CDB">
        <w:t xml:space="preserve">in most </w:t>
      </w:r>
      <w:r w:rsidR="006E72DB">
        <w:t>humanitarian emergencies</w:t>
      </w:r>
      <w:r w:rsidR="00DA3CDB">
        <w:t>, poorer developing nations have taken the hardest hits, and</w:t>
      </w:r>
      <w:r>
        <w:t xml:space="preserve"> disadvantaged groups, particularly </w:t>
      </w:r>
      <w:sdt>
        <w:sdtPr>
          <w:tag w:val="goog_rdk_0"/>
          <w:id w:val="145096209"/>
        </w:sdtPr>
        <w:sdtEndPr/>
        <w:sdtContent/>
      </w:sdt>
      <w:r>
        <w:t>people living in poverty and subject to marginalization</w:t>
      </w:r>
      <w:r w:rsidR="009F121C">
        <w:t xml:space="preserve"> and exclusion</w:t>
      </w:r>
      <w:r w:rsidR="00DA3CDB">
        <w:t>, have suffered the most</w:t>
      </w:r>
      <w:r>
        <w:t xml:space="preserve">. Although </w:t>
      </w:r>
      <w:r w:rsidR="00860567">
        <w:t xml:space="preserve">the national </w:t>
      </w:r>
      <w:r w:rsidR="009F121C">
        <w:t xml:space="preserve">response </w:t>
      </w:r>
      <w:r w:rsidR="00860567">
        <w:t xml:space="preserve">strategies </w:t>
      </w:r>
      <w:r w:rsidR="009F121C">
        <w:t xml:space="preserve">to </w:t>
      </w:r>
      <w:r w:rsidR="00A4728B">
        <w:t>COVID-19</w:t>
      </w:r>
      <w:r>
        <w:t xml:space="preserve"> </w:t>
      </w:r>
      <w:r w:rsidR="00EA1CF6">
        <w:t>have, particularly during the initial phase of the pandemic, been largely</w:t>
      </w:r>
      <w:r>
        <w:t xml:space="preserve"> similar in </w:t>
      </w:r>
      <w:r w:rsidR="001F40FC">
        <w:t>scope</w:t>
      </w:r>
      <w:r w:rsidR="00EA1CF6">
        <w:t>,</w:t>
      </w:r>
      <w:r>
        <w:t xml:space="preserve"> the timeliness, scale, and assertiveness of the response have varied considerably across countries. In this background paper, we attempt</w:t>
      </w:r>
      <w:r w:rsidR="005972CC">
        <w:t>ed</w:t>
      </w:r>
      <w:r>
        <w:t xml:space="preserve"> to answer three questions: </w:t>
      </w:r>
      <w:r w:rsidR="006E72DB">
        <w:t xml:space="preserve">1) </w:t>
      </w:r>
      <w:r>
        <w:t xml:space="preserve">How have different </w:t>
      </w:r>
      <w:sdt>
        <w:sdtPr>
          <w:tag w:val="goog_rdk_2"/>
          <w:id w:val="-887022580"/>
        </w:sdtPr>
        <w:sdtEndPr/>
        <w:sdtContent/>
      </w:sdt>
      <w:sdt>
        <w:sdtPr>
          <w:tag w:val="goog_rdk_3"/>
          <w:id w:val="1025211910"/>
        </w:sdtPr>
        <w:sdtEndPr/>
        <w:sdtContent/>
      </w:sdt>
      <w:r>
        <w:t>countries, particularly those that are resource-constrained, responded to the COVID-19 pandemic?</w:t>
      </w:r>
      <w:r w:rsidR="006E72DB">
        <w:t>;</w:t>
      </w:r>
      <w:r>
        <w:t xml:space="preserve"> </w:t>
      </w:r>
      <w:r w:rsidR="006E72DB">
        <w:t>2)</w:t>
      </w:r>
      <w:r>
        <w:t>What have been the main similarities and differences in policies and approaches that countries have taken to tackle this novel public health threat?</w:t>
      </w:r>
      <w:r w:rsidR="006E72DB">
        <w:t>;</w:t>
      </w:r>
      <w:r>
        <w:t xml:space="preserve"> </w:t>
      </w:r>
      <w:r w:rsidR="006E72DB">
        <w:t>a</w:t>
      </w:r>
      <w:r>
        <w:t>nd</w:t>
      </w:r>
      <w:r w:rsidR="006E72DB">
        <w:t>, 3)</w:t>
      </w:r>
      <w:r>
        <w:t xml:space="preserve"> what key </w:t>
      </w:r>
      <w:sdt>
        <w:sdtPr>
          <w:tag w:val="goog_rdk_4"/>
          <w:id w:val="-1417244748"/>
        </w:sdtPr>
        <w:sdtEndPr/>
        <w:sdtContent/>
      </w:sdt>
      <w:r>
        <w:t xml:space="preserve">policy lessons can be drawn from these countries’ experiences </w:t>
      </w:r>
      <w:r w:rsidR="006E72DB">
        <w:t xml:space="preserve">to prepare for </w:t>
      </w:r>
      <w:r>
        <w:t xml:space="preserve">future public health crises? To draw conclusions from </w:t>
      </w:r>
      <w:r w:rsidR="00860567">
        <w:t xml:space="preserve">the various </w:t>
      </w:r>
      <w:r w:rsidR="00A4728B">
        <w:t xml:space="preserve">COVID-19 </w:t>
      </w:r>
      <w:r>
        <w:t>response strategies and approaches taken by governments to mitigate the multifaceted impacts of the pandemic, we compiled country case studies on</w:t>
      </w:r>
      <w:r w:rsidR="00A4728B">
        <w:t xml:space="preserve"> Cuba,</w:t>
      </w:r>
      <w:r>
        <w:t xml:space="preserve"> </w:t>
      </w:r>
      <w:r w:rsidR="00A4728B">
        <w:t xml:space="preserve">Nigeria, Oman, </w:t>
      </w:r>
      <w:r w:rsidR="00964ECB">
        <w:t xml:space="preserve">Peru, </w:t>
      </w:r>
      <w:r w:rsidR="00A4728B">
        <w:t>Rwanda, and Viet Nam</w:t>
      </w:r>
      <w:r>
        <w:t xml:space="preserve">. These </w:t>
      </w:r>
      <w:r w:rsidR="00A4728B">
        <w:t>six</w:t>
      </w:r>
      <w:r>
        <w:t xml:space="preserve"> countries were selected </w:t>
      </w:r>
      <w:r w:rsidR="009E3F15">
        <w:t>based on</w:t>
      </w:r>
      <w:r>
        <w:t xml:space="preserve"> their varying levels of </w:t>
      </w:r>
      <w:r w:rsidR="009F7909">
        <w:t xml:space="preserve">national progress towards </w:t>
      </w:r>
      <w:r w:rsidR="009E3F15">
        <w:t>Universal Health Coverage (UHC)</w:t>
      </w:r>
      <w:r w:rsidR="00263C80">
        <w:t xml:space="preserve"> and other health-related </w:t>
      </w:r>
      <w:r w:rsidR="006E72DB">
        <w:t>Sustainable Development Goals (</w:t>
      </w:r>
      <w:r w:rsidR="00263C80">
        <w:t>SDG</w:t>
      </w:r>
      <w:r w:rsidR="006E72DB">
        <w:t>s)</w:t>
      </w:r>
      <w:r w:rsidR="00263C80">
        <w:t xml:space="preserve"> targets</w:t>
      </w:r>
      <w:r>
        <w:t xml:space="preserve"> over the past decade, </w:t>
      </w:r>
      <w:r w:rsidR="009F7909">
        <w:t xml:space="preserve">their </w:t>
      </w:r>
      <w:r>
        <w:t xml:space="preserve">differing levels of pandemic preparedness and response capacity, and </w:t>
      </w:r>
      <w:r w:rsidR="009F7909">
        <w:t xml:space="preserve">their </w:t>
      </w:r>
      <w:r>
        <w:t xml:space="preserve">overall level of economic development. Given that the COVID-19 pandemic is still ongoing, we </w:t>
      </w:r>
      <w:r w:rsidR="009E3F15">
        <w:t xml:space="preserve">employed a qualitative case study methodology which leveraged </w:t>
      </w:r>
      <w:r>
        <w:t xml:space="preserve">national and other official policy documents </w:t>
      </w:r>
      <w:r w:rsidR="00A4728B">
        <w:t xml:space="preserve">on </w:t>
      </w:r>
      <w:r w:rsidR="009E3F15">
        <w:t xml:space="preserve">countries’ </w:t>
      </w:r>
      <w:r w:rsidR="00A4728B">
        <w:t>COVID-19 response</w:t>
      </w:r>
      <w:r w:rsidR="009E3F15">
        <w:t>s</w:t>
      </w:r>
      <w:r w:rsidR="00A4728B">
        <w:t xml:space="preserve"> </w:t>
      </w:r>
      <w:r w:rsidR="009F7909">
        <w:t>from the start of this public health crisis in January 2020 to date</w:t>
      </w:r>
      <w:r w:rsidR="009E3F15">
        <w:t xml:space="preserve"> and </w:t>
      </w:r>
      <w:r w:rsidR="00AE3159">
        <w:t xml:space="preserve">the </w:t>
      </w:r>
      <w:r w:rsidR="00415CEA">
        <w:t>academic</w:t>
      </w:r>
      <w:r w:rsidR="009F7909">
        <w:t xml:space="preserve"> </w:t>
      </w:r>
      <w:r>
        <w:t xml:space="preserve">literature. Where possible, we used quantitative </w:t>
      </w:r>
      <w:r w:rsidR="007A724F">
        <w:t>data</w:t>
      </w:r>
      <w:r>
        <w:t xml:space="preserve"> from international and national sources to </w:t>
      </w:r>
      <w:r w:rsidR="009F7909">
        <w:t xml:space="preserve">provide context </w:t>
      </w:r>
      <w:r w:rsidR="009E3F15">
        <w:t xml:space="preserve">or support </w:t>
      </w:r>
      <w:r w:rsidR="00AE3159">
        <w:t xml:space="preserve">for </w:t>
      </w:r>
      <w:r>
        <w:t xml:space="preserve">our findings. </w:t>
      </w:r>
      <w:r w:rsidR="00723006" w:rsidRPr="00723006">
        <w:t xml:space="preserve">The COVID-19 crisis has brought into sharp focus </w:t>
      </w:r>
      <w:r w:rsidR="00DA3CDB">
        <w:t>the</w:t>
      </w:r>
      <w:r w:rsidR="00723006" w:rsidRPr="00723006">
        <w:t xml:space="preserve"> </w:t>
      </w:r>
      <w:r w:rsidR="00723006" w:rsidRPr="00723006">
        <w:rPr>
          <w:rFonts w:eastAsia="Times New Roman"/>
          <w:color w:val="000000"/>
          <w:shd w:val="clear" w:color="auto" w:fill="FFFFFF"/>
        </w:rPr>
        <w:t>weaknesses in almost every health care system</w:t>
      </w:r>
      <w:r w:rsidR="008B03CC">
        <w:rPr>
          <w:rFonts w:eastAsia="Times New Roman"/>
          <w:color w:val="000000"/>
          <w:shd w:val="clear" w:color="auto" w:fill="FFFFFF"/>
        </w:rPr>
        <w:t xml:space="preserve"> around the </w:t>
      </w:r>
      <w:r w:rsidR="009479FF">
        <w:rPr>
          <w:rFonts w:eastAsia="Times New Roman"/>
          <w:color w:val="000000"/>
          <w:shd w:val="clear" w:color="auto" w:fill="FFFFFF"/>
        </w:rPr>
        <w:t>world</w:t>
      </w:r>
      <w:r w:rsidR="00723006" w:rsidRPr="00723006">
        <w:t>.</w:t>
      </w:r>
      <w:r w:rsidR="00723006">
        <w:t xml:space="preserve"> </w:t>
      </w:r>
      <w:r>
        <w:t xml:space="preserve">We hope that the findings of this analysis </w:t>
      </w:r>
      <w:r w:rsidR="00A4728B">
        <w:t xml:space="preserve">will </w:t>
      </w:r>
      <w:r w:rsidR="0084291A">
        <w:t xml:space="preserve">inform the development of </w:t>
      </w:r>
      <w:r w:rsidR="00B13E77">
        <w:t xml:space="preserve">synergistic </w:t>
      </w:r>
      <w:r w:rsidR="004E0E74">
        <w:t>strategies</w:t>
      </w:r>
      <w:r w:rsidR="00A4728B">
        <w:t xml:space="preserve"> </w:t>
      </w:r>
      <w:r w:rsidR="004E0E74">
        <w:t xml:space="preserve">to achieve </w:t>
      </w:r>
      <w:r>
        <w:t>a</w:t>
      </w:r>
      <w:r w:rsidR="00236836">
        <w:t>n equitable and</w:t>
      </w:r>
      <w:r>
        <w:t xml:space="preserve"> </w:t>
      </w:r>
      <w:r w:rsidR="001F40FC">
        <w:t>robust</w:t>
      </w:r>
      <w:r>
        <w:t xml:space="preserve"> global recovery from </w:t>
      </w:r>
      <w:r w:rsidR="009F7909">
        <w:t xml:space="preserve">COVID-19 and </w:t>
      </w:r>
      <w:r w:rsidR="004E0E74">
        <w:t xml:space="preserve">help strengthen overall resilience in all nations to respond better to </w:t>
      </w:r>
      <w:r>
        <w:t>future public health crises</w:t>
      </w:r>
      <w:r w:rsidR="00723006">
        <w:t>,</w:t>
      </w:r>
      <w:r w:rsidR="00236836">
        <w:t xml:space="preserve"> with the primary aim of driving progress </w:t>
      </w:r>
      <w:r w:rsidR="00236836">
        <w:rPr>
          <w:rFonts w:eastAsia="Times New Roman"/>
          <w:shd w:val="clear" w:color="auto" w:fill="FFFFFF"/>
        </w:rPr>
        <w:t>toward</w:t>
      </w:r>
      <w:r w:rsidR="00236836" w:rsidRPr="005F6FE2">
        <w:rPr>
          <w:rFonts w:eastAsia="Times New Roman"/>
          <w:shd w:val="clear" w:color="auto" w:fill="FFFFFF"/>
        </w:rPr>
        <w:t xml:space="preserve"> the </w:t>
      </w:r>
      <w:r w:rsidR="00236836">
        <w:rPr>
          <w:rFonts w:eastAsia="Times New Roman"/>
          <w:shd w:val="clear" w:color="auto" w:fill="FFFFFF"/>
        </w:rPr>
        <w:t xml:space="preserve">achievement of the health-related </w:t>
      </w:r>
      <w:r w:rsidR="006E72DB">
        <w:rPr>
          <w:rFonts w:eastAsia="Times New Roman"/>
          <w:shd w:val="clear" w:color="auto" w:fill="FFFFFF"/>
        </w:rPr>
        <w:t>SDG</w:t>
      </w:r>
      <w:r w:rsidR="00C005E0">
        <w:rPr>
          <w:rFonts w:eastAsia="Times New Roman"/>
          <w:shd w:val="clear" w:color="auto" w:fill="FFFFFF"/>
        </w:rPr>
        <w:t xml:space="preserve"> targets </w:t>
      </w:r>
      <w:r w:rsidR="00236836">
        <w:rPr>
          <w:rFonts w:eastAsia="Times New Roman"/>
          <w:shd w:val="clear" w:color="auto" w:fill="FFFFFF"/>
        </w:rPr>
        <w:t>by their 2030 deadline</w:t>
      </w:r>
      <w:r w:rsidR="009E3F15">
        <w:rPr>
          <w:rFonts w:eastAsia="Times New Roman"/>
          <w:shd w:val="clear" w:color="auto" w:fill="FFFFFF"/>
        </w:rPr>
        <w:t>.</w:t>
      </w:r>
    </w:p>
    <w:p w14:paraId="09B4D745" w14:textId="77777777" w:rsidR="00E23BD2" w:rsidRDefault="00E23BD2">
      <w:pPr>
        <w:rPr>
          <w:ins w:id="4" w:author="Sooyoung Kim" w:date="2021-06-28T16:34:00Z"/>
          <w:rFonts w:eastAsia="Times New Roman"/>
          <w:shd w:val="clear" w:color="auto" w:fill="FFFFFF"/>
        </w:rPr>
      </w:pPr>
      <w:ins w:id="5" w:author="Sooyoung Kim" w:date="2021-06-28T16:34:00Z">
        <w:r>
          <w:rPr>
            <w:rFonts w:eastAsia="Times New Roman"/>
            <w:shd w:val="clear" w:color="auto" w:fill="FFFFFF"/>
          </w:rPr>
          <w:br w:type="page"/>
        </w:r>
      </w:ins>
    </w:p>
    <w:p w14:paraId="1E480DF1" w14:textId="4D9C0AB6" w:rsidR="00E23BD2" w:rsidRDefault="00E23BD2" w:rsidP="00E23BD2">
      <w:pPr>
        <w:pBdr>
          <w:top w:val="single" w:sz="4" w:space="1" w:color="000000"/>
        </w:pBdr>
        <w:tabs>
          <w:tab w:val="left" w:pos="2970"/>
        </w:tabs>
        <w:rPr>
          <w:ins w:id="6" w:author="Sooyoung Kim" w:date="2021-06-28T16:35:00Z"/>
          <w:b/>
        </w:rPr>
      </w:pPr>
      <w:ins w:id="7" w:author="Sooyoung Kim" w:date="2021-06-28T16:35:00Z">
        <w:r>
          <w:rPr>
            <w:b/>
          </w:rPr>
          <w:lastRenderedPageBreak/>
          <w:t>Key Findings</w:t>
        </w:r>
      </w:ins>
    </w:p>
    <w:p w14:paraId="02EB6B64" w14:textId="77777777" w:rsidR="00E23BD2" w:rsidRDefault="00E23BD2" w:rsidP="00E23BD2">
      <w:pPr>
        <w:tabs>
          <w:tab w:val="left" w:pos="2970"/>
        </w:tabs>
        <w:rPr>
          <w:ins w:id="8" w:author="Sooyoung Kim" w:date="2021-06-28T16:34:00Z"/>
          <w:i/>
        </w:rPr>
      </w:pPr>
    </w:p>
    <w:p w14:paraId="1C83951A" w14:textId="28FAF1A7" w:rsidR="00E23BD2" w:rsidRDefault="00E23BD2" w:rsidP="00E23BD2">
      <w:pPr>
        <w:pStyle w:val="ListParagraph"/>
        <w:numPr>
          <w:ilvl w:val="0"/>
          <w:numId w:val="9"/>
        </w:numPr>
        <w:pBdr>
          <w:top w:val="nil"/>
          <w:left w:val="nil"/>
          <w:bottom w:val="nil"/>
          <w:right w:val="nil"/>
          <w:between w:val="nil"/>
        </w:pBdr>
        <w:tabs>
          <w:tab w:val="left" w:pos="2970"/>
        </w:tabs>
        <w:jc w:val="both"/>
        <w:rPr>
          <w:ins w:id="9" w:author="Sooyoung Kim" w:date="2021-06-28T16:34:00Z"/>
          <w:color w:val="000000"/>
        </w:rPr>
      </w:pPr>
      <w:ins w:id="10" w:author="Sooyoung Kim" w:date="2021-06-28T16:34:00Z">
        <w:r w:rsidRPr="001D46A8">
          <w:rPr>
            <w:color w:val="000000"/>
          </w:rPr>
          <w:t xml:space="preserve">We find that a </w:t>
        </w:r>
        <w:r>
          <w:rPr>
            <w:color w:val="000000"/>
          </w:rPr>
          <w:t>country’s</w:t>
        </w:r>
        <w:r w:rsidRPr="001D46A8">
          <w:rPr>
            <w:color w:val="000000"/>
          </w:rPr>
          <w:t xml:space="preserve"> level of pandemic preparedness, the speed </w:t>
        </w:r>
        <w:r>
          <w:t>with which it responded</w:t>
        </w:r>
        <w:r w:rsidRPr="001D46A8">
          <w:rPr>
            <w:color w:val="000000"/>
          </w:rPr>
          <w:t xml:space="preserve"> to the spread of COVID-19, and the comprehensiveness of </w:t>
        </w:r>
        <w:r>
          <w:rPr>
            <w:color w:val="000000"/>
          </w:rPr>
          <w:t xml:space="preserve">its </w:t>
        </w:r>
        <w:r>
          <w:t xml:space="preserve">pandemic response measures </w:t>
        </w:r>
        <w:r w:rsidRPr="001D46A8">
          <w:rPr>
            <w:color w:val="000000"/>
          </w:rPr>
          <w:t xml:space="preserve">impacted </w:t>
        </w:r>
        <w:r>
          <w:rPr>
            <w:color w:val="000000"/>
          </w:rPr>
          <w:t>its</w:t>
        </w:r>
        <w:r w:rsidRPr="001D46A8">
          <w:rPr>
            <w:color w:val="000000"/>
          </w:rPr>
          <w:t xml:space="preserve"> ability to cope with the pandemic. </w:t>
        </w:r>
        <w:r w:rsidRPr="001510B7">
          <w:rPr>
            <w:color w:val="333333"/>
            <w:shd w:val="clear" w:color="auto" w:fill="FFFFFF"/>
          </w:rPr>
          <w:t>These findings</w:t>
        </w:r>
      </w:ins>
      <w:ins w:id="11" w:author="Sooyoung Kim" w:date="2021-06-28T17:16:00Z">
        <w:r w:rsidR="00484EAC">
          <w:rPr>
            <w:color w:val="333333"/>
            <w:shd w:val="clear" w:color="auto" w:fill="FFFFFF"/>
          </w:rPr>
          <w:t xml:space="preserve">, as illustrated in the case studies of </w:t>
        </w:r>
      </w:ins>
      <w:ins w:id="12" w:author="Sooyoung Kim" w:date="2021-06-28T17:17:00Z">
        <w:r w:rsidR="00484EAC">
          <w:rPr>
            <w:color w:val="333333"/>
            <w:shd w:val="clear" w:color="auto" w:fill="FFFFFF"/>
          </w:rPr>
          <w:t xml:space="preserve">Viet Nam, </w:t>
        </w:r>
      </w:ins>
      <w:ins w:id="13" w:author="Sooyoung Kim" w:date="2021-06-28T17:16:00Z">
        <w:r w:rsidR="00484EAC">
          <w:rPr>
            <w:color w:val="333333"/>
            <w:shd w:val="clear" w:color="auto" w:fill="FFFFFF"/>
          </w:rPr>
          <w:t>Nigeria, and Rwanda,</w:t>
        </w:r>
      </w:ins>
      <w:ins w:id="14" w:author="Sooyoung Kim" w:date="2021-06-28T16:34:00Z">
        <w:r w:rsidRPr="001510B7">
          <w:rPr>
            <w:color w:val="333333"/>
            <w:shd w:val="clear" w:color="auto" w:fill="FFFFFF"/>
          </w:rPr>
          <w:t xml:space="preserve"> </w:t>
        </w:r>
        <w:r>
          <w:rPr>
            <w:color w:val="333333"/>
            <w:shd w:val="clear" w:color="auto" w:fill="FFFFFF"/>
          </w:rPr>
          <w:t>show that low-</w:t>
        </w:r>
        <w:r w:rsidRPr="001510B7">
          <w:rPr>
            <w:color w:val="333333"/>
            <w:shd w:val="clear" w:color="auto" w:fill="FFFFFF"/>
          </w:rPr>
          <w:t>income countries can use their resources efficiently and innovatively to cope with a public health emergency</w:t>
        </w:r>
        <w:r>
          <w:rPr>
            <w:rFonts w:ascii="Helvetica Neue" w:hAnsi="Helvetica Neue"/>
            <w:color w:val="333333"/>
            <w:shd w:val="clear" w:color="auto" w:fill="FFFFFF"/>
          </w:rPr>
          <w:t>.</w:t>
        </w:r>
        <w:r w:rsidRPr="001D46A8">
          <w:rPr>
            <w:color w:val="000000"/>
          </w:rPr>
          <w:t xml:space="preserve"> Meanwhile, there</w:t>
        </w:r>
        <w:r>
          <w:t xml:space="preserve"> is</w:t>
        </w:r>
        <w:r w:rsidRPr="001D46A8">
          <w:rPr>
            <w:color w:val="000000"/>
          </w:rPr>
          <w:t xml:space="preserve"> only moderate evidence</w:t>
        </w:r>
      </w:ins>
      <w:ins w:id="15" w:author="Sooyoung Kim" w:date="2021-06-28T17:19:00Z">
        <w:r w:rsidR="00484EAC">
          <w:rPr>
            <w:color w:val="000000"/>
          </w:rPr>
          <w:t>, as shown in the case studies of Cuba and Oman,</w:t>
        </w:r>
      </w:ins>
      <w:ins w:id="16" w:author="Sooyoung Kim" w:date="2021-06-28T16:34:00Z">
        <w:r w:rsidRPr="001D46A8">
          <w:rPr>
            <w:color w:val="000000"/>
          </w:rPr>
          <w:t xml:space="preserve"> that a </w:t>
        </w:r>
        <w:r>
          <w:rPr>
            <w:color w:val="000000"/>
          </w:rPr>
          <w:t>country’s</w:t>
        </w:r>
        <w:r w:rsidRPr="001D46A8">
          <w:rPr>
            <w:color w:val="000000"/>
          </w:rPr>
          <w:t xml:space="preserve"> </w:t>
        </w:r>
        <w:r>
          <w:rPr>
            <w:color w:val="000000"/>
          </w:rPr>
          <w:t>health system capacity and universal health care coverage</w:t>
        </w:r>
        <w:r w:rsidRPr="001D46A8">
          <w:rPr>
            <w:color w:val="000000"/>
          </w:rPr>
          <w:t xml:space="preserve"> impacted the </w:t>
        </w:r>
        <w:r>
          <w:rPr>
            <w:color w:val="000000"/>
          </w:rPr>
          <w:t>country</w:t>
        </w:r>
        <w:r w:rsidRPr="001D46A8">
          <w:rPr>
            <w:color w:val="000000"/>
          </w:rPr>
          <w:t>’s ability to address the COVID-19 pandemic</w:t>
        </w:r>
      </w:ins>
      <w:ins w:id="17" w:author="Sooyoung Kim" w:date="2021-06-28T17:17:00Z">
        <w:r w:rsidR="00484EAC">
          <w:rPr>
            <w:color w:val="000000"/>
          </w:rPr>
          <w:t>.</w:t>
        </w:r>
      </w:ins>
      <w:ins w:id="18" w:author="Sooyoung Kim" w:date="2021-06-28T16:34:00Z">
        <w:r w:rsidRPr="001D46A8">
          <w:rPr>
            <w:color w:val="000000"/>
          </w:rPr>
          <w:t xml:space="preserve"> </w:t>
        </w:r>
      </w:ins>
      <w:ins w:id="19" w:author="Sooyoung Kim" w:date="2021-06-28T17:17:00Z">
        <w:r w:rsidR="00484EAC">
          <w:rPr>
            <w:color w:val="000000"/>
          </w:rPr>
          <w:t>T</w:t>
        </w:r>
      </w:ins>
      <w:ins w:id="20" w:author="Sooyoung Kim" w:date="2021-06-28T16:34:00Z">
        <w:r w:rsidRPr="001D46A8">
          <w:rPr>
            <w:color w:val="000000"/>
          </w:rPr>
          <w:t xml:space="preserve">here is other evidence to suggest that </w:t>
        </w:r>
        <w:r>
          <w:rPr>
            <w:color w:val="000000"/>
          </w:rPr>
          <w:t xml:space="preserve">it </w:t>
        </w:r>
        <w:r w:rsidRPr="001D46A8">
          <w:rPr>
            <w:color w:val="000000"/>
          </w:rPr>
          <w:t xml:space="preserve">may impact a country’s ability to recover quickly </w:t>
        </w:r>
        <w:r>
          <w:rPr>
            <w:color w:val="000000"/>
          </w:rPr>
          <w:t>from</w:t>
        </w:r>
        <w:r w:rsidRPr="001D46A8">
          <w:rPr>
            <w:color w:val="000000"/>
          </w:rPr>
          <w:t xml:space="preserve"> the pandemic</w:t>
        </w:r>
      </w:ins>
      <w:ins w:id="21" w:author="Sooyoung Kim" w:date="2021-06-28T17:20:00Z">
        <w:r w:rsidR="00484EAC">
          <w:rPr>
            <w:color w:val="000000"/>
          </w:rPr>
          <w:t xml:space="preserve"> (e.g., Viet Nam, Rwanda, and Oman)</w:t>
        </w:r>
      </w:ins>
      <w:ins w:id="22" w:author="Sooyoung Kim" w:date="2021-06-28T16:34:00Z">
        <w:r w:rsidRPr="001D46A8">
          <w:rPr>
            <w:color w:val="000000"/>
          </w:rPr>
          <w:t>.</w:t>
        </w:r>
        <w:r>
          <w:rPr>
            <w:color w:val="000000"/>
          </w:rPr>
          <w:t xml:space="preserve"> Conversely, the pandemic exposed the weaknesses of fragmented health systems centered around for-profit health care providers, including in high income settings such as the United States. </w:t>
        </w:r>
      </w:ins>
    </w:p>
    <w:p w14:paraId="7EFBBBA5" w14:textId="77777777" w:rsidR="00E23BD2" w:rsidRPr="00BD682D" w:rsidRDefault="00E23BD2" w:rsidP="00E23BD2">
      <w:pPr>
        <w:pStyle w:val="ListParagraph"/>
        <w:pBdr>
          <w:top w:val="nil"/>
          <w:left w:val="nil"/>
          <w:bottom w:val="nil"/>
          <w:right w:val="nil"/>
          <w:between w:val="nil"/>
        </w:pBdr>
        <w:tabs>
          <w:tab w:val="left" w:pos="2970"/>
        </w:tabs>
        <w:jc w:val="both"/>
        <w:rPr>
          <w:ins w:id="23" w:author="Sooyoung Kim" w:date="2021-06-28T16:34:00Z"/>
        </w:rPr>
      </w:pPr>
    </w:p>
    <w:p w14:paraId="1A5A9870" w14:textId="4B0D6D1A" w:rsidR="00E23BD2" w:rsidRDefault="00E23BD2" w:rsidP="00E23BD2">
      <w:pPr>
        <w:numPr>
          <w:ilvl w:val="0"/>
          <w:numId w:val="9"/>
        </w:numPr>
        <w:pBdr>
          <w:top w:val="nil"/>
          <w:left w:val="nil"/>
          <w:bottom w:val="nil"/>
          <w:right w:val="nil"/>
          <w:between w:val="nil"/>
        </w:pBdr>
        <w:tabs>
          <w:tab w:val="left" w:pos="2970"/>
        </w:tabs>
        <w:jc w:val="both"/>
        <w:rPr>
          <w:ins w:id="24" w:author="Sooyoung Kim" w:date="2021-06-28T17:36:00Z"/>
          <w:color w:val="000000"/>
        </w:rPr>
      </w:pPr>
      <w:ins w:id="25" w:author="Sooyoung Kim" w:date="2021-06-28T16:34:00Z">
        <w:r>
          <w:rPr>
            <w:color w:val="000000"/>
          </w:rPr>
          <w:t xml:space="preserve">The emerging lessons also highlight the paramount importance of political readiness and capacity to mount coordinated action from central to local levels, particularly across the health sector (e.g., Thailand and Viet Nam). These lessons also spotlight the importance of trust and government legitimacy among the public (e.g., Rwanda and Viet Nam) and the significance of </w:t>
        </w:r>
        <w:proofErr w:type="gramStart"/>
        <w:r>
          <w:rPr>
            <w:color w:val="000000"/>
          </w:rPr>
          <w:t>past experience</w:t>
        </w:r>
        <w:proofErr w:type="gramEnd"/>
        <w:r>
          <w:rPr>
            <w:color w:val="000000"/>
          </w:rPr>
          <w:t xml:space="preserve"> with pandemics and resulting public health emergency preparedness (e.g., Viet Nam, South Korea, and Taiwan). Of note, countries initially appeared to have observed their neighbors’ pandemic response and acted in concert before diverging policy-wise in later months, which </w:t>
        </w:r>
        <w:r>
          <w:t>in part</w:t>
        </w:r>
        <w:r>
          <w:rPr>
            <w:color w:val="000000"/>
          </w:rPr>
          <w:t xml:space="preserve"> explains why various regions had initially similar levels of COVID-19 case counts </w:t>
        </w:r>
        <w:r>
          <w:rPr>
            <w:color w:val="000000"/>
          </w:rPr>
          <w:fldChar w:fldCharType="begin"/>
        </w:r>
      </w:ins>
      <w:r>
        <w:rPr>
          <w:color w:val="000000"/>
        </w:rPr>
        <w:instrText xml:space="preserve"> ADDIN EN.CITE &lt;EndNote&gt;&lt;Cite&gt;&lt;Author&gt;Hale&lt;/Author&gt;&lt;Year&gt;2021&lt;/Year&gt;&lt;RecNum&gt;16&lt;/RecNum&gt;&lt;DisplayText&gt;[1]&lt;/DisplayText&gt;&lt;record&gt;&lt;rec-number&gt;16&lt;/rec-number&gt;&lt;foreign-keys&gt;&lt;key app="EN" db-id="5afra2929aw9efewdwv5axsfdzda9zxetv5a" timestamp="1620507106"&gt;16&lt;/key&gt;&lt;/foreign-keys&gt;&lt;ref-type name="Journal Article"&gt;17&lt;/ref-type&gt;&lt;contributors&gt;&lt;authors&gt;&lt;author&gt;Hale, Thomas&lt;/author&gt;&lt;author&gt;Angrist, Noam&lt;/author&gt;&lt;author&gt;Goldszmidt, Rafael&lt;/author&gt;&lt;author&gt;Kira, Beatriz&lt;/author&gt;&lt;author&gt;Petherick, Anna&lt;/author&gt;&lt;author&gt;Phillips, Toby&lt;/author&gt;&lt;author&gt;Webster, Samuel&lt;/author&gt;&lt;author&gt;Cameron-Blake, Emily&lt;/author&gt;&lt;author&gt;Hallas, Laura&lt;/author&gt;&lt;author&gt;Majumdar, Saptarshi&lt;/author&gt;&lt;/authors&gt;&lt;/contributors&gt;&lt;titles&gt;&lt;title&gt;A global panel database of pandemic policies (Oxford COVID-19 Government Response Tracker)&lt;/title&gt;&lt;secondary-title&gt;Nature Human Behaviour&lt;/secondary-title&gt;&lt;/titles&gt;&lt;periodical&gt;&lt;full-title&gt;Nature human behaviour&lt;/full-title&gt;&lt;/periodical&gt;&lt;pages&gt;529-538&lt;/pages&gt;&lt;volume&gt;5&lt;/volume&gt;&lt;number&gt;4&lt;/number&gt;&lt;dates&gt;&lt;year&gt;2021&lt;/year&gt;&lt;/dates&gt;&lt;isbn&gt;2397-3374&lt;/isbn&gt;&lt;urls&gt;&lt;/urls&gt;&lt;/record&gt;&lt;/Cite&gt;&lt;/EndNote&gt;</w:instrText>
      </w:r>
      <w:ins w:id="26" w:author="Sooyoung Kim" w:date="2021-06-28T16:34:00Z">
        <w:r>
          <w:rPr>
            <w:color w:val="000000"/>
          </w:rPr>
          <w:fldChar w:fldCharType="separate"/>
        </w:r>
      </w:ins>
      <w:r>
        <w:rPr>
          <w:noProof/>
          <w:color w:val="000000"/>
        </w:rPr>
        <w:t>[1]</w:t>
      </w:r>
      <w:ins w:id="27" w:author="Sooyoung Kim" w:date="2021-06-28T16:34:00Z">
        <w:r>
          <w:rPr>
            <w:color w:val="000000"/>
          </w:rPr>
          <w:fldChar w:fldCharType="end"/>
        </w:r>
        <w:r>
          <w:rPr>
            <w:color w:val="000000"/>
          </w:rPr>
          <w:t xml:space="preserve">. Further, some countries have shown high degrees of adaptive capabilities in their response where both central and local governments continuously created, amended, and deployed new policies in harmony to respond to the evolving pandemic in a timely manner while also prioritizing corrective actions </w:t>
        </w:r>
        <w:proofErr w:type="gramStart"/>
        <w:r>
          <w:rPr>
            <w:color w:val="000000"/>
          </w:rPr>
          <w:t>in light of</w:t>
        </w:r>
        <w:proofErr w:type="gramEnd"/>
        <w:r>
          <w:rPr>
            <w:color w:val="000000"/>
          </w:rPr>
          <w:t xml:space="preserve"> the accumulating experience and scientific knowledge base related to COVID-19 (e.g.,</w:t>
        </w:r>
      </w:ins>
      <w:ins w:id="28" w:author="Sooyoung Kim" w:date="2021-06-28T17:21:00Z">
        <w:r w:rsidR="00484EAC">
          <w:rPr>
            <w:color w:val="000000"/>
          </w:rPr>
          <w:t xml:space="preserve"> Cuba, Rwanda,</w:t>
        </w:r>
      </w:ins>
      <w:ins w:id="29" w:author="Sooyoung Kim" w:date="2021-06-28T16:34:00Z">
        <w:r>
          <w:rPr>
            <w:color w:val="000000"/>
          </w:rPr>
          <w:t xml:space="preserve"> Viet Nam and Germany).  </w:t>
        </w:r>
      </w:ins>
    </w:p>
    <w:p w14:paraId="5D1F629F" w14:textId="7FB76813" w:rsidR="000E2DB5" w:rsidRDefault="000E2DB5" w:rsidP="000E2DB5">
      <w:pPr>
        <w:pBdr>
          <w:top w:val="nil"/>
          <w:left w:val="nil"/>
          <w:bottom w:val="nil"/>
          <w:right w:val="nil"/>
          <w:between w:val="nil"/>
        </w:pBdr>
        <w:tabs>
          <w:tab w:val="left" w:pos="2970"/>
        </w:tabs>
        <w:jc w:val="both"/>
        <w:rPr>
          <w:ins w:id="30" w:author="Sooyoung Kim" w:date="2021-06-28T17:36:00Z"/>
          <w:color w:val="000000"/>
        </w:rPr>
      </w:pPr>
    </w:p>
    <w:p w14:paraId="3A20A228" w14:textId="75CBB426" w:rsidR="000E2DB5" w:rsidRPr="000E2DB5" w:rsidRDefault="000E2DB5" w:rsidP="000E2DB5">
      <w:pPr>
        <w:pStyle w:val="ListParagraph"/>
        <w:numPr>
          <w:ilvl w:val="0"/>
          <w:numId w:val="9"/>
        </w:numPr>
        <w:pBdr>
          <w:top w:val="nil"/>
          <w:left w:val="nil"/>
          <w:bottom w:val="nil"/>
          <w:right w:val="nil"/>
          <w:between w:val="nil"/>
        </w:pBdr>
        <w:tabs>
          <w:tab w:val="left" w:pos="2970"/>
        </w:tabs>
        <w:jc w:val="both"/>
        <w:rPr>
          <w:ins w:id="31" w:author="Sooyoung Kim" w:date="2021-06-28T16:34:00Z"/>
          <w:color w:val="000000"/>
          <w:rPrChange w:id="32" w:author="Sooyoung Kim" w:date="2021-06-28T17:36:00Z">
            <w:rPr>
              <w:ins w:id="33" w:author="Sooyoung Kim" w:date="2021-06-28T16:34:00Z"/>
            </w:rPr>
          </w:rPrChange>
        </w:rPr>
        <w:pPrChange w:id="34" w:author="Sooyoung Kim" w:date="2021-06-28T17:36:00Z">
          <w:pPr>
            <w:numPr>
              <w:numId w:val="9"/>
            </w:numPr>
            <w:pBdr>
              <w:top w:val="nil"/>
              <w:left w:val="nil"/>
              <w:bottom w:val="nil"/>
              <w:right w:val="nil"/>
              <w:between w:val="nil"/>
            </w:pBdr>
            <w:tabs>
              <w:tab w:val="left" w:pos="2970"/>
            </w:tabs>
            <w:ind w:left="720" w:hanging="360"/>
            <w:jc w:val="both"/>
          </w:pPr>
        </w:pPrChange>
      </w:pPr>
      <w:commentRangeStart w:id="35"/>
      <w:ins w:id="36" w:author="Sooyoung Kim" w:date="2021-06-28T17:36:00Z">
        <w:r>
          <w:rPr>
            <w:color w:val="000000"/>
          </w:rPr>
          <w:t xml:space="preserve">One interesting finding also emerged from the case studies of </w:t>
        </w:r>
      </w:ins>
      <w:ins w:id="37" w:author="Sooyoung Kim" w:date="2021-06-28T17:37:00Z">
        <w:r>
          <w:rPr>
            <w:color w:val="000000"/>
          </w:rPr>
          <w:t xml:space="preserve">resource-constrained, developing countries that </w:t>
        </w:r>
      </w:ins>
      <w:ins w:id="38" w:author="Sooyoung Kim" w:date="2021-06-28T17:38:00Z">
        <w:r>
          <w:rPr>
            <w:color w:val="000000"/>
          </w:rPr>
          <w:t xml:space="preserve">elucidates the important balance between robust legal framework and community engagement and social measures. </w:t>
        </w:r>
      </w:ins>
      <w:ins w:id="39" w:author="Sooyoung Kim" w:date="2021-06-28T17:39:00Z">
        <w:r>
          <w:rPr>
            <w:color w:val="000000"/>
          </w:rPr>
          <w:t xml:space="preserve">The contrast between the case of Peru, where </w:t>
        </w:r>
      </w:ins>
      <w:ins w:id="40" w:author="Sooyoung Kim" w:date="2021-06-28T17:42:00Z">
        <w:r>
          <w:rPr>
            <w:color w:val="000000"/>
          </w:rPr>
          <w:t xml:space="preserve">strong </w:t>
        </w:r>
      </w:ins>
      <w:ins w:id="41" w:author="Sooyoung Kim" w:date="2021-06-28T17:39:00Z">
        <w:r>
          <w:rPr>
            <w:color w:val="000000"/>
          </w:rPr>
          <w:t xml:space="preserve">legal </w:t>
        </w:r>
      </w:ins>
      <w:ins w:id="42" w:author="Sooyoung Kim" w:date="2021-06-28T17:42:00Z">
        <w:r>
          <w:rPr>
            <w:color w:val="000000"/>
          </w:rPr>
          <w:t xml:space="preserve">system and </w:t>
        </w:r>
      </w:ins>
      <w:ins w:id="43" w:author="Sooyoung Kim" w:date="2021-06-28T17:39:00Z">
        <w:r>
          <w:rPr>
            <w:color w:val="000000"/>
          </w:rPr>
          <w:t xml:space="preserve">decrees </w:t>
        </w:r>
      </w:ins>
      <w:ins w:id="44" w:author="Sooyoung Kim" w:date="2021-06-28T17:42:00Z">
        <w:r>
          <w:rPr>
            <w:color w:val="000000"/>
          </w:rPr>
          <w:t>led</w:t>
        </w:r>
      </w:ins>
      <w:ins w:id="45" w:author="Sooyoung Kim" w:date="2021-06-28T17:39:00Z">
        <w:r>
          <w:rPr>
            <w:color w:val="000000"/>
          </w:rPr>
          <w:t xml:space="preserve"> the COVID-19 response, and that of Rwanda</w:t>
        </w:r>
      </w:ins>
      <w:ins w:id="46" w:author="Sooyoung Kim" w:date="2021-06-28T17:42:00Z">
        <w:r>
          <w:rPr>
            <w:color w:val="000000"/>
          </w:rPr>
          <w:t>, w</w:t>
        </w:r>
      </w:ins>
      <w:ins w:id="47" w:author="Sooyoung Kim" w:date="2021-06-28T17:43:00Z">
        <w:r w:rsidR="00616A0A">
          <w:rPr>
            <w:color w:val="000000"/>
          </w:rPr>
          <w:t xml:space="preserve">ith relatively weak </w:t>
        </w:r>
      </w:ins>
      <w:ins w:id="48" w:author="Sooyoung Kim" w:date="2021-06-28T17:44:00Z">
        <w:r w:rsidR="00616A0A">
          <w:rPr>
            <w:color w:val="000000"/>
          </w:rPr>
          <w:t xml:space="preserve">juridical backbone but with strong trust in government, reveals how the </w:t>
        </w:r>
      </w:ins>
      <w:ins w:id="49" w:author="Sooyoung Kim" w:date="2021-06-28T17:45:00Z">
        <w:r w:rsidR="00616A0A">
          <w:rPr>
            <w:color w:val="000000"/>
          </w:rPr>
          <w:t>people’s engagement to the government’s response measures worked as a key driver of success to some countries albeit their limited resources. Social measures introduced duri</w:t>
        </w:r>
      </w:ins>
      <w:ins w:id="50" w:author="Sooyoung Kim" w:date="2021-06-28T17:46:00Z">
        <w:r w:rsidR="00616A0A">
          <w:rPr>
            <w:color w:val="000000"/>
          </w:rPr>
          <w:t xml:space="preserve">ng the pandemic, as shown in the cases of Nigeria, did not seem to be effective in relieving the social and economic burden of COVID-19 during the pandemic. However, it will most likely </w:t>
        </w:r>
      </w:ins>
      <w:ins w:id="51" w:author="Sooyoung Kim" w:date="2021-06-28T17:47:00Z">
        <w:r w:rsidR="00616A0A">
          <w:rPr>
            <w:color w:val="000000"/>
          </w:rPr>
          <w:t>help countries’ post-pandemic recovery.</w:t>
        </w:r>
      </w:ins>
      <w:commentRangeEnd w:id="35"/>
      <w:ins w:id="52" w:author="Sooyoung Kim" w:date="2021-06-28T17:50:00Z">
        <w:r w:rsidR="00073643">
          <w:rPr>
            <w:rStyle w:val="CommentReference"/>
          </w:rPr>
          <w:commentReference w:id="35"/>
        </w:r>
      </w:ins>
    </w:p>
    <w:p w14:paraId="2096BEF5" w14:textId="77777777" w:rsidR="00E23BD2" w:rsidRPr="002B21BB" w:rsidRDefault="00E23BD2" w:rsidP="00E23BD2">
      <w:pPr>
        <w:pStyle w:val="ListParagraph"/>
        <w:rPr>
          <w:ins w:id="53" w:author="Sooyoung Kim" w:date="2021-06-28T16:34:00Z"/>
          <w:color w:val="000000"/>
        </w:rPr>
      </w:pPr>
    </w:p>
    <w:p w14:paraId="52286E4E" w14:textId="77777777" w:rsidR="00E23BD2" w:rsidRDefault="00E23BD2" w:rsidP="00E23BD2">
      <w:pPr>
        <w:pStyle w:val="ListParagraph"/>
        <w:numPr>
          <w:ilvl w:val="0"/>
          <w:numId w:val="9"/>
        </w:numPr>
        <w:pBdr>
          <w:top w:val="nil"/>
          <w:left w:val="nil"/>
          <w:bottom w:val="nil"/>
          <w:right w:val="nil"/>
          <w:between w:val="nil"/>
        </w:pBdr>
        <w:tabs>
          <w:tab w:val="left" w:pos="2970"/>
        </w:tabs>
        <w:jc w:val="both"/>
        <w:rPr>
          <w:ins w:id="54" w:author="Sooyoung Kim" w:date="2021-06-28T16:34:00Z"/>
          <w:color w:val="000000"/>
        </w:rPr>
      </w:pPr>
      <w:ins w:id="55" w:author="Sooyoung Kim" w:date="2021-06-28T16:34:00Z">
        <w:r>
          <w:rPr>
            <w:color w:val="000000"/>
          </w:rPr>
          <w:t xml:space="preserve">These lessons are especially important for much of the developing world, which is getting increasingly affected by the pandemic as evidenced by the recent shift in the distribution of mortality attributable to COVID-19 to developing nations in recent </w:t>
        </w:r>
        <w:r>
          <w:rPr>
            <w:color w:val="000000"/>
          </w:rPr>
          <w:lastRenderedPageBreak/>
          <w:t xml:space="preserve">months. Developing countries are highly vulnerable to COVID-19 due to their large populations, high infection prevalence </w:t>
        </w:r>
        <w:proofErr w:type="gramStart"/>
        <w:r>
          <w:rPr>
            <w:color w:val="000000"/>
          </w:rPr>
          <w:t>as a result of</w:t>
        </w:r>
        <w:proofErr w:type="gramEnd"/>
        <w:r>
          <w:rPr>
            <w:color w:val="000000"/>
          </w:rPr>
          <w:t xml:space="preserve"> a number of structural factors, including poverty, urban density, and informality of economy, and the emergence of several more infectious variants of the COVID-19 virus. Furthermore, many developing countries face an uphill battle due to limited economic resources and pre-existing health capacity constraints, and the health care systems have already become overwhelmed in response to the initial rapid spread of COVID-19. The lessons learned and the best practices highlighted in this background paper may help developing countries be better prepared to mitigate new waves of COVID-19 infections and stay on track toward the health-related SDG targets.</w:t>
        </w:r>
      </w:ins>
    </w:p>
    <w:p w14:paraId="741C941A" w14:textId="77777777" w:rsidR="00E23BD2" w:rsidRPr="001D46A8" w:rsidRDefault="00E23BD2" w:rsidP="00E23BD2">
      <w:pPr>
        <w:pStyle w:val="ListParagraph"/>
        <w:pBdr>
          <w:top w:val="nil"/>
          <w:left w:val="nil"/>
          <w:bottom w:val="nil"/>
          <w:right w:val="nil"/>
          <w:between w:val="nil"/>
        </w:pBdr>
        <w:tabs>
          <w:tab w:val="left" w:pos="2970"/>
        </w:tabs>
        <w:jc w:val="both"/>
        <w:rPr>
          <w:ins w:id="56" w:author="Sooyoung Kim" w:date="2021-06-28T16:34:00Z"/>
          <w:color w:val="000000"/>
        </w:rPr>
      </w:pPr>
    </w:p>
    <w:p w14:paraId="076AAD9F" w14:textId="5CD947B8" w:rsidR="00E23BD2" w:rsidRDefault="00E23BD2" w:rsidP="00E23BD2">
      <w:pPr>
        <w:pStyle w:val="ListParagraph"/>
        <w:numPr>
          <w:ilvl w:val="0"/>
          <w:numId w:val="9"/>
        </w:numPr>
        <w:pBdr>
          <w:top w:val="nil"/>
          <w:left w:val="nil"/>
          <w:bottom w:val="nil"/>
          <w:right w:val="nil"/>
          <w:between w:val="nil"/>
        </w:pBdr>
        <w:tabs>
          <w:tab w:val="left" w:pos="2970"/>
        </w:tabs>
        <w:jc w:val="both"/>
        <w:rPr>
          <w:ins w:id="57" w:author="Sooyoung Kim" w:date="2021-06-28T16:34:00Z"/>
          <w:color w:val="000000"/>
        </w:rPr>
      </w:pPr>
      <w:ins w:id="58" w:author="Sooyoung Kim" w:date="2021-06-28T16:34:00Z">
        <w:r>
          <w:rPr>
            <w:color w:val="000000"/>
          </w:rPr>
          <w:t xml:space="preserve">COVID-19 has highlighted the deep inequalities across and within countries and will surely have significant health and economic ramifications for countries that experience a large burden of disease. However, we note that, as of writing, the countries profiled in this background paper have fared reasonably well in their response to COVID-19 despite limited resource and health system capacity constraints. Based on the experiences of these countries, we highlight the opportunities that have arisen from the pandemic, especially the opportunities for increased international collaboration on health systems strengthening, progress towards UHC in resource-constrained settings, </w:t>
        </w:r>
      </w:ins>
      <w:commentRangeStart w:id="59"/>
      <w:ins w:id="60" w:author="Sooyoung Kim" w:date="2021-06-28T17:22:00Z">
        <w:r w:rsidR="00BA13AF">
          <w:rPr>
            <w:color w:val="000000"/>
          </w:rPr>
          <w:t xml:space="preserve">increased </w:t>
        </w:r>
      </w:ins>
      <w:ins w:id="61" w:author="Sooyoung Kim" w:date="2021-06-28T17:23:00Z">
        <w:r w:rsidR="00BA13AF">
          <w:rPr>
            <w:color w:val="000000"/>
          </w:rPr>
          <w:t>investment in science and medical research, adapta</w:t>
        </w:r>
      </w:ins>
      <w:ins w:id="62" w:author="Sooyoung Kim" w:date="2021-06-28T17:24:00Z">
        <w:r w:rsidR="00BA13AF">
          <w:rPr>
            <w:color w:val="000000"/>
          </w:rPr>
          <w:t>t</w:t>
        </w:r>
      </w:ins>
      <w:ins w:id="63" w:author="Sooyoung Kim" w:date="2021-06-28T17:23:00Z">
        <w:r w:rsidR="00BA13AF">
          <w:rPr>
            <w:color w:val="000000"/>
          </w:rPr>
          <w:t>ion of innovative care delivery</w:t>
        </w:r>
      </w:ins>
      <w:ins w:id="64" w:author="Sooyoung Kim" w:date="2021-06-28T16:34:00Z">
        <w:r>
          <w:rPr>
            <w:color w:val="000000"/>
          </w:rPr>
          <w:t xml:space="preserve"> </w:t>
        </w:r>
      </w:ins>
      <w:ins w:id="65" w:author="Sooyoung Kim" w:date="2021-06-28T17:24:00Z">
        <w:r w:rsidR="00BA13AF">
          <w:rPr>
            <w:color w:val="000000"/>
          </w:rPr>
          <w:t xml:space="preserve">model </w:t>
        </w:r>
        <w:proofErr w:type="gramStart"/>
        <w:r w:rsidR="00BA13AF">
          <w:rPr>
            <w:color w:val="000000"/>
          </w:rPr>
          <w:t>i.e.</w:t>
        </w:r>
        <w:proofErr w:type="gramEnd"/>
        <w:r w:rsidR="00BA13AF">
          <w:rPr>
            <w:color w:val="000000"/>
          </w:rPr>
          <w:t xml:space="preserve"> </w:t>
        </w:r>
      </w:ins>
      <w:ins w:id="66" w:author="Sooyoung Kim" w:date="2021-06-28T16:34:00Z">
        <w:r>
          <w:rPr>
            <w:color w:val="000000"/>
          </w:rPr>
          <w:t xml:space="preserve">telemedicine to provide routine health services, </w:t>
        </w:r>
      </w:ins>
      <w:ins w:id="67" w:author="Sooyoung Kim" w:date="2021-06-28T17:49:00Z">
        <w:r w:rsidR="00616A0A">
          <w:rPr>
            <w:color w:val="000000"/>
          </w:rPr>
          <w:t xml:space="preserve">government-led </w:t>
        </w:r>
      </w:ins>
      <w:ins w:id="68" w:author="Sooyoung Kim" w:date="2021-06-28T17:48:00Z">
        <w:r w:rsidR="00616A0A">
          <w:rPr>
            <w:color w:val="000000"/>
          </w:rPr>
          <w:t>intersectoral collaboration that embraces private sectors and one health initiative</w:t>
        </w:r>
      </w:ins>
      <w:commentRangeEnd w:id="59"/>
      <w:ins w:id="69" w:author="Sooyoung Kim" w:date="2021-06-28T17:51:00Z">
        <w:r w:rsidR="00073643">
          <w:rPr>
            <w:rStyle w:val="CommentReference"/>
          </w:rPr>
          <w:commentReference w:id="59"/>
        </w:r>
      </w:ins>
      <w:ins w:id="70" w:author="Sooyoung Kim" w:date="2021-06-28T17:48:00Z">
        <w:r w:rsidR="00616A0A">
          <w:rPr>
            <w:color w:val="000000"/>
          </w:rPr>
          <w:t xml:space="preserve">, </w:t>
        </w:r>
      </w:ins>
      <w:ins w:id="71" w:author="Sooyoung Kim" w:date="2021-06-28T16:34:00Z">
        <w:r>
          <w:rPr>
            <w:color w:val="000000"/>
          </w:rPr>
          <w:t>and strengthened disease surveillance efforts across regions. At country level, it is also possible that governments are more inclined to shift their position and choose to be proactive in responding to a crisis and prioritize investments in pandemic preparedness and response capacity in the future.</w:t>
        </w:r>
      </w:ins>
    </w:p>
    <w:p w14:paraId="22937020" w14:textId="77777777" w:rsidR="00E23BD2" w:rsidRDefault="00E23BD2" w:rsidP="00E23BD2">
      <w:pPr>
        <w:pStyle w:val="ListParagraph"/>
        <w:pBdr>
          <w:top w:val="nil"/>
          <w:left w:val="nil"/>
          <w:bottom w:val="nil"/>
          <w:right w:val="nil"/>
          <w:between w:val="nil"/>
        </w:pBdr>
        <w:tabs>
          <w:tab w:val="left" w:pos="2970"/>
        </w:tabs>
        <w:jc w:val="both"/>
        <w:rPr>
          <w:ins w:id="72" w:author="Sooyoung Kim" w:date="2021-06-28T16:34:00Z"/>
          <w:color w:val="000000"/>
        </w:rPr>
      </w:pPr>
    </w:p>
    <w:p w14:paraId="0D413A6B" w14:textId="7AF0B0B5" w:rsidR="00E23BD2" w:rsidRDefault="00E23BD2" w:rsidP="00E23BD2">
      <w:pPr>
        <w:pStyle w:val="ListParagraph"/>
        <w:numPr>
          <w:ilvl w:val="0"/>
          <w:numId w:val="9"/>
        </w:numPr>
        <w:pBdr>
          <w:top w:val="nil"/>
          <w:left w:val="nil"/>
          <w:bottom w:val="nil"/>
          <w:right w:val="nil"/>
          <w:between w:val="nil"/>
        </w:pBdr>
        <w:tabs>
          <w:tab w:val="left" w:pos="2970"/>
        </w:tabs>
        <w:jc w:val="both"/>
        <w:rPr>
          <w:ins w:id="73" w:author="Sooyoung Kim" w:date="2021-06-28T16:34:00Z"/>
          <w:color w:val="000000"/>
        </w:rPr>
      </w:pPr>
      <w:ins w:id="74" w:author="Sooyoung Kim" w:date="2021-06-28T16:34:00Z">
        <w:r>
          <w:rPr>
            <w:color w:val="000000"/>
          </w:rPr>
          <w:t>The countries profiled in this background paper</w:t>
        </w:r>
      </w:ins>
      <w:ins w:id="75" w:author="Sooyoung Kim" w:date="2021-06-28T17:25:00Z">
        <w:r w:rsidR="00BA13AF">
          <w:rPr>
            <w:color w:val="000000"/>
          </w:rPr>
          <w:t xml:space="preserve"> were</w:t>
        </w:r>
      </w:ins>
      <w:ins w:id="76" w:author="Sooyoung Kim" w:date="2021-06-28T16:34:00Z">
        <w:r>
          <w:rPr>
            <w:color w:val="000000"/>
          </w:rPr>
          <w:t xml:space="preserve"> primarily focused on containment and mitigation efforts due to the novelty and immediate impacts of COVID-19. As the pandemic continues its course and the widespread distribution of vaccines falls short across the developing world, the countries profiled herein will likely begin designing and implementing new strategies and policies to co-exist with COVID-19. Co-existence presents new challenges both to countries’ health systems and progress towards the SDG-3 targets. Countries will be challenged with finding the right </w:t>
        </w:r>
      </w:ins>
      <w:ins w:id="77" w:author="Sooyoung Kim" w:date="2021-06-28T17:28:00Z">
        <w:r w:rsidR="00BA13AF">
          <w:rPr>
            <w:color w:val="000000"/>
          </w:rPr>
          <w:t xml:space="preserve">resource allocation between COVID-19 </w:t>
        </w:r>
      </w:ins>
      <w:ins w:id="78" w:author="Sooyoung Kim" w:date="2021-06-28T17:29:00Z">
        <w:r w:rsidR="00BA13AF">
          <w:rPr>
            <w:color w:val="000000"/>
          </w:rPr>
          <w:t>prevention and control and other programs</w:t>
        </w:r>
      </w:ins>
      <w:ins w:id="79" w:author="Sooyoung Kim" w:date="2021-06-28T16:34:00Z">
        <w:r>
          <w:rPr>
            <w:color w:val="000000"/>
          </w:rPr>
          <w:t xml:space="preserve">, as well as between stringency of measures and </w:t>
        </w:r>
      </w:ins>
      <w:ins w:id="80" w:author="Sooyoung Kim" w:date="2021-06-28T17:29:00Z">
        <w:r w:rsidR="00BA13AF">
          <w:rPr>
            <w:color w:val="000000"/>
          </w:rPr>
          <w:t>social- and economic freedom</w:t>
        </w:r>
      </w:ins>
      <w:ins w:id="81" w:author="Sooyoung Kim" w:date="2021-06-28T16:34:00Z">
        <w:r>
          <w:rPr>
            <w:color w:val="000000"/>
          </w:rPr>
          <w:t xml:space="preserve">. Figure </w:t>
        </w:r>
      </w:ins>
      <w:ins w:id="82" w:author="Sooyoung Kim" w:date="2021-06-28T17:30:00Z">
        <w:r w:rsidR="00BA13AF">
          <w:rPr>
            <w:color w:val="000000"/>
          </w:rPr>
          <w:t>1</w:t>
        </w:r>
      </w:ins>
      <w:ins w:id="83" w:author="Sooyoung Kim" w:date="2021-06-28T16:34:00Z">
        <w:r>
          <w:rPr>
            <w:color w:val="000000"/>
          </w:rPr>
          <w:t xml:space="preserve"> highlights the extremely varied governmental policy approaches currently employed by the countries. Continued investments into the long-term goal of </w:t>
        </w:r>
        <w:commentRangeStart w:id="84"/>
        <w:r>
          <w:rPr>
            <w:color w:val="000000"/>
          </w:rPr>
          <w:t>health systems strengthening</w:t>
        </w:r>
      </w:ins>
      <w:commentRangeEnd w:id="84"/>
      <w:ins w:id="85" w:author="Sooyoung Kim" w:date="2021-06-28T17:33:00Z">
        <w:r w:rsidR="000E2DB5">
          <w:rPr>
            <w:rStyle w:val="CommentReference"/>
          </w:rPr>
          <w:commentReference w:id="84"/>
        </w:r>
      </w:ins>
      <w:ins w:id="86" w:author="Sooyoung Kim" w:date="2021-06-28T16:34:00Z">
        <w:r>
          <w:rPr>
            <w:color w:val="000000"/>
          </w:rPr>
          <w:t xml:space="preserve">, which </w:t>
        </w:r>
      </w:ins>
      <w:ins w:id="87" w:author="Sooyoung Kim" w:date="2021-06-28T17:31:00Z">
        <w:r w:rsidR="00BA13AF">
          <w:rPr>
            <w:color w:val="000000"/>
          </w:rPr>
          <w:t>incl</w:t>
        </w:r>
      </w:ins>
      <w:ins w:id="88" w:author="Sooyoung Kim" w:date="2021-06-28T17:32:00Z">
        <w:r w:rsidR="00BA13AF">
          <w:rPr>
            <w:color w:val="000000"/>
          </w:rPr>
          <w:t xml:space="preserve">udes strong governance, including legal framework to support UHC, resilient and </w:t>
        </w:r>
      </w:ins>
      <w:ins w:id="89" w:author="Sooyoung Kim" w:date="2021-06-28T17:33:00Z">
        <w:r w:rsidR="000E2DB5">
          <w:rPr>
            <w:color w:val="000000"/>
          </w:rPr>
          <w:t>robust</w:t>
        </w:r>
      </w:ins>
      <w:ins w:id="90" w:author="Sooyoung Kim" w:date="2021-06-28T17:32:00Z">
        <w:r w:rsidR="00BA13AF">
          <w:rPr>
            <w:color w:val="000000"/>
          </w:rPr>
          <w:t xml:space="preserve"> financing and human resources, </w:t>
        </w:r>
      </w:ins>
      <w:ins w:id="91" w:author="Sooyoung Kim" w:date="2021-06-28T17:33:00Z">
        <w:r w:rsidR="000E2DB5">
          <w:rPr>
            <w:color w:val="000000"/>
          </w:rPr>
          <w:t>delivery of essential medicine and services, and strong health information system</w:t>
        </w:r>
      </w:ins>
      <w:ins w:id="92" w:author="Sooyoung Kim" w:date="2021-06-28T16:34:00Z">
        <w:r>
          <w:rPr>
            <w:color w:val="000000"/>
          </w:rPr>
          <w:t xml:space="preserve">, may prove the most effective, as they allow countries to </w:t>
        </w:r>
      </w:ins>
      <w:ins w:id="93" w:author="Sooyoung Kim" w:date="2021-06-28T17:34:00Z">
        <w:r w:rsidR="000E2DB5">
          <w:rPr>
            <w:color w:val="000000"/>
          </w:rPr>
          <w:t xml:space="preserve">be resilient to external shocks, such as public health emergencies, </w:t>
        </w:r>
      </w:ins>
      <w:ins w:id="94" w:author="Sooyoung Kim" w:date="2021-06-28T16:34:00Z">
        <w:r>
          <w:rPr>
            <w:color w:val="000000"/>
          </w:rPr>
          <w:t xml:space="preserve">and </w:t>
        </w:r>
      </w:ins>
      <w:ins w:id="95" w:author="Sooyoung Kim" w:date="2021-06-28T17:35:00Z">
        <w:r w:rsidR="000E2DB5">
          <w:rPr>
            <w:color w:val="000000"/>
          </w:rPr>
          <w:t xml:space="preserve">continue </w:t>
        </w:r>
      </w:ins>
      <w:ins w:id="96" w:author="Sooyoung Kim" w:date="2021-06-28T16:34:00Z">
        <w:r>
          <w:rPr>
            <w:color w:val="000000"/>
          </w:rPr>
          <w:t>mak</w:t>
        </w:r>
      </w:ins>
      <w:ins w:id="97" w:author="Sooyoung Kim" w:date="2021-06-28T17:35:00Z">
        <w:r w:rsidR="000E2DB5">
          <w:rPr>
            <w:color w:val="000000"/>
          </w:rPr>
          <w:t>ing</w:t>
        </w:r>
      </w:ins>
      <w:ins w:id="98" w:author="Sooyoung Kim" w:date="2021-06-28T16:34:00Z">
        <w:r>
          <w:rPr>
            <w:color w:val="000000"/>
          </w:rPr>
          <w:t xml:space="preserve"> progress toward the SDG-3 targets. Conversely, it is costly and inefficient to respond to each public health crisis with one-off interventions. </w:t>
        </w:r>
      </w:ins>
    </w:p>
    <w:p w14:paraId="1A6AD697" w14:textId="77777777" w:rsidR="00E23BD2" w:rsidRDefault="00E23BD2" w:rsidP="00E23BD2">
      <w:pPr>
        <w:pBdr>
          <w:top w:val="nil"/>
          <w:left w:val="nil"/>
          <w:bottom w:val="nil"/>
          <w:right w:val="nil"/>
          <w:between w:val="nil"/>
        </w:pBdr>
        <w:tabs>
          <w:tab w:val="left" w:pos="2970"/>
        </w:tabs>
        <w:jc w:val="both"/>
        <w:rPr>
          <w:ins w:id="99" w:author="Sooyoung Kim" w:date="2021-06-28T16:34:00Z"/>
          <w:color w:val="000000"/>
        </w:rPr>
      </w:pPr>
    </w:p>
    <w:p w14:paraId="0FB72FC8" w14:textId="77777777" w:rsidR="00E23BD2" w:rsidRPr="007A0D92" w:rsidRDefault="00E23BD2" w:rsidP="00E23BD2">
      <w:pPr>
        <w:pBdr>
          <w:top w:val="nil"/>
          <w:left w:val="nil"/>
          <w:bottom w:val="nil"/>
          <w:right w:val="nil"/>
          <w:between w:val="nil"/>
        </w:pBdr>
        <w:tabs>
          <w:tab w:val="left" w:pos="2970"/>
        </w:tabs>
        <w:jc w:val="both"/>
        <w:rPr>
          <w:ins w:id="100" w:author="Sooyoung Kim" w:date="2021-06-28T16:34:00Z"/>
          <w:color w:val="000000"/>
        </w:rPr>
      </w:pPr>
    </w:p>
    <w:p w14:paraId="4D939176" w14:textId="12AADD16" w:rsidR="00723006" w:rsidRPr="00723006" w:rsidRDefault="00E23BD2" w:rsidP="00E23BD2">
      <w:pPr>
        <w:tabs>
          <w:tab w:val="left" w:pos="2970"/>
        </w:tabs>
        <w:jc w:val="both"/>
      </w:pPr>
      <w:ins w:id="101" w:author="Sooyoung Kim" w:date="2021-06-28T16:34:00Z">
        <w:r>
          <w:rPr>
            <w:noProof/>
          </w:rPr>
          <w:drawing>
            <wp:inline distT="0" distB="0" distL="0" distR="0" wp14:anchorId="759E41A4" wp14:editId="53491EF3">
              <wp:extent cx="5731510" cy="3183890"/>
              <wp:effectExtent l="0" t="0" r="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r>
          <w:br/>
        </w:r>
        <w:r w:rsidRPr="00740385">
          <w:t xml:space="preserve">Figure </w:t>
        </w:r>
      </w:ins>
      <w:ins w:id="102" w:author="Sooyoung Kim" w:date="2021-06-28T16:35:00Z">
        <w:r>
          <w:t>1</w:t>
        </w:r>
      </w:ins>
      <w:ins w:id="103" w:author="Sooyoung Kim" w:date="2021-06-28T16:34:00Z">
        <w:r w:rsidRPr="00740385">
          <w:t xml:space="preserve">. The </w:t>
        </w:r>
        <w:r w:rsidRPr="00740385">
          <w:rPr>
            <w:rFonts w:eastAsia="Times New Roman"/>
            <w:color w:val="000000"/>
            <w:shd w:val="clear" w:color="auto" w:fill="FFFFFF"/>
          </w:rPr>
          <w:t xml:space="preserve">Oxford COVID-19 Government Response Tracker’s Stringy Index </w:t>
        </w:r>
        <w:r>
          <w:rPr>
            <w:rFonts w:eastAsia="Times New Roman"/>
            <w:color w:val="000000"/>
            <w:shd w:val="clear" w:color="auto" w:fill="FFFFFF"/>
          </w:rPr>
          <w:t xml:space="preserve">for the world </w:t>
        </w:r>
        <w:r w:rsidRPr="00740385">
          <w:rPr>
            <w:rFonts w:eastAsia="Times New Roman"/>
            <w:color w:val="000000"/>
            <w:shd w:val="clear" w:color="auto" w:fill="FFFFFF"/>
          </w:rPr>
          <w:t>with </w:t>
        </w:r>
        <w:r w:rsidRPr="00740385">
          <w:t>average trendline</w:t>
        </w:r>
        <w:r>
          <w:t xml:space="preserve"> from January 2020 to present </w:t>
        </w:r>
        <w:r w:rsidRPr="00740385">
          <w:t>(Figure and Analysis by Authors)</w:t>
        </w:r>
        <w:r>
          <w:rPr>
            <w:color w:val="000000"/>
          </w:rPr>
          <w:br/>
        </w:r>
      </w:ins>
    </w:p>
    <w:p w14:paraId="4F8D97D4" w14:textId="77777777" w:rsidR="00723006" w:rsidRDefault="00723006" w:rsidP="00723006">
      <w:pPr>
        <w:tabs>
          <w:tab w:val="left" w:pos="2970"/>
        </w:tabs>
        <w:jc w:val="both"/>
        <w:rPr>
          <w:rFonts w:eastAsia="Times New Roman"/>
          <w:shd w:val="clear" w:color="auto" w:fill="FFFFFF"/>
        </w:rPr>
      </w:pPr>
    </w:p>
    <w:p w14:paraId="06067537" w14:textId="77777777" w:rsidR="00723006" w:rsidRDefault="00723006" w:rsidP="00723006">
      <w:pPr>
        <w:tabs>
          <w:tab w:val="left" w:pos="2970"/>
        </w:tabs>
        <w:jc w:val="both"/>
        <w:rPr>
          <w:rFonts w:eastAsia="Times New Roman"/>
          <w:shd w:val="clear" w:color="auto" w:fill="FFFFFF"/>
        </w:rPr>
      </w:pPr>
    </w:p>
    <w:p w14:paraId="40CB6040" w14:textId="77777777" w:rsidR="00723006" w:rsidRDefault="00723006" w:rsidP="00723006">
      <w:pPr>
        <w:tabs>
          <w:tab w:val="left" w:pos="2970"/>
        </w:tabs>
        <w:jc w:val="both"/>
        <w:rPr>
          <w:rFonts w:eastAsia="Times New Roman"/>
          <w:shd w:val="clear" w:color="auto" w:fill="FFFFFF"/>
        </w:rPr>
      </w:pPr>
    </w:p>
    <w:p w14:paraId="00000011" w14:textId="7B5A6ADF" w:rsidR="00C11C07" w:rsidRDefault="00675AD1">
      <w:pPr>
        <w:pBdr>
          <w:top w:val="single" w:sz="4" w:space="1" w:color="000000"/>
        </w:pBdr>
        <w:tabs>
          <w:tab w:val="left" w:pos="2970"/>
        </w:tabs>
        <w:rPr>
          <w:b/>
        </w:rPr>
      </w:pPr>
      <w:r>
        <w:rPr>
          <w:b/>
        </w:rPr>
        <w:t>Introduction</w:t>
      </w:r>
    </w:p>
    <w:p w14:paraId="28C7281B" w14:textId="77777777" w:rsidR="00337B37" w:rsidRDefault="00337B37">
      <w:pPr>
        <w:pBdr>
          <w:top w:val="single" w:sz="4" w:space="1" w:color="000000"/>
        </w:pBdr>
        <w:tabs>
          <w:tab w:val="left" w:pos="2970"/>
        </w:tabs>
        <w:rPr>
          <w:b/>
        </w:rPr>
      </w:pPr>
    </w:p>
    <w:p w14:paraId="00000012" w14:textId="77777777" w:rsidR="00C11C07" w:rsidRDefault="00675AD1">
      <w:pPr>
        <w:tabs>
          <w:tab w:val="left" w:pos="2970"/>
        </w:tabs>
        <w:rPr>
          <w:i/>
        </w:rPr>
      </w:pPr>
      <w:r>
        <w:rPr>
          <w:i/>
        </w:rPr>
        <w:t>The global ramifications of the COVID-19 pandemic</w:t>
      </w:r>
    </w:p>
    <w:p w14:paraId="287ADDAD" w14:textId="77777777" w:rsidR="004106F2" w:rsidRDefault="004106F2">
      <w:pPr>
        <w:tabs>
          <w:tab w:val="left" w:pos="2970"/>
        </w:tabs>
        <w:rPr>
          <w:i/>
        </w:rPr>
      </w:pPr>
    </w:p>
    <w:p w14:paraId="20220DB1" w14:textId="7797F6DD" w:rsidR="00E5465A" w:rsidRDefault="00675AD1" w:rsidP="004D7EF6">
      <w:pPr>
        <w:numPr>
          <w:ilvl w:val="0"/>
          <w:numId w:val="1"/>
        </w:numPr>
        <w:pBdr>
          <w:top w:val="nil"/>
          <w:left w:val="nil"/>
          <w:bottom w:val="nil"/>
          <w:right w:val="nil"/>
          <w:between w:val="nil"/>
        </w:pBdr>
        <w:tabs>
          <w:tab w:val="left" w:pos="2970"/>
        </w:tabs>
        <w:jc w:val="both"/>
        <w:rPr>
          <w:color w:val="000000"/>
        </w:rPr>
      </w:pPr>
      <w:r>
        <w:rPr>
          <w:color w:val="000000"/>
        </w:rPr>
        <w:t xml:space="preserve">Since </w:t>
      </w:r>
      <w:r w:rsidR="004F67E4">
        <w:rPr>
          <w:color w:val="000000"/>
        </w:rPr>
        <w:t>December 2019</w:t>
      </w:r>
      <w:r>
        <w:rPr>
          <w:color w:val="000000"/>
        </w:rPr>
        <w:t xml:space="preserve">, </w:t>
      </w:r>
      <w:r w:rsidR="009A16CB">
        <w:rPr>
          <w:color w:val="000000"/>
        </w:rPr>
        <w:t>COVID-19 has evolved to become a pandemic and resulted in</w:t>
      </w:r>
      <w:r w:rsidR="001D46A8">
        <w:rPr>
          <w:color w:val="000000"/>
        </w:rPr>
        <w:t xml:space="preserve">, </w:t>
      </w:r>
      <w:r w:rsidR="00E5465A">
        <w:rPr>
          <w:color w:val="000000"/>
        </w:rPr>
        <w:t xml:space="preserve">according to the WHO </w:t>
      </w:r>
      <w:r w:rsidR="001D46A8">
        <w:rPr>
          <w:color w:val="000000"/>
        </w:rPr>
        <w:t xml:space="preserve">as of May </w:t>
      </w:r>
      <w:r w:rsidR="00E5465A">
        <w:rPr>
          <w:color w:val="000000"/>
        </w:rPr>
        <w:t>31</w:t>
      </w:r>
      <w:r w:rsidR="001D46A8">
        <w:rPr>
          <w:color w:val="000000"/>
        </w:rPr>
        <w:t xml:space="preserve">, 2021, </w:t>
      </w:r>
      <w:r w:rsidR="00E5465A">
        <w:rPr>
          <w:color w:val="000000"/>
        </w:rPr>
        <w:t xml:space="preserve">170 </w:t>
      </w:r>
      <w:r>
        <w:rPr>
          <w:color w:val="000000"/>
        </w:rPr>
        <w:t>million</w:t>
      </w:r>
      <w:r w:rsidR="009A16CB">
        <w:rPr>
          <w:color w:val="000000"/>
        </w:rPr>
        <w:t xml:space="preserve"> cases</w:t>
      </w:r>
      <w:r w:rsidR="00E5465A">
        <w:rPr>
          <w:color w:val="000000"/>
        </w:rPr>
        <w:t xml:space="preserve"> </w:t>
      </w:r>
      <w:r w:rsidR="004F67E4">
        <w:rPr>
          <w:color w:val="000000"/>
        </w:rPr>
        <w:t xml:space="preserve">and </w:t>
      </w:r>
      <w:r w:rsidR="00E5465A">
        <w:rPr>
          <w:color w:val="000000"/>
        </w:rPr>
        <w:t>3.5 million deaths</w:t>
      </w:r>
      <w:r>
        <w:rPr>
          <w:color w:val="000000"/>
        </w:rPr>
        <w:t xml:space="preserve">. </w:t>
      </w:r>
    </w:p>
    <w:p w14:paraId="00000013" w14:textId="6037BF18" w:rsidR="00C11C07" w:rsidRDefault="00C11C07" w:rsidP="004F67E4">
      <w:pPr>
        <w:pBdr>
          <w:top w:val="nil"/>
          <w:left w:val="nil"/>
          <w:bottom w:val="nil"/>
          <w:right w:val="nil"/>
          <w:between w:val="nil"/>
        </w:pBdr>
        <w:tabs>
          <w:tab w:val="left" w:pos="2970"/>
        </w:tabs>
        <w:jc w:val="both"/>
        <w:rPr>
          <w:color w:val="000000"/>
        </w:rPr>
      </w:pPr>
    </w:p>
    <w:p w14:paraId="61DC90BA" w14:textId="2AF570B7" w:rsidR="0084291A" w:rsidRDefault="00675AD1">
      <w:pPr>
        <w:numPr>
          <w:ilvl w:val="0"/>
          <w:numId w:val="1"/>
        </w:numPr>
        <w:pBdr>
          <w:top w:val="nil"/>
          <w:left w:val="nil"/>
          <w:bottom w:val="nil"/>
          <w:right w:val="nil"/>
          <w:between w:val="nil"/>
        </w:pBdr>
        <w:tabs>
          <w:tab w:val="left" w:pos="2970"/>
        </w:tabs>
        <w:jc w:val="both"/>
        <w:rPr>
          <w:color w:val="000000"/>
        </w:rPr>
      </w:pPr>
      <w:r>
        <w:rPr>
          <w:color w:val="000000"/>
        </w:rPr>
        <w:t xml:space="preserve">Understanding </w:t>
      </w:r>
      <w:sdt>
        <w:sdtPr>
          <w:tag w:val="goog_rdk_7"/>
          <w:id w:val="-1902277007"/>
        </w:sdtPr>
        <w:sdtEndPr/>
        <w:sdtContent/>
      </w:sdt>
      <w:r>
        <w:rPr>
          <w:color w:val="000000"/>
        </w:rPr>
        <w:t xml:space="preserve">countries’ responses to the COVID-19 pandemic is important for </w:t>
      </w:r>
      <w:r w:rsidR="00E5465A">
        <w:rPr>
          <w:color w:val="000000"/>
        </w:rPr>
        <w:t xml:space="preserve">three </w:t>
      </w:r>
      <w:r>
        <w:rPr>
          <w:color w:val="000000"/>
        </w:rPr>
        <w:t xml:space="preserve">primary reasons: first, it allows policymakers to better understand the </w:t>
      </w:r>
      <w:r w:rsidR="0041351D">
        <w:rPr>
          <w:color w:val="000000"/>
        </w:rPr>
        <w:t xml:space="preserve">similarities and the </w:t>
      </w:r>
      <w:r w:rsidR="00E5465A">
        <w:rPr>
          <w:color w:val="000000"/>
        </w:rPr>
        <w:t>differences between national strategies</w:t>
      </w:r>
      <w:r w:rsidR="009A16CB">
        <w:rPr>
          <w:color w:val="000000"/>
        </w:rPr>
        <w:t xml:space="preserve"> and better </w:t>
      </w:r>
      <w:r w:rsidR="009A16CB">
        <w:t>gauge</w:t>
      </w:r>
      <w:r w:rsidR="009A16CB">
        <w:rPr>
          <w:color w:val="000000"/>
        </w:rPr>
        <w:t xml:space="preserve"> the nature of the global response</w:t>
      </w:r>
      <w:r w:rsidR="00AF53B7">
        <w:t xml:space="preserve"> </w:t>
      </w:r>
      <w:r w:rsidR="00AF53B7">
        <w:fldChar w:fldCharType="begin"/>
      </w:r>
      <w:r w:rsidR="00E23BD2">
        <w:instrText xml:space="preserve"> ADDIN EN.CITE &lt;EndNote&gt;&lt;Cite&gt;&lt;Author&gt;Yan&lt;/Author&gt;&lt;Year&gt;2020&lt;/Year&gt;&lt;RecNum&gt;34&lt;/RecNum&gt;&lt;DisplayText&gt;[2]&lt;/DisplayText&gt;&lt;record&gt;&lt;rec-number&gt;34&lt;/rec-number&gt;&lt;foreign-keys&gt;&lt;key app="EN" db-id="5afra2929aw9efewdwv5axsfdzda9zxetv5a" timestamp="1624816210"&gt;34&lt;/key&gt;&lt;/foreign-keys&gt;&lt;ref-type name="Journal Article"&gt;17&lt;/ref-type&gt;&lt;contributors&gt;&lt;authors&gt;&lt;author&gt;Yan, Bo&lt;/author&gt;&lt;author&gt;Zhang, Xiaomin&lt;/author&gt;&lt;author&gt;Wu, Long&lt;/author&gt;&lt;author&gt;Zhu, Heng&lt;/author&gt;&lt;author&gt;Chen, Bin&lt;/author&gt;&lt;/authors&gt;&lt;/contributors&gt;&lt;titles&gt;&lt;title&gt;Why do countries respond differently to COVID-19? A comparative study of Sweden, China, France, and Japan&lt;/title&gt;&lt;secondary-title&gt;The American Review of Public Administration&lt;/secondary-title&gt;&lt;/titles&gt;&lt;periodical&gt;&lt;full-title&gt;The American Review of Public Administration&lt;/full-title&gt;&lt;/periodical&gt;&lt;pages&gt;762-769&lt;/pages&gt;&lt;volume&gt;50&lt;/volume&gt;&lt;number&gt;6-7&lt;/number&gt;&lt;dates&gt;&lt;year&gt;2020&lt;/year&gt;&lt;/dates&gt;&lt;isbn&gt;0275-0740&lt;/isbn&gt;&lt;urls&gt;&lt;/urls&gt;&lt;/record&gt;&lt;/Cite&gt;&lt;/EndNote&gt;</w:instrText>
      </w:r>
      <w:r w:rsidR="00AF53B7">
        <w:fldChar w:fldCharType="separate"/>
      </w:r>
      <w:r w:rsidR="00E23BD2">
        <w:rPr>
          <w:noProof/>
        </w:rPr>
        <w:t>[2]</w:t>
      </w:r>
      <w:r w:rsidR="00AF53B7">
        <w:fldChar w:fldCharType="end"/>
      </w:r>
      <w:r>
        <w:rPr>
          <w:color w:val="000000"/>
        </w:rPr>
        <w:t xml:space="preserve">. Second, an analysis of </w:t>
      </w:r>
      <w:r w:rsidR="00CB2408">
        <w:rPr>
          <w:color w:val="000000"/>
        </w:rPr>
        <w:t xml:space="preserve">national strategies </w:t>
      </w:r>
      <w:r>
        <w:rPr>
          <w:color w:val="000000"/>
        </w:rPr>
        <w:t xml:space="preserve">allows researchers to </w:t>
      </w:r>
      <w:r w:rsidR="009A16CB">
        <w:rPr>
          <w:color w:val="000000"/>
        </w:rPr>
        <w:t>identify the different policy choices involved in these strategies</w:t>
      </w:r>
      <w:r w:rsidR="0041351D">
        <w:rPr>
          <w:color w:val="000000"/>
        </w:rPr>
        <w:t xml:space="preserve"> and the complex set of factors that shape a country’s capacity to respond</w:t>
      </w:r>
      <w:r w:rsidR="009A16CB">
        <w:rPr>
          <w:color w:val="000000"/>
        </w:rPr>
        <w:t xml:space="preserve"> and </w:t>
      </w:r>
      <w:r w:rsidR="009A16CB">
        <w:t xml:space="preserve">make determinations about the effectiveness of different strategies and the feasibility of implementation in </w:t>
      </w:r>
      <w:r w:rsidR="0041351D">
        <w:t xml:space="preserve">different </w:t>
      </w:r>
      <w:r w:rsidR="009A16CB">
        <w:t>local context</w:t>
      </w:r>
      <w:r w:rsidR="0041351D">
        <w:t>s</w:t>
      </w:r>
      <w:r w:rsidR="009A16CB">
        <w:rPr>
          <w:color w:val="000000"/>
        </w:rPr>
        <w:t xml:space="preserve">. </w:t>
      </w:r>
      <w:proofErr w:type="gramStart"/>
      <w:r w:rsidR="00E5465A">
        <w:rPr>
          <w:color w:val="000000"/>
        </w:rPr>
        <w:t>And</w:t>
      </w:r>
      <w:r w:rsidR="009A16CB">
        <w:rPr>
          <w:color w:val="000000"/>
        </w:rPr>
        <w:t>,</w:t>
      </w:r>
      <w:proofErr w:type="gramEnd"/>
      <w:r w:rsidR="00E5465A">
        <w:rPr>
          <w:color w:val="000000"/>
        </w:rPr>
        <w:t xml:space="preserve"> third, this analysis enables us to make recommendations about </w:t>
      </w:r>
      <w:r w:rsidR="007C3286">
        <w:rPr>
          <w:color w:val="000000"/>
        </w:rPr>
        <w:t xml:space="preserve">future courses of action, </w:t>
      </w:r>
      <w:r w:rsidR="001C5244">
        <w:rPr>
          <w:color w:val="000000"/>
        </w:rPr>
        <w:t>including</w:t>
      </w:r>
      <w:r w:rsidR="007C3286">
        <w:rPr>
          <w:color w:val="000000"/>
        </w:rPr>
        <w:t xml:space="preserve"> </w:t>
      </w:r>
      <w:r w:rsidR="001C5244">
        <w:rPr>
          <w:color w:val="000000"/>
        </w:rPr>
        <w:t xml:space="preserve">how to </w:t>
      </w:r>
      <w:r w:rsidR="007C3286">
        <w:rPr>
          <w:color w:val="000000"/>
        </w:rPr>
        <w:t>coexist with the pandemic</w:t>
      </w:r>
      <w:r w:rsidR="001C5244">
        <w:rPr>
          <w:color w:val="000000"/>
        </w:rPr>
        <w:t xml:space="preserve"> until it is brought under control, </w:t>
      </w:r>
      <w:r w:rsidR="001C5244">
        <w:t>achieve an equitable and robust recovery from COVID-19, and build resilience to respond better to future public health crises</w:t>
      </w:r>
      <w:r w:rsidR="007C3286">
        <w:rPr>
          <w:color w:val="000000"/>
        </w:rPr>
        <w:t>.</w:t>
      </w:r>
    </w:p>
    <w:p w14:paraId="00000014" w14:textId="65A91C37" w:rsidR="00C11C07" w:rsidRDefault="00C11C07" w:rsidP="0084291A">
      <w:pPr>
        <w:pBdr>
          <w:top w:val="nil"/>
          <w:left w:val="nil"/>
          <w:bottom w:val="nil"/>
          <w:right w:val="nil"/>
          <w:between w:val="nil"/>
        </w:pBdr>
        <w:tabs>
          <w:tab w:val="left" w:pos="2970"/>
        </w:tabs>
        <w:ind w:left="720"/>
        <w:jc w:val="both"/>
        <w:rPr>
          <w:color w:val="000000"/>
        </w:rPr>
      </w:pPr>
    </w:p>
    <w:p w14:paraId="3AFD91B9" w14:textId="25816880" w:rsidR="00837F34" w:rsidRPr="001510B7" w:rsidRDefault="00675AD1" w:rsidP="00021EDD">
      <w:pPr>
        <w:pStyle w:val="ListParagraph"/>
        <w:numPr>
          <w:ilvl w:val="0"/>
          <w:numId w:val="14"/>
        </w:numPr>
        <w:pBdr>
          <w:top w:val="nil"/>
          <w:left w:val="nil"/>
          <w:bottom w:val="nil"/>
          <w:right w:val="nil"/>
          <w:between w:val="nil"/>
        </w:pBdr>
        <w:tabs>
          <w:tab w:val="left" w:pos="2970"/>
        </w:tabs>
        <w:jc w:val="both"/>
        <w:rPr>
          <w:color w:val="000000"/>
        </w:rPr>
      </w:pPr>
      <w:r w:rsidRPr="00204517">
        <w:rPr>
          <w:color w:val="000000"/>
        </w:rPr>
        <w:t xml:space="preserve">While some </w:t>
      </w:r>
      <w:r w:rsidR="004173B3" w:rsidRPr="00204517">
        <w:rPr>
          <w:color w:val="000000"/>
        </w:rPr>
        <w:t xml:space="preserve">COVID-19 response </w:t>
      </w:r>
      <w:r w:rsidR="004D7EF6" w:rsidRPr="00204517">
        <w:rPr>
          <w:color w:val="000000"/>
        </w:rPr>
        <w:t>measures</w:t>
      </w:r>
      <w:r w:rsidRPr="00204517">
        <w:rPr>
          <w:color w:val="000000"/>
        </w:rPr>
        <w:t xml:space="preserve">, </w:t>
      </w:r>
      <w:r w:rsidR="00286E38" w:rsidRPr="00204517">
        <w:rPr>
          <w:color w:val="000000"/>
        </w:rPr>
        <w:t xml:space="preserve">such as </w:t>
      </w:r>
      <w:r>
        <w:t>international</w:t>
      </w:r>
      <w:r w:rsidRPr="00204517">
        <w:rPr>
          <w:color w:val="000000"/>
        </w:rPr>
        <w:t xml:space="preserve"> border restrictions, </w:t>
      </w:r>
      <w:r>
        <w:t>school</w:t>
      </w:r>
      <w:r w:rsidRPr="00204517">
        <w:rPr>
          <w:color w:val="000000"/>
        </w:rPr>
        <w:t xml:space="preserve"> closures, national lockdowns, and restrictions on non-essential businesses</w:t>
      </w:r>
      <w:r w:rsidR="00286E38" w:rsidRPr="00204517">
        <w:rPr>
          <w:color w:val="000000"/>
        </w:rPr>
        <w:t>,</w:t>
      </w:r>
      <w:r w:rsidRPr="00204517">
        <w:rPr>
          <w:color w:val="000000"/>
        </w:rPr>
        <w:t xml:space="preserve"> have been broadly adopted </w:t>
      </w:r>
      <w:r>
        <w:t>by</w:t>
      </w:r>
      <w:r w:rsidRPr="00204517">
        <w:rPr>
          <w:color w:val="000000"/>
        </w:rPr>
        <w:t xml:space="preserve"> </w:t>
      </w:r>
      <w:r>
        <w:t>countries</w:t>
      </w:r>
      <w:r w:rsidR="004D7EF6">
        <w:t xml:space="preserve"> as part of their national strategies</w:t>
      </w:r>
      <w:r w:rsidRPr="00204517">
        <w:rPr>
          <w:color w:val="000000"/>
        </w:rPr>
        <w:t xml:space="preserve">, </w:t>
      </w:r>
      <w:r w:rsidR="007A024A" w:rsidRPr="00204517">
        <w:rPr>
          <w:color w:val="000000"/>
        </w:rPr>
        <w:t xml:space="preserve">there has been stark </w:t>
      </w:r>
      <w:r w:rsidR="00692CB6">
        <w:rPr>
          <w:color w:val="000000"/>
        </w:rPr>
        <w:t xml:space="preserve">country-to-country </w:t>
      </w:r>
      <w:r w:rsidR="007A024A" w:rsidRPr="00204517">
        <w:rPr>
          <w:color w:val="000000"/>
        </w:rPr>
        <w:t>variation i</w:t>
      </w:r>
      <w:r w:rsidRPr="00204517">
        <w:rPr>
          <w:color w:val="000000"/>
        </w:rPr>
        <w:t xml:space="preserve">n the implementation of other </w:t>
      </w:r>
      <w:r w:rsidR="004D7EF6" w:rsidRPr="00204517">
        <w:rPr>
          <w:color w:val="000000"/>
        </w:rPr>
        <w:t>measures</w:t>
      </w:r>
      <w:r w:rsidR="008F50FE">
        <w:rPr>
          <w:color w:val="000000"/>
        </w:rPr>
        <w:t>,</w:t>
      </w:r>
      <w:r w:rsidRPr="00204517">
        <w:rPr>
          <w:color w:val="000000"/>
        </w:rPr>
        <w:t xml:space="preserve"> </w:t>
      </w:r>
      <w:r w:rsidRPr="00204517">
        <w:rPr>
          <w:color w:val="000000"/>
        </w:rPr>
        <w:lastRenderedPageBreak/>
        <w:t xml:space="preserve">such as </w:t>
      </w:r>
      <w:r w:rsidR="00692CB6">
        <w:rPr>
          <w:color w:val="000000"/>
        </w:rPr>
        <w:t xml:space="preserve">mandatory mask-wearing, deployment of testing and vaccination, re-organization of health services, </w:t>
      </w:r>
      <w:r>
        <w:t xml:space="preserve">domestic travel </w:t>
      </w:r>
      <w:r w:rsidRPr="00204517">
        <w:rPr>
          <w:color w:val="000000"/>
        </w:rPr>
        <w:t xml:space="preserve">restrictions, the creation of new task forces, </w:t>
      </w:r>
      <w:r w:rsidR="00837F34" w:rsidRPr="00204517">
        <w:rPr>
          <w:color w:val="000000"/>
        </w:rPr>
        <w:t xml:space="preserve">and </w:t>
      </w:r>
      <w:r w:rsidRPr="00204517">
        <w:rPr>
          <w:color w:val="000000"/>
        </w:rPr>
        <w:t xml:space="preserve">the restriction of non-essential government services </w:t>
      </w:r>
      <w:r w:rsidR="00AF53B7">
        <w:rPr>
          <w:color w:val="000000"/>
        </w:rPr>
        <w:fldChar w:fldCharType="begin"/>
      </w:r>
      <w:r w:rsidR="00E23BD2">
        <w:rPr>
          <w:color w:val="000000"/>
        </w:rPr>
        <w:instrText xml:space="preserve"> ADDIN EN.CITE &lt;EndNote&gt;&lt;Cite&gt;&lt;Author&gt;Cheng&lt;/Author&gt;&lt;Year&gt;2020&lt;/Year&gt;&lt;RecNum&gt;15&lt;/RecNum&gt;&lt;DisplayText&gt;[3]&lt;/DisplayText&gt;&lt;record&gt;&lt;rec-number&gt;15&lt;/rec-number&gt;&lt;foreign-keys&gt;&lt;key app="EN" db-id="5afra2929aw9efewdwv5axsfdzda9zxetv5a" timestamp="1620506858"&gt;15&lt;/key&gt;&lt;/foreign-keys&gt;&lt;ref-type name="Journal Article"&gt;17&lt;/ref-type&gt;&lt;contributors&gt;&lt;authors&gt;&lt;author&gt;Cheng, Cindy&lt;/author&gt;&lt;author&gt;Barceló, Joan&lt;/author&gt;&lt;author&gt;Hartnett, Allison Spencer&lt;/author&gt;&lt;author&gt;Kubinec, Robert&lt;/author&gt;&lt;author&gt;Messerschmidt, Luca&lt;/author&gt;&lt;/authors&gt;&lt;/contributors&gt;&lt;titles&gt;&lt;title&gt;COVID-19 government response event dataset (CoronaNet v. 1.0)&lt;/title&gt;&lt;secondary-title&gt;Nature human behaviour&lt;/secondary-title&gt;&lt;/titles&gt;&lt;periodical&gt;&lt;full-title&gt;Nature human behaviour&lt;/full-title&gt;&lt;/periodical&gt;&lt;pages&gt;756-768&lt;/pages&gt;&lt;volume&gt;4&lt;/volume&gt;&lt;number&gt;7&lt;/number&gt;&lt;dates&gt;&lt;year&gt;2020&lt;/year&gt;&lt;/dates&gt;&lt;isbn&gt;2397-3374&lt;/isbn&gt;&lt;urls&gt;&lt;/urls&gt;&lt;/record&gt;&lt;/Cite&gt;&lt;/EndNote&gt;</w:instrText>
      </w:r>
      <w:r w:rsidR="00AF53B7">
        <w:rPr>
          <w:color w:val="000000"/>
        </w:rPr>
        <w:fldChar w:fldCharType="separate"/>
      </w:r>
      <w:r w:rsidR="00E23BD2">
        <w:rPr>
          <w:noProof/>
          <w:color w:val="000000"/>
        </w:rPr>
        <w:t>[3]</w:t>
      </w:r>
      <w:r w:rsidR="00AF53B7">
        <w:rPr>
          <w:color w:val="000000"/>
        </w:rPr>
        <w:fldChar w:fldCharType="end"/>
      </w:r>
      <w:r w:rsidRPr="00204517">
        <w:rPr>
          <w:color w:val="000000"/>
        </w:rPr>
        <w:t xml:space="preserve">. </w:t>
      </w:r>
      <w:r>
        <w:t>Such</w:t>
      </w:r>
      <w:r w:rsidRPr="00204517">
        <w:rPr>
          <w:color w:val="000000"/>
        </w:rPr>
        <w:t xml:space="preserve"> variation </w:t>
      </w:r>
      <w:r w:rsidR="00543250" w:rsidRPr="00204517">
        <w:rPr>
          <w:color w:val="000000"/>
        </w:rPr>
        <w:t xml:space="preserve">in the types of </w:t>
      </w:r>
      <w:r w:rsidR="00C461E8" w:rsidRPr="00204517">
        <w:rPr>
          <w:color w:val="000000"/>
        </w:rPr>
        <w:t xml:space="preserve">response measures </w:t>
      </w:r>
      <w:r w:rsidRPr="00204517">
        <w:rPr>
          <w:color w:val="000000"/>
        </w:rPr>
        <w:t>exists not only between countries, but even within countries—</w:t>
      </w:r>
      <w:r w:rsidR="00CB2408" w:rsidRPr="00204517">
        <w:rPr>
          <w:color w:val="000000"/>
        </w:rPr>
        <w:t>f</w:t>
      </w:r>
      <w:r w:rsidR="00A4728B" w:rsidRPr="00204517">
        <w:rPr>
          <w:color w:val="000000"/>
        </w:rPr>
        <w:t xml:space="preserve">or instance, </w:t>
      </w:r>
      <w:r w:rsidRPr="00204517">
        <w:rPr>
          <w:color w:val="000000"/>
        </w:rPr>
        <w:t xml:space="preserve">many states in the United States of America adopted markedly different </w:t>
      </w:r>
      <w:r w:rsidR="004D7EF6" w:rsidRPr="00204517">
        <w:rPr>
          <w:color w:val="000000"/>
        </w:rPr>
        <w:t>response measures</w:t>
      </w:r>
      <w:r w:rsidRPr="00204517">
        <w:rPr>
          <w:color w:val="000000"/>
        </w:rPr>
        <w:t xml:space="preserve"> to combat the pandemic </w:t>
      </w:r>
      <w:r w:rsidR="00AF53B7">
        <w:rPr>
          <w:color w:val="000000"/>
        </w:rPr>
        <w:fldChar w:fldCharType="begin"/>
      </w:r>
      <w:r w:rsidR="00E23BD2">
        <w:rPr>
          <w:color w:val="000000"/>
        </w:rPr>
        <w:instrText xml:space="preserve"> ADDIN EN.CITE &lt;EndNote&gt;&lt;Cite&gt;&lt;Author&gt;Hale&lt;/Author&gt;&lt;Year&gt;2020&lt;/Year&gt;&lt;RecNum&gt;26&lt;/RecNum&gt;&lt;DisplayText&gt;[4, 5]&lt;/DisplayText&gt;&lt;record&gt;&lt;rec-number&gt;26&lt;/rec-number&gt;&lt;foreign-keys&gt;&lt;key app="EN" db-id="5afra2929aw9efewdwv5axsfdzda9zxetv5a" timestamp="1621898507"&gt;26&lt;/key&gt;&lt;/foreign-keys&gt;&lt;ref-type name="Journal Article"&gt;17&lt;/ref-type&gt;&lt;contributors&gt;&lt;authors&gt;&lt;author&gt;Hale, Thomas&lt;/author&gt;&lt;author&gt;Petherick, Anna&lt;/author&gt;&lt;author&gt;Phillips, Toby&lt;/author&gt;&lt;author&gt;Webster, Samuel&lt;/author&gt;&lt;/authors&gt;&lt;/contributors&gt;&lt;titles&gt;&lt;title&gt;Variation in government responses to COVID-19&lt;/title&gt;&lt;secondary-title&gt;Blavatnik school of government working paper&lt;/secondary-title&gt;&lt;/titles&gt;&lt;periodical&gt;&lt;full-title&gt;Blavatnik school of government working paper&lt;/full-title&gt;&lt;/periodical&gt;&lt;pages&gt;2020-11&lt;/pages&gt;&lt;volume&gt;31&lt;/volume&gt;&lt;dates&gt;&lt;year&gt;2020&lt;/year&gt;&lt;/dates&gt;&lt;urls&gt;&lt;/urls&gt;&lt;/record&gt;&lt;/Cite&gt;&lt;Cite&gt;&lt;Author&gt;Mintrom&lt;/Author&gt;&lt;Year&gt;2020&lt;/Year&gt;&lt;RecNum&gt;29&lt;/RecNum&gt;&lt;record&gt;&lt;rec-number&gt;29&lt;/rec-number&gt;&lt;foreign-keys&gt;&lt;key app="EN" db-id="5afra2929aw9efewdwv5axsfdzda9zxetv5a" timestamp="1621899207"&gt;29&lt;/key&gt;&lt;/foreign-keys&gt;&lt;ref-type name="Journal Article"&gt;17&lt;/ref-type&gt;&lt;contributors&gt;&lt;authors&gt;&lt;author&gt;Mintrom, Michael&lt;/author&gt;&lt;author&gt;O’Connor, Ruby&lt;/author&gt;&lt;/authors&gt;&lt;/contributors&gt;&lt;titles&gt;&lt;title&gt;The importance of policy narrative: effective government responses to Covid-19&lt;/title&gt;&lt;secondary-title&gt;Policy Design and Practice&lt;/secondary-title&gt;&lt;/titles&gt;&lt;periodical&gt;&lt;full-title&gt;Policy Design and Practice&lt;/full-title&gt;&lt;/periodical&gt;&lt;pages&gt;205-227&lt;/pages&gt;&lt;volume&gt;3&lt;/volume&gt;&lt;number&gt;3&lt;/number&gt;&lt;dates&gt;&lt;year&gt;2020&lt;/year&gt;&lt;/dates&gt;&lt;isbn&gt;2574-1292&lt;/isbn&gt;&lt;urls&gt;&lt;/urls&gt;&lt;/record&gt;&lt;/Cite&gt;&lt;/EndNote&gt;</w:instrText>
      </w:r>
      <w:r w:rsidR="00AF53B7">
        <w:rPr>
          <w:color w:val="000000"/>
        </w:rPr>
        <w:fldChar w:fldCharType="separate"/>
      </w:r>
      <w:r w:rsidR="00E23BD2">
        <w:rPr>
          <w:noProof/>
          <w:color w:val="000000"/>
        </w:rPr>
        <w:t>[4, 5]</w:t>
      </w:r>
      <w:r w:rsidR="00AF53B7">
        <w:rPr>
          <w:color w:val="000000"/>
        </w:rPr>
        <w:fldChar w:fldCharType="end"/>
      </w:r>
      <w:r w:rsidRPr="00204517">
        <w:rPr>
          <w:color w:val="000000"/>
        </w:rPr>
        <w:t xml:space="preserve">. There has also been </w:t>
      </w:r>
      <w:r w:rsidR="004D7EF6" w:rsidRPr="00204517">
        <w:rPr>
          <w:color w:val="000000"/>
        </w:rPr>
        <w:t xml:space="preserve">substantial </w:t>
      </w:r>
      <w:r w:rsidR="008F50FE">
        <w:rPr>
          <w:color w:val="000000"/>
        </w:rPr>
        <w:t xml:space="preserve">county-to-country </w:t>
      </w:r>
      <w:r w:rsidRPr="00204517">
        <w:rPr>
          <w:color w:val="000000"/>
        </w:rPr>
        <w:t xml:space="preserve">variation in the </w:t>
      </w:r>
      <w:r w:rsidRPr="002977F4">
        <w:rPr>
          <w:color w:val="000000"/>
        </w:rPr>
        <w:t xml:space="preserve">timing </w:t>
      </w:r>
      <w:r w:rsidR="00543250" w:rsidRPr="002977F4">
        <w:rPr>
          <w:color w:val="000000"/>
        </w:rPr>
        <w:t xml:space="preserve">and sequence </w:t>
      </w:r>
      <w:r w:rsidRPr="002977F4">
        <w:rPr>
          <w:color w:val="000000"/>
        </w:rPr>
        <w:t>of implementation</w:t>
      </w:r>
      <w:r w:rsidR="00CB2408" w:rsidRPr="00204517">
        <w:rPr>
          <w:color w:val="000000"/>
        </w:rPr>
        <w:t xml:space="preserve">, particularly in the </w:t>
      </w:r>
      <w:r w:rsidR="00901539" w:rsidRPr="00204517">
        <w:rPr>
          <w:color w:val="000000"/>
        </w:rPr>
        <w:t>initial</w:t>
      </w:r>
      <w:r w:rsidR="00CB2408" w:rsidRPr="00204517">
        <w:rPr>
          <w:color w:val="000000"/>
        </w:rPr>
        <w:t xml:space="preserve"> </w:t>
      </w:r>
      <w:r w:rsidR="00314C14" w:rsidRPr="00204517">
        <w:rPr>
          <w:color w:val="000000"/>
        </w:rPr>
        <w:t xml:space="preserve">phase </w:t>
      </w:r>
      <w:r w:rsidR="00CB2408" w:rsidRPr="00204517">
        <w:rPr>
          <w:color w:val="000000"/>
        </w:rPr>
        <w:t>of the pandemic</w:t>
      </w:r>
      <w:r>
        <w:t>;</w:t>
      </w:r>
      <w:r w:rsidRPr="00204517">
        <w:rPr>
          <w:color w:val="000000"/>
        </w:rPr>
        <w:t xml:space="preserve"> </w:t>
      </w:r>
      <w:r w:rsidR="004D7EF6" w:rsidRPr="00204517">
        <w:rPr>
          <w:color w:val="000000"/>
        </w:rPr>
        <w:t>while</w:t>
      </w:r>
      <w:r w:rsidRPr="00204517">
        <w:rPr>
          <w:color w:val="000000"/>
        </w:rPr>
        <w:t xml:space="preserve"> </w:t>
      </w:r>
      <w:r w:rsidR="00337B37" w:rsidRPr="00204517">
        <w:rPr>
          <w:color w:val="000000"/>
        </w:rPr>
        <w:t>some</w:t>
      </w:r>
      <w:r w:rsidRPr="00204517">
        <w:rPr>
          <w:color w:val="000000"/>
        </w:rPr>
        <w:t xml:space="preserve"> countries </w:t>
      </w:r>
      <w:r w:rsidR="00337B37" w:rsidRPr="00204517">
        <w:rPr>
          <w:color w:val="000000"/>
        </w:rPr>
        <w:t>were slow to ramp</w:t>
      </w:r>
      <w:r w:rsidRPr="00204517">
        <w:rPr>
          <w:color w:val="000000"/>
        </w:rPr>
        <w:t xml:space="preserve"> up </w:t>
      </w:r>
      <w:r w:rsidR="001721C7" w:rsidRPr="00204517">
        <w:rPr>
          <w:color w:val="000000"/>
        </w:rPr>
        <w:t>their</w:t>
      </w:r>
      <w:r w:rsidR="00C461E8" w:rsidRPr="00204517">
        <w:rPr>
          <w:color w:val="000000"/>
        </w:rPr>
        <w:t xml:space="preserve"> </w:t>
      </w:r>
      <w:r w:rsidR="00CB2408">
        <w:t>response</w:t>
      </w:r>
      <w:r w:rsidR="00C461E8">
        <w:t xml:space="preserve"> to COVID-19</w:t>
      </w:r>
      <w:r w:rsidRPr="00204517">
        <w:rPr>
          <w:color w:val="000000"/>
        </w:rPr>
        <w:t xml:space="preserve"> </w:t>
      </w:r>
      <w:r w:rsidR="00337B37" w:rsidRPr="00204517">
        <w:rPr>
          <w:color w:val="000000"/>
        </w:rPr>
        <w:t>until they started experiencing</w:t>
      </w:r>
      <w:r w:rsidRPr="00204517">
        <w:rPr>
          <w:color w:val="000000"/>
        </w:rPr>
        <w:t xml:space="preserve"> COVID-19-related death</w:t>
      </w:r>
      <w:r w:rsidR="00337B37" w:rsidRPr="00204517">
        <w:rPr>
          <w:color w:val="000000"/>
        </w:rPr>
        <w:t>s</w:t>
      </w:r>
      <w:r w:rsidR="00825EF0" w:rsidRPr="00204517">
        <w:rPr>
          <w:color w:val="000000"/>
        </w:rPr>
        <w:t xml:space="preserve"> (e.g., the United Kingdom</w:t>
      </w:r>
      <w:r w:rsidR="00837F34" w:rsidRPr="00204517">
        <w:rPr>
          <w:color w:val="000000"/>
        </w:rPr>
        <w:t xml:space="preserve"> and </w:t>
      </w:r>
      <w:r w:rsidR="00337B37" w:rsidRPr="00204517">
        <w:rPr>
          <w:color w:val="000000"/>
        </w:rPr>
        <w:t>Colombia</w:t>
      </w:r>
      <w:r w:rsidR="00825EF0" w:rsidRPr="00204517">
        <w:rPr>
          <w:color w:val="000000"/>
        </w:rPr>
        <w:t>)</w:t>
      </w:r>
      <w:r w:rsidRPr="00204517">
        <w:rPr>
          <w:color w:val="000000"/>
        </w:rPr>
        <w:t xml:space="preserve">, other countries </w:t>
      </w:r>
      <w:r w:rsidR="001721C7" w:rsidRPr="00204517">
        <w:rPr>
          <w:color w:val="000000"/>
        </w:rPr>
        <w:t>mounted an aggressive and comprehensive response</w:t>
      </w:r>
      <w:r w:rsidRPr="00204517">
        <w:rPr>
          <w:color w:val="000000"/>
        </w:rPr>
        <w:t xml:space="preserve"> even </w:t>
      </w:r>
      <w:r>
        <w:t xml:space="preserve">before </w:t>
      </w:r>
      <w:r w:rsidR="00337B37" w:rsidRPr="00204517">
        <w:rPr>
          <w:color w:val="000000"/>
        </w:rPr>
        <w:t>seeing any marked increases in</w:t>
      </w:r>
      <w:r w:rsidRPr="00204517">
        <w:rPr>
          <w:color w:val="000000"/>
        </w:rPr>
        <w:t xml:space="preserve"> cases</w:t>
      </w:r>
      <w:r w:rsidR="00337B37" w:rsidRPr="00204517">
        <w:rPr>
          <w:color w:val="000000"/>
        </w:rPr>
        <w:t xml:space="preserve"> (e.g., Viet Nam, Taiwan, </w:t>
      </w:r>
      <w:r w:rsidR="00837F34" w:rsidRPr="00204517">
        <w:rPr>
          <w:color w:val="000000"/>
        </w:rPr>
        <w:t xml:space="preserve">and </w:t>
      </w:r>
      <w:r w:rsidR="00337B37" w:rsidRPr="00204517">
        <w:rPr>
          <w:color w:val="000000"/>
        </w:rPr>
        <w:t>South Korea)</w:t>
      </w:r>
      <w:r w:rsidRPr="00204517">
        <w:rPr>
          <w:color w:val="000000"/>
        </w:rPr>
        <w:t>.</w:t>
      </w:r>
    </w:p>
    <w:p w14:paraId="00000015" w14:textId="66B0D6A8" w:rsidR="00C11C07" w:rsidRPr="0084291A" w:rsidRDefault="00C11C07" w:rsidP="001510B7">
      <w:pPr>
        <w:pBdr>
          <w:top w:val="nil"/>
          <w:left w:val="nil"/>
          <w:bottom w:val="nil"/>
          <w:right w:val="nil"/>
          <w:between w:val="nil"/>
        </w:pBdr>
        <w:tabs>
          <w:tab w:val="left" w:pos="2970"/>
        </w:tabs>
        <w:jc w:val="both"/>
        <w:rPr>
          <w:color w:val="000000"/>
        </w:rPr>
      </w:pPr>
    </w:p>
    <w:p w14:paraId="00000016" w14:textId="3E0D52A6" w:rsidR="00C11C07" w:rsidRDefault="00675AD1">
      <w:pPr>
        <w:numPr>
          <w:ilvl w:val="0"/>
          <w:numId w:val="1"/>
        </w:numPr>
        <w:pBdr>
          <w:top w:val="nil"/>
          <w:left w:val="nil"/>
          <w:bottom w:val="nil"/>
          <w:right w:val="nil"/>
          <w:between w:val="nil"/>
        </w:pBdr>
        <w:tabs>
          <w:tab w:val="left" w:pos="2970"/>
        </w:tabs>
        <w:jc w:val="both"/>
        <w:rPr>
          <w:color w:val="000000"/>
        </w:rPr>
      </w:pPr>
      <w:r>
        <w:rPr>
          <w:color w:val="000000"/>
        </w:rPr>
        <w:t>It</w:t>
      </w:r>
      <w:r>
        <w:t xml:space="preserve"> is</w:t>
      </w:r>
      <w:r>
        <w:rPr>
          <w:color w:val="000000"/>
        </w:rPr>
        <w:t xml:space="preserve"> readily apparent that COVID-19 has had </w:t>
      </w:r>
      <w:r>
        <w:t>differential</w:t>
      </w:r>
      <w:r>
        <w:rPr>
          <w:color w:val="000000"/>
        </w:rPr>
        <w:t xml:space="preserve"> impacts </w:t>
      </w:r>
      <w:r w:rsidR="00825EF0">
        <w:rPr>
          <w:color w:val="000000"/>
        </w:rPr>
        <w:t>across countries</w:t>
      </w:r>
      <w:r w:rsidR="00595226">
        <w:rPr>
          <w:color w:val="000000"/>
        </w:rPr>
        <w:t xml:space="preserve"> and</w:t>
      </w:r>
      <w:r w:rsidR="00825EF0">
        <w:rPr>
          <w:color w:val="000000"/>
        </w:rPr>
        <w:t xml:space="preserve"> </w:t>
      </w:r>
      <w:r>
        <w:t xml:space="preserve">across </w:t>
      </w:r>
      <w:r>
        <w:rPr>
          <w:color w:val="000000"/>
        </w:rPr>
        <w:t>populations</w:t>
      </w:r>
      <w:r w:rsidR="00825EF0">
        <w:rPr>
          <w:color w:val="000000"/>
        </w:rPr>
        <w:t xml:space="preserve"> within countries</w:t>
      </w:r>
      <w:r>
        <w:rPr>
          <w:color w:val="000000"/>
        </w:rPr>
        <w:t xml:space="preserve">, </w:t>
      </w:r>
      <w:r w:rsidR="00CB2408">
        <w:rPr>
          <w:color w:val="000000"/>
        </w:rPr>
        <w:t>affecting</w:t>
      </w:r>
      <w:r>
        <w:rPr>
          <w:color w:val="000000"/>
        </w:rPr>
        <w:t xml:space="preserve"> </w:t>
      </w:r>
      <w:r w:rsidR="00595226">
        <w:rPr>
          <w:color w:val="000000"/>
        </w:rPr>
        <w:t xml:space="preserve">disproportionately </w:t>
      </w:r>
      <w:r>
        <w:rPr>
          <w:color w:val="000000"/>
        </w:rPr>
        <w:t xml:space="preserve">those that are </w:t>
      </w:r>
      <w:r w:rsidR="00595226">
        <w:t>living in poverty and subject to marginalization and exclusion</w:t>
      </w:r>
      <w:r w:rsidR="00964ECB">
        <w:rPr>
          <w:color w:val="000000"/>
        </w:rPr>
        <w:t xml:space="preserve"> </w:t>
      </w:r>
      <w:r w:rsidR="00AF53B7">
        <w:rPr>
          <w:color w:val="000000"/>
        </w:rPr>
        <w:fldChar w:fldCharType="begin"/>
      </w:r>
      <w:r w:rsidR="00E23BD2">
        <w:rPr>
          <w:color w:val="000000"/>
        </w:rPr>
        <w:instrText xml:space="preserve"> ADDIN EN.CITE &lt;EndNote&gt;&lt;Cite&gt;&lt;Author&gt;Kansiime&lt;/Author&gt;&lt;Year&gt;2021&lt;/Year&gt;&lt;RecNum&gt;19&lt;/RecNum&gt;&lt;DisplayText&gt;[6]&lt;/DisplayText&gt;&lt;record&gt;&lt;rec-number&gt;19&lt;/rec-number&gt;&lt;foreign-keys&gt;&lt;key app="EN" db-id="5afra2929aw9efewdwv5axsfdzda9zxetv5a" timestamp="1620516639"&gt;19&lt;/key&gt;&lt;/foreign-keys&gt;&lt;ref-type name="Journal Article"&gt;17&lt;/ref-type&gt;&lt;contributors&gt;&lt;authors&gt;&lt;author&gt;Kansiime, Monica K&lt;/author&gt;&lt;author&gt;Tambo, Justice A&lt;/author&gt;&lt;author&gt;Mugambi, Idah&lt;/author&gt;&lt;author&gt;Bundi, Mary&lt;/author&gt;&lt;author&gt;Kara, Augustine&lt;/author&gt;&lt;author&gt;Owuor, Charles&lt;/author&gt;&lt;/authors&gt;&lt;/contributors&gt;&lt;titles&gt;&lt;title&gt;COVID-19 implications on household income and food security in Kenya and Uganda: Findings from a rapid assessment&lt;/title&gt;&lt;secondary-title&gt;World development&lt;/secondary-title&gt;&lt;/titles&gt;&lt;periodical&gt;&lt;full-title&gt;World development&lt;/full-title&gt;&lt;/periodical&gt;&lt;pages&gt;105199&lt;/pages&gt;&lt;volume&gt;137&lt;/volume&gt;&lt;dates&gt;&lt;year&gt;2021&lt;/year&gt;&lt;/dates&gt;&lt;isbn&gt;0305-750X&lt;/isbn&gt;&lt;urls&gt;&lt;/urls&gt;&lt;/record&gt;&lt;/Cite&gt;&lt;/EndNote&gt;</w:instrText>
      </w:r>
      <w:r w:rsidR="00AF53B7">
        <w:rPr>
          <w:color w:val="000000"/>
        </w:rPr>
        <w:fldChar w:fldCharType="separate"/>
      </w:r>
      <w:r w:rsidR="00E23BD2">
        <w:rPr>
          <w:noProof/>
          <w:color w:val="000000"/>
        </w:rPr>
        <w:t>[6]</w:t>
      </w:r>
      <w:r w:rsidR="00AF53B7">
        <w:rPr>
          <w:color w:val="000000"/>
        </w:rPr>
        <w:fldChar w:fldCharType="end"/>
      </w:r>
      <w:r>
        <w:rPr>
          <w:color w:val="000000"/>
        </w:rPr>
        <w:t xml:space="preserve">. The difficulty of any analysis, including this one, is objectively parsing out how much of the </w:t>
      </w:r>
      <w:r>
        <w:t>differential</w:t>
      </w:r>
      <w:r>
        <w:rPr>
          <w:color w:val="000000"/>
        </w:rPr>
        <w:t xml:space="preserve"> impact of the </w:t>
      </w:r>
      <w:r>
        <w:t>pandemic</w:t>
      </w:r>
      <w:r>
        <w:rPr>
          <w:color w:val="000000"/>
        </w:rPr>
        <w:t xml:space="preserve"> is due to countries’ p</w:t>
      </w:r>
      <w:r>
        <w:t>andemic response</w:t>
      </w:r>
      <w:r w:rsidR="00837F34">
        <w:t>s</w:t>
      </w:r>
      <w:r>
        <w:rPr>
          <w:color w:val="000000"/>
        </w:rPr>
        <w:t xml:space="preserve"> as compared to </w:t>
      </w:r>
      <w:r w:rsidR="00424537">
        <w:rPr>
          <w:color w:val="000000"/>
        </w:rPr>
        <w:t xml:space="preserve">the </w:t>
      </w:r>
      <w:r>
        <w:rPr>
          <w:color w:val="000000"/>
        </w:rPr>
        <w:t>pre</w:t>
      </w:r>
      <w:r w:rsidR="00CB2408">
        <w:rPr>
          <w:color w:val="000000"/>
        </w:rPr>
        <w:t>-</w:t>
      </w:r>
      <w:r>
        <w:rPr>
          <w:color w:val="000000"/>
        </w:rPr>
        <w:t>existing conditions within countries, such as a country</w:t>
      </w:r>
      <w:r>
        <w:t xml:space="preserve">’s </w:t>
      </w:r>
      <w:r w:rsidR="001C2B9F">
        <w:rPr>
          <w:color w:val="000000"/>
        </w:rPr>
        <w:t>pandemic preparedness</w:t>
      </w:r>
      <w:r w:rsidR="004D7EF6">
        <w:rPr>
          <w:color w:val="000000"/>
        </w:rPr>
        <w:t xml:space="preserve"> and response capacity</w:t>
      </w:r>
      <w:r w:rsidR="001C2B9F">
        <w:rPr>
          <w:color w:val="000000"/>
        </w:rPr>
        <w:t xml:space="preserve">, </w:t>
      </w:r>
      <w:r>
        <w:rPr>
          <w:color w:val="000000"/>
        </w:rPr>
        <w:t>disea</w:t>
      </w:r>
      <w:r>
        <w:t>se surveillance</w:t>
      </w:r>
      <w:r w:rsidR="00964ECB">
        <w:t xml:space="preserve"> system</w:t>
      </w:r>
      <w:r w:rsidR="00837F34">
        <w:t>,</w:t>
      </w:r>
      <w:r>
        <w:t xml:space="preserve"> and </w:t>
      </w:r>
      <w:r w:rsidR="004D7EF6">
        <w:rPr>
          <w:color w:val="000000"/>
        </w:rPr>
        <w:t>health system capacity and infrastructure</w:t>
      </w:r>
      <w:r>
        <w:rPr>
          <w:color w:val="000000"/>
        </w:rPr>
        <w:t xml:space="preserve">. </w:t>
      </w:r>
      <w:r w:rsidR="007B69B6">
        <w:rPr>
          <w:color w:val="000000"/>
        </w:rPr>
        <w:t xml:space="preserve"> </w:t>
      </w:r>
      <w:r>
        <w:rPr>
          <w:color w:val="000000"/>
        </w:rPr>
        <w:t>Other facets of disease spread, like the frequency of travel to and from countries with high levels of disease prevalence</w:t>
      </w:r>
      <w:r w:rsidR="006E72DB">
        <w:rPr>
          <w:color w:val="000000"/>
        </w:rPr>
        <w:t>, socio-demographic</w:t>
      </w:r>
      <w:r w:rsidR="00595226">
        <w:rPr>
          <w:color w:val="000000"/>
        </w:rPr>
        <w:t xml:space="preserve"> characteristics such as population size</w:t>
      </w:r>
      <w:r w:rsidR="00CA0F88">
        <w:rPr>
          <w:color w:val="000000"/>
        </w:rPr>
        <w:t>, age distribution,</w:t>
      </w:r>
      <w:r w:rsidR="00595226">
        <w:rPr>
          <w:color w:val="000000"/>
        </w:rPr>
        <w:t xml:space="preserve"> and density</w:t>
      </w:r>
      <w:r>
        <w:rPr>
          <w:color w:val="000000"/>
        </w:rPr>
        <w:t>,</w:t>
      </w:r>
      <w:r w:rsidR="006E72DB">
        <w:rPr>
          <w:color w:val="000000"/>
        </w:rPr>
        <w:t xml:space="preserve"> the prevalence and spread of COVID-19 variants,</w:t>
      </w:r>
      <w:r>
        <w:rPr>
          <w:color w:val="000000"/>
        </w:rPr>
        <w:t xml:space="preserve"> may also account for some of the variation</w:t>
      </w:r>
      <w:r w:rsidR="00424E01">
        <w:rPr>
          <w:color w:val="000000"/>
        </w:rPr>
        <w:t xml:space="preserve"> observed</w:t>
      </w:r>
      <w:r w:rsidR="00595226">
        <w:rPr>
          <w:color w:val="000000"/>
        </w:rPr>
        <w:t xml:space="preserve"> </w:t>
      </w:r>
      <w:r>
        <w:rPr>
          <w:color w:val="000000"/>
        </w:rPr>
        <w:t>in the impact of COVID-19</w:t>
      </w:r>
      <w:r w:rsidR="00595226">
        <w:rPr>
          <w:color w:val="000000"/>
        </w:rPr>
        <w:t xml:space="preserve"> across space and time</w:t>
      </w:r>
      <w:r w:rsidR="00CA0F88">
        <w:rPr>
          <w:color w:val="000000"/>
        </w:rPr>
        <w:t xml:space="preserve"> within and across countries</w:t>
      </w:r>
      <w:r>
        <w:rPr>
          <w:color w:val="000000"/>
        </w:rPr>
        <w:t>.</w:t>
      </w:r>
      <w:r w:rsidR="00595226">
        <w:rPr>
          <w:color w:val="000000"/>
        </w:rPr>
        <w:t xml:space="preserve"> While empirical evidence on the importance of these factors is</w:t>
      </w:r>
      <w:r w:rsidR="00DD7410">
        <w:rPr>
          <w:color w:val="000000"/>
        </w:rPr>
        <w:t xml:space="preserve"> </w:t>
      </w:r>
      <w:r w:rsidR="0078006A">
        <w:rPr>
          <w:color w:val="000000"/>
        </w:rPr>
        <w:t xml:space="preserve">growing and </w:t>
      </w:r>
      <w:r w:rsidR="00595226">
        <w:rPr>
          <w:color w:val="000000"/>
        </w:rPr>
        <w:t>essential to understanding the course of the pandemic and informing policy responses forward</w:t>
      </w:r>
      <w:r w:rsidR="009055F9">
        <w:rPr>
          <w:color w:val="000000"/>
        </w:rPr>
        <w:t xml:space="preserve">, </w:t>
      </w:r>
      <w:r w:rsidR="00062DCB">
        <w:rPr>
          <w:color w:val="000000"/>
        </w:rPr>
        <w:t>there are inherent methodological challenges involved</w:t>
      </w:r>
      <w:r w:rsidR="00DD7410">
        <w:rPr>
          <w:color w:val="000000"/>
        </w:rPr>
        <w:t xml:space="preserve"> in such analyses,</w:t>
      </w:r>
      <w:r w:rsidR="00062DCB">
        <w:rPr>
          <w:color w:val="000000"/>
        </w:rPr>
        <w:t xml:space="preserve"> and the pandemic is far from being over yet. </w:t>
      </w:r>
      <w:r w:rsidR="009055F9">
        <w:rPr>
          <w:color w:val="000000"/>
        </w:rPr>
        <w:t xml:space="preserve">  </w:t>
      </w:r>
    </w:p>
    <w:p w14:paraId="3AA6F763" w14:textId="77777777" w:rsidR="00337B37" w:rsidRDefault="00337B37">
      <w:pPr>
        <w:tabs>
          <w:tab w:val="left" w:pos="2970"/>
        </w:tabs>
        <w:rPr>
          <w:i/>
        </w:rPr>
      </w:pPr>
    </w:p>
    <w:p w14:paraId="00000018" w14:textId="77777777" w:rsidR="00C11C07" w:rsidRDefault="00675AD1">
      <w:pPr>
        <w:tabs>
          <w:tab w:val="left" w:pos="2970"/>
        </w:tabs>
        <w:rPr>
          <w:i/>
        </w:rPr>
      </w:pPr>
      <w:r>
        <w:rPr>
          <w:i/>
        </w:rPr>
        <w:t>Contributions of this background paper</w:t>
      </w:r>
    </w:p>
    <w:p w14:paraId="326D5E4B" w14:textId="77777777" w:rsidR="00337B37" w:rsidRDefault="00337B37">
      <w:pPr>
        <w:tabs>
          <w:tab w:val="left" w:pos="2970"/>
        </w:tabs>
        <w:rPr>
          <w:i/>
        </w:rPr>
      </w:pPr>
    </w:p>
    <w:p w14:paraId="5BAFC1E2" w14:textId="32DA5D5C"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First, the </w:t>
      </w:r>
      <w:r>
        <w:t>evidence</w:t>
      </w:r>
      <w:r w:rsidR="0041351D">
        <w:t>-</w:t>
      </w:r>
      <w:r>
        <w:t>base</w:t>
      </w:r>
      <w:r>
        <w:rPr>
          <w:color w:val="000000"/>
        </w:rPr>
        <w:t xml:space="preserve"> on </w:t>
      </w:r>
      <w:r w:rsidR="00424E01">
        <w:rPr>
          <w:color w:val="000000"/>
        </w:rPr>
        <w:t xml:space="preserve">national response strategies </w:t>
      </w:r>
      <w:r>
        <w:rPr>
          <w:color w:val="000000"/>
        </w:rPr>
        <w:t>to COVID-19 ha</w:t>
      </w:r>
      <w:r>
        <w:t>s</w:t>
      </w:r>
      <w:r>
        <w:rPr>
          <w:color w:val="000000"/>
        </w:rPr>
        <w:t xml:space="preserve"> largely fallen into two categories: broad</w:t>
      </w:r>
      <w:r w:rsidR="00380972">
        <w:rPr>
          <w:color w:val="000000"/>
        </w:rPr>
        <w:t>-brushed</w:t>
      </w:r>
      <w:r>
        <w:rPr>
          <w:color w:val="000000"/>
        </w:rPr>
        <w:t xml:space="preserve"> global datasets that compile surface-level data on countr</w:t>
      </w:r>
      <w:r w:rsidR="00424E01">
        <w:rPr>
          <w:color w:val="000000"/>
        </w:rPr>
        <w:t>y</w:t>
      </w:r>
      <w:r>
        <w:rPr>
          <w:color w:val="000000"/>
        </w:rPr>
        <w:t xml:space="preserve"> policies</w:t>
      </w:r>
      <w:r w:rsidR="007B4757">
        <w:rPr>
          <w:color w:val="000000"/>
        </w:rPr>
        <w:t xml:space="preserve"> and response strategies</w:t>
      </w:r>
      <w:r>
        <w:rPr>
          <w:color w:val="000000"/>
        </w:rPr>
        <w:t xml:space="preserve">; and in-depth qualitative research </w:t>
      </w:r>
      <w:r w:rsidR="009A56B4">
        <w:rPr>
          <w:color w:val="000000"/>
        </w:rPr>
        <w:t>studies</w:t>
      </w:r>
      <w:r>
        <w:rPr>
          <w:color w:val="000000"/>
        </w:rPr>
        <w:t xml:space="preserve"> that have generally, though not always, focused on pandemic response in high</w:t>
      </w:r>
      <w:r>
        <w:t>-</w:t>
      </w:r>
      <w:r>
        <w:rPr>
          <w:color w:val="000000"/>
        </w:rPr>
        <w:t>income country settings</w:t>
      </w:r>
      <w:r w:rsidR="007B4757">
        <w:rPr>
          <w:color w:val="000000"/>
        </w:rPr>
        <w:t xml:space="preserve"> as these countries got hit hard much earlier due to their higher global connectedness</w:t>
      </w:r>
      <w:r>
        <w:rPr>
          <w:color w:val="000000"/>
        </w:rPr>
        <w:t xml:space="preserve">. We aim to contribute to the </w:t>
      </w:r>
      <w:r w:rsidR="009A56B4">
        <w:rPr>
          <w:color w:val="000000"/>
        </w:rPr>
        <w:t xml:space="preserve">academic </w:t>
      </w:r>
      <w:r>
        <w:rPr>
          <w:color w:val="000000"/>
        </w:rPr>
        <w:t>literature by observing how different countries</w:t>
      </w:r>
      <w:r w:rsidR="009A56B4">
        <w:rPr>
          <w:color w:val="000000"/>
        </w:rPr>
        <w:t xml:space="preserve">, with a particular focus on those </w:t>
      </w:r>
      <w:r w:rsidR="009A56B4">
        <w:t>in low- and middle-income settings,</w:t>
      </w:r>
      <w:r>
        <w:rPr>
          <w:color w:val="000000"/>
        </w:rPr>
        <w:t xml:space="preserve"> have res</w:t>
      </w:r>
      <w:r w:rsidR="009A56B4">
        <w:rPr>
          <w:color w:val="000000"/>
        </w:rPr>
        <w:t xml:space="preserve">ponded to COVID-19 </w:t>
      </w:r>
      <w:r w:rsidR="00DD7410">
        <w:rPr>
          <w:color w:val="000000"/>
        </w:rPr>
        <w:t>in the initial</w:t>
      </w:r>
      <w:r w:rsidR="007B4757">
        <w:rPr>
          <w:color w:val="000000"/>
        </w:rPr>
        <w:t xml:space="preserve"> phase of the pandemic</w:t>
      </w:r>
      <w:r>
        <w:rPr>
          <w:color w:val="000000"/>
        </w:rPr>
        <w:t xml:space="preserve">. Such </w:t>
      </w:r>
      <w:r>
        <w:t>c</w:t>
      </w:r>
      <w:r>
        <w:rPr>
          <w:color w:val="000000"/>
        </w:rPr>
        <w:t xml:space="preserve">ountries are more likely to face higher </w:t>
      </w:r>
      <w:r>
        <w:t xml:space="preserve">disease </w:t>
      </w:r>
      <w:r w:rsidR="009A56B4">
        <w:t xml:space="preserve">burden </w:t>
      </w:r>
      <w:r>
        <w:t xml:space="preserve">and </w:t>
      </w:r>
      <w:r w:rsidR="009A56B4">
        <w:t xml:space="preserve">social and </w:t>
      </w:r>
      <w:r>
        <w:t xml:space="preserve">economic </w:t>
      </w:r>
      <w:r w:rsidR="009A56B4">
        <w:t>pressure</w:t>
      </w:r>
      <w:r w:rsidR="00005481">
        <w:t xml:space="preserve"> due to COVID-19</w:t>
      </w:r>
      <w:r>
        <w:rPr>
          <w:color w:val="000000"/>
        </w:rPr>
        <w:t xml:space="preserve"> because of </w:t>
      </w:r>
      <w:r w:rsidR="00005481">
        <w:rPr>
          <w:color w:val="000000"/>
        </w:rPr>
        <w:t xml:space="preserve">their </w:t>
      </w:r>
      <w:r>
        <w:t xml:space="preserve">weaker </w:t>
      </w:r>
      <w:r>
        <w:rPr>
          <w:color w:val="000000"/>
        </w:rPr>
        <w:t xml:space="preserve">health </w:t>
      </w:r>
      <w:r w:rsidR="00005481">
        <w:rPr>
          <w:color w:val="000000"/>
        </w:rPr>
        <w:t xml:space="preserve">system capacity and </w:t>
      </w:r>
      <w:r>
        <w:rPr>
          <w:color w:val="000000"/>
        </w:rPr>
        <w:t xml:space="preserve">infrastructure and </w:t>
      </w:r>
      <w:r w:rsidR="00005481">
        <w:rPr>
          <w:color w:val="000000"/>
        </w:rPr>
        <w:t>heightened</w:t>
      </w:r>
      <w:r>
        <w:rPr>
          <w:color w:val="000000"/>
        </w:rPr>
        <w:t xml:space="preserve"> demand for health care</w:t>
      </w:r>
      <w:r w:rsidR="007B4757">
        <w:rPr>
          <w:color w:val="000000"/>
        </w:rPr>
        <w:t xml:space="preserve"> </w:t>
      </w:r>
      <w:r w:rsidR="00452EB9">
        <w:rPr>
          <w:color w:val="000000"/>
        </w:rPr>
        <w:t>in a backdrop of</w:t>
      </w:r>
      <w:r w:rsidR="007B4757">
        <w:rPr>
          <w:color w:val="000000"/>
        </w:rPr>
        <w:t xml:space="preserve"> </w:t>
      </w:r>
      <w:r w:rsidR="00452EB9">
        <w:rPr>
          <w:color w:val="000000"/>
        </w:rPr>
        <w:t>highly strained</w:t>
      </w:r>
      <w:r w:rsidR="007B4757">
        <w:rPr>
          <w:color w:val="000000"/>
        </w:rPr>
        <w:t xml:space="preserve"> resources</w:t>
      </w:r>
      <w:r w:rsidR="00F47923">
        <w:rPr>
          <w:color w:val="000000"/>
        </w:rPr>
        <w:t xml:space="preserve"> </w:t>
      </w:r>
      <w:r w:rsidR="00AF53B7">
        <w:rPr>
          <w:color w:val="000000"/>
        </w:rPr>
        <w:fldChar w:fldCharType="begin"/>
      </w:r>
      <w:r w:rsidR="00E23BD2">
        <w:rPr>
          <w:color w:val="000000"/>
        </w:rPr>
        <w:instrText xml:space="preserve"> ADDIN EN.CITE &lt;EndNote&gt;&lt;Cite&gt;&lt;Author&gt;Walker&lt;/Author&gt;&lt;Year&gt;2020&lt;/Year&gt;&lt;RecNum&gt;27&lt;/RecNum&gt;&lt;DisplayText&gt;[7]&lt;/DisplayText&gt;&lt;record&gt;&lt;rec-number&gt;27&lt;/rec-number&gt;&lt;foreign-keys&gt;&lt;key app="EN" db-id="5afra2929aw9efewdwv5axsfdzda9zxetv5a" timestamp="1621898754"&gt;27&lt;/key&gt;&lt;/foreign-keys&gt;&lt;ref-type name="Journal Article"&gt;17&lt;/ref-type&gt;&lt;contributors&gt;&lt;authors&gt;&lt;author&gt;Walker, Patrick&lt;/author&gt;&lt;author&gt;Whittaker, Charles&lt;/author&gt;&lt;author&gt;Watson, Oliver&lt;/author&gt;&lt;author&gt;Baguelin, Marc&lt;/author&gt;&lt;author&gt;Ainslie, K&lt;/author&gt;&lt;author&gt;Bhatia, Sangeeta&lt;/author&gt;&lt;author&gt;Bhatt, Samir&lt;/author&gt;&lt;author&gt;Boonyasiri, A&lt;/author&gt;&lt;author&gt;Boyd, O&lt;/author&gt;&lt;author&gt;Cattarino, L&lt;/author&gt;&lt;/authors&gt;&lt;/contributors&gt;&lt;titles&gt;&lt;title&gt;Report 12: The global impact of COVID-19 and strategies for mitigation and suppression&lt;/title&gt;&lt;/titles&gt;&lt;dates&gt;&lt;year&gt;2020&lt;/year&gt;&lt;/dates&gt;&lt;urls&gt;&lt;/urls&gt;&lt;/record&gt;&lt;/Cite&gt;&lt;/EndNote&gt;</w:instrText>
      </w:r>
      <w:r w:rsidR="00AF53B7">
        <w:rPr>
          <w:color w:val="000000"/>
        </w:rPr>
        <w:fldChar w:fldCharType="separate"/>
      </w:r>
      <w:r w:rsidR="00E23BD2">
        <w:rPr>
          <w:noProof/>
          <w:color w:val="000000"/>
        </w:rPr>
        <w:t>[7]</w:t>
      </w:r>
      <w:r w:rsidR="00AF53B7">
        <w:rPr>
          <w:color w:val="000000"/>
        </w:rPr>
        <w:fldChar w:fldCharType="end"/>
      </w:r>
      <w:r>
        <w:rPr>
          <w:color w:val="000000"/>
        </w:rPr>
        <w:t xml:space="preserve">. </w:t>
      </w:r>
    </w:p>
    <w:p w14:paraId="00000019" w14:textId="00ADE25B" w:rsidR="00C11C07" w:rsidRDefault="00C11C07" w:rsidP="0084291A">
      <w:pPr>
        <w:pBdr>
          <w:top w:val="nil"/>
          <w:left w:val="nil"/>
          <w:bottom w:val="nil"/>
          <w:right w:val="nil"/>
          <w:between w:val="nil"/>
        </w:pBdr>
        <w:tabs>
          <w:tab w:val="left" w:pos="2970"/>
        </w:tabs>
        <w:ind w:left="720"/>
        <w:jc w:val="both"/>
        <w:rPr>
          <w:color w:val="000000"/>
        </w:rPr>
      </w:pPr>
    </w:p>
    <w:p w14:paraId="6491B586" w14:textId="0951DB5D"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Second, this background paper aims to not just describe </w:t>
      </w:r>
      <w:r w:rsidR="007B69B6">
        <w:rPr>
          <w:color w:val="000000"/>
        </w:rPr>
        <w:t xml:space="preserve">how </w:t>
      </w:r>
      <w:r>
        <w:rPr>
          <w:color w:val="000000"/>
        </w:rPr>
        <w:t xml:space="preserve">each </w:t>
      </w:r>
      <w:r w:rsidR="007B69B6">
        <w:rPr>
          <w:color w:val="000000"/>
        </w:rPr>
        <w:t xml:space="preserve">of the </w:t>
      </w:r>
      <w:r w:rsidR="00424537">
        <w:rPr>
          <w:color w:val="000000"/>
        </w:rPr>
        <w:t xml:space="preserve">six </w:t>
      </w:r>
      <w:r w:rsidR="007B69B6">
        <w:rPr>
          <w:color w:val="000000"/>
        </w:rPr>
        <w:t xml:space="preserve">case study </w:t>
      </w:r>
      <w:r>
        <w:rPr>
          <w:color w:val="000000"/>
        </w:rPr>
        <w:t>countr</w:t>
      </w:r>
      <w:r w:rsidR="007B69B6">
        <w:rPr>
          <w:color w:val="000000"/>
        </w:rPr>
        <w:t>ies</w:t>
      </w:r>
      <w:r>
        <w:rPr>
          <w:color w:val="000000"/>
        </w:rPr>
        <w:t xml:space="preserve"> </w:t>
      </w:r>
      <w:r w:rsidR="007B69B6">
        <w:rPr>
          <w:color w:val="000000"/>
        </w:rPr>
        <w:t>has</w:t>
      </w:r>
      <w:r>
        <w:rPr>
          <w:color w:val="000000"/>
        </w:rPr>
        <w:t xml:space="preserve"> </w:t>
      </w:r>
      <w:r w:rsidR="007B69B6">
        <w:rPr>
          <w:color w:val="000000"/>
        </w:rPr>
        <w:t>responded to</w:t>
      </w:r>
      <w:r w:rsidR="007B4757">
        <w:rPr>
          <w:color w:val="000000"/>
        </w:rPr>
        <w:t xml:space="preserve"> the pandemic</w:t>
      </w:r>
      <w:r w:rsidR="00DD7410">
        <w:rPr>
          <w:color w:val="000000"/>
        </w:rPr>
        <w:t>,</w:t>
      </w:r>
      <w:r w:rsidR="007B4757">
        <w:rPr>
          <w:color w:val="000000"/>
        </w:rPr>
        <w:t xml:space="preserve"> </w:t>
      </w:r>
      <w:r>
        <w:rPr>
          <w:color w:val="000000"/>
        </w:rPr>
        <w:t xml:space="preserve">but specifically elucidate the similarities </w:t>
      </w:r>
      <w:r>
        <w:rPr>
          <w:color w:val="000000"/>
        </w:rPr>
        <w:lastRenderedPageBreak/>
        <w:t xml:space="preserve">and differences in the policies and approaches </w:t>
      </w:r>
      <w:r w:rsidR="007B69B6">
        <w:rPr>
          <w:color w:val="000000"/>
        </w:rPr>
        <w:t xml:space="preserve">these </w:t>
      </w:r>
      <w:r>
        <w:rPr>
          <w:color w:val="000000"/>
        </w:rPr>
        <w:t xml:space="preserve">countries have </w:t>
      </w:r>
      <w:r w:rsidR="00380972">
        <w:rPr>
          <w:color w:val="000000"/>
        </w:rPr>
        <w:t xml:space="preserve">adopted </w:t>
      </w:r>
      <w:r>
        <w:rPr>
          <w:color w:val="000000"/>
        </w:rPr>
        <w:t xml:space="preserve">to confront the </w:t>
      </w:r>
      <w:r w:rsidR="00380972">
        <w:rPr>
          <w:color w:val="000000"/>
        </w:rPr>
        <w:t xml:space="preserve">multi-faceted </w:t>
      </w:r>
      <w:r>
        <w:rPr>
          <w:color w:val="000000"/>
        </w:rPr>
        <w:t>challenges posed by the COVID-19 pandemic</w:t>
      </w:r>
      <w:r w:rsidR="0078006A">
        <w:rPr>
          <w:color w:val="000000"/>
        </w:rPr>
        <w:t>,</w:t>
      </w:r>
      <w:r w:rsidR="00452EB9">
        <w:rPr>
          <w:color w:val="000000"/>
        </w:rPr>
        <w:t xml:space="preserve"> </w:t>
      </w:r>
      <w:r w:rsidR="007B69B6">
        <w:rPr>
          <w:color w:val="000000"/>
        </w:rPr>
        <w:t>with the recognition</w:t>
      </w:r>
      <w:r w:rsidR="00452EB9">
        <w:rPr>
          <w:color w:val="000000"/>
        </w:rPr>
        <w:t xml:space="preserve"> that </w:t>
      </w:r>
      <w:r w:rsidR="007B69B6">
        <w:rPr>
          <w:color w:val="000000"/>
        </w:rPr>
        <w:t xml:space="preserve">their health systems have provided </w:t>
      </w:r>
      <w:r w:rsidR="00424537">
        <w:rPr>
          <w:color w:val="000000"/>
        </w:rPr>
        <w:t xml:space="preserve">the </w:t>
      </w:r>
      <w:r w:rsidR="007B69B6">
        <w:rPr>
          <w:color w:val="000000"/>
        </w:rPr>
        <w:t>context for and shaped their pandemic response</w:t>
      </w:r>
      <w:r>
        <w:rPr>
          <w:color w:val="000000"/>
        </w:rPr>
        <w:t>.</w:t>
      </w:r>
      <w:r w:rsidR="007B4757">
        <w:rPr>
          <w:color w:val="000000"/>
        </w:rPr>
        <w:t xml:space="preserve"> By doing so, we aim to understand the extent to which the policies, approaches and measures taken by the six countries before and during the </w:t>
      </w:r>
      <w:r w:rsidR="0078006A">
        <w:rPr>
          <w:color w:val="000000"/>
        </w:rPr>
        <w:t xml:space="preserve">COVID-19 </w:t>
      </w:r>
      <w:r w:rsidR="007B4757">
        <w:rPr>
          <w:color w:val="000000"/>
        </w:rPr>
        <w:t xml:space="preserve">pandemic have further strengthened or weakened their health systems.   </w:t>
      </w:r>
      <w:r>
        <w:rPr>
          <w:color w:val="000000"/>
        </w:rPr>
        <w:t xml:space="preserve"> </w:t>
      </w:r>
    </w:p>
    <w:p w14:paraId="0000001A" w14:textId="44EDCC1B" w:rsidR="00C11C07" w:rsidRDefault="00C11C07" w:rsidP="0084291A">
      <w:pPr>
        <w:pBdr>
          <w:top w:val="nil"/>
          <w:left w:val="nil"/>
          <w:bottom w:val="nil"/>
          <w:right w:val="nil"/>
          <w:between w:val="nil"/>
        </w:pBdr>
        <w:tabs>
          <w:tab w:val="left" w:pos="2970"/>
        </w:tabs>
        <w:ind w:left="720"/>
        <w:jc w:val="both"/>
        <w:rPr>
          <w:color w:val="000000"/>
        </w:rPr>
      </w:pPr>
    </w:p>
    <w:p w14:paraId="0000001B" w14:textId="7D6C42B4" w:rsidR="00C11C07" w:rsidRDefault="00675AD1">
      <w:pPr>
        <w:numPr>
          <w:ilvl w:val="0"/>
          <w:numId w:val="7"/>
        </w:numPr>
        <w:pBdr>
          <w:top w:val="nil"/>
          <w:left w:val="nil"/>
          <w:bottom w:val="nil"/>
          <w:right w:val="nil"/>
          <w:between w:val="nil"/>
        </w:pBdr>
        <w:tabs>
          <w:tab w:val="left" w:pos="2970"/>
        </w:tabs>
        <w:jc w:val="both"/>
        <w:rPr>
          <w:color w:val="000000"/>
        </w:rPr>
      </w:pPr>
      <w:r>
        <w:rPr>
          <w:color w:val="000000"/>
        </w:rPr>
        <w:t>Third, we aim to proffer lessons learned based on a novel analysis of countries’ polici</w:t>
      </w:r>
      <w:r>
        <w:t xml:space="preserve">es and </w:t>
      </w:r>
      <w:r>
        <w:rPr>
          <w:color w:val="000000"/>
        </w:rPr>
        <w:t xml:space="preserve">approaches—both successful and unsuccessful—to the COVID-19 pandemic. In drawing these conclusions, we aim to fulfil </w:t>
      </w:r>
      <w:r w:rsidR="007C3286">
        <w:rPr>
          <w:color w:val="000000"/>
        </w:rPr>
        <w:t xml:space="preserve">three </w:t>
      </w:r>
      <w:r>
        <w:rPr>
          <w:color w:val="000000"/>
        </w:rPr>
        <w:t>key objectives:</w:t>
      </w:r>
      <w:r w:rsidR="007C3286">
        <w:rPr>
          <w:color w:val="000000"/>
        </w:rPr>
        <w:t xml:space="preserve"> first,</w:t>
      </w:r>
      <w:r>
        <w:rPr>
          <w:color w:val="000000"/>
        </w:rPr>
        <w:t xml:space="preserve"> to provide information that could inform </w:t>
      </w:r>
      <w:r w:rsidR="00AE04A7">
        <w:rPr>
          <w:color w:val="000000"/>
        </w:rPr>
        <w:t xml:space="preserve">national strategies and </w:t>
      </w:r>
      <w:r>
        <w:rPr>
          <w:color w:val="000000"/>
        </w:rPr>
        <w:t>approaches to combatting the pandemic n</w:t>
      </w:r>
      <w:r>
        <w:t>ow</w:t>
      </w:r>
      <w:r w:rsidR="007C3286">
        <w:t>, especially in resource-</w:t>
      </w:r>
      <w:r w:rsidR="007B4757">
        <w:t xml:space="preserve">limited </w:t>
      </w:r>
      <w:r w:rsidR="007C3286">
        <w:t>settings</w:t>
      </w:r>
      <w:r w:rsidR="00452EB9">
        <w:t>, as the pandemic is far from over yet</w:t>
      </w:r>
      <w:r w:rsidR="007C3286">
        <w:t xml:space="preserve">. Second, to offer recommendations about what policies should be taken if the world must co-exist with the pandemic </w:t>
      </w:r>
      <w:r w:rsidR="007B4757">
        <w:t>in</w:t>
      </w:r>
      <w:r w:rsidR="00452EB9">
        <w:t>to</w:t>
      </w:r>
      <w:r w:rsidR="007B4757">
        <w:t xml:space="preserve"> </w:t>
      </w:r>
      <w:r w:rsidR="007C3286">
        <w:t xml:space="preserve">the near future. </w:t>
      </w:r>
      <w:proofErr w:type="gramStart"/>
      <w:r w:rsidR="007C3286">
        <w:t>And</w:t>
      </w:r>
      <w:r w:rsidR="00452EB9">
        <w:t>,</w:t>
      </w:r>
      <w:proofErr w:type="gramEnd"/>
      <w:r w:rsidR="007C3286">
        <w:t xml:space="preserve"> third, to elucidate</w:t>
      </w:r>
      <w:r>
        <w:rPr>
          <w:color w:val="000000"/>
        </w:rPr>
        <w:t xml:space="preserve"> the lessons of this pandemic that could </w:t>
      </w:r>
      <w:r w:rsidR="0041351D">
        <w:rPr>
          <w:color w:val="000000"/>
        </w:rPr>
        <w:t xml:space="preserve">improve </w:t>
      </w:r>
      <w:r>
        <w:rPr>
          <w:color w:val="000000"/>
        </w:rPr>
        <w:t xml:space="preserve">countries’ </w:t>
      </w:r>
      <w:r w:rsidR="0041351D">
        <w:rPr>
          <w:color w:val="000000"/>
        </w:rPr>
        <w:t>capacity</w:t>
      </w:r>
      <w:r w:rsidR="00452EB9">
        <w:rPr>
          <w:color w:val="000000"/>
        </w:rPr>
        <w:t xml:space="preserve"> and resilience</w:t>
      </w:r>
      <w:r w:rsidR="0041351D">
        <w:rPr>
          <w:color w:val="000000"/>
        </w:rPr>
        <w:t xml:space="preserve"> to </w:t>
      </w:r>
      <w:r>
        <w:rPr>
          <w:color w:val="000000"/>
        </w:rPr>
        <w:t>respon</w:t>
      </w:r>
      <w:r w:rsidR="0041351D">
        <w:rPr>
          <w:color w:val="000000"/>
        </w:rPr>
        <w:t>d</w:t>
      </w:r>
      <w:r>
        <w:rPr>
          <w:color w:val="000000"/>
        </w:rPr>
        <w:t xml:space="preserve"> to </w:t>
      </w:r>
      <w:r w:rsidR="00AE04A7">
        <w:rPr>
          <w:color w:val="000000"/>
        </w:rPr>
        <w:t xml:space="preserve">similar </w:t>
      </w:r>
      <w:r>
        <w:rPr>
          <w:color w:val="000000"/>
        </w:rPr>
        <w:t>public health emergencies</w:t>
      </w:r>
      <w:r w:rsidR="007B4757">
        <w:rPr>
          <w:color w:val="000000"/>
        </w:rPr>
        <w:t xml:space="preserve"> in the future</w:t>
      </w:r>
      <w:r>
        <w:rPr>
          <w:color w:val="000000"/>
        </w:rPr>
        <w:t xml:space="preserve">. </w:t>
      </w:r>
    </w:p>
    <w:p w14:paraId="0000001C" w14:textId="77777777" w:rsidR="00C11C07" w:rsidRDefault="00C11C07">
      <w:pPr>
        <w:tabs>
          <w:tab w:val="left" w:pos="2970"/>
        </w:tabs>
      </w:pPr>
    </w:p>
    <w:p w14:paraId="0000001D" w14:textId="77777777" w:rsidR="00C11C07" w:rsidRDefault="00675AD1">
      <w:pPr>
        <w:tabs>
          <w:tab w:val="left" w:pos="2970"/>
        </w:tabs>
        <w:rPr>
          <w:i/>
        </w:rPr>
      </w:pPr>
      <w:r>
        <w:rPr>
          <w:i/>
        </w:rPr>
        <w:t>Methodology</w:t>
      </w:r>
    </w:p>
    <w:p w14:paraId="480CE675" w14:textId="77777777" w:rsidR="00337B37" w:rsidRDefault="00337B37">
      <w:pPr>
        <w:tabs>
          <w:tab w:val="left" w:pos="2970"/>
        </w:tabs>
        <w:rPr>
          <w:i/>
        </w:rPr>
      </w:pPr>
    </w:p>
    <w:p w14:paraId="44AA08D1" w14:textId="12B28483" w:rsidR="0084291A" w:rsidRDefault="00675AD1">
      <w:pPr>
        <w:numPr>
          <w:ilvl w:val="0"/>
          <w:numId w:val="2"/>
        </w:numPr>
        <w:pBdr>
          <w:top w:val="nil"/>
          <w:left w:val="nil"/>
          <w:bottom w:val="nil"/>
          <w:right w:val="nil"/>
          <w:between w:val="nil"/>
        </w:pBdr>
        <w:tabs>
          <w:tab w:val="left" w:pos="2970"/>
        </w:tabs>
        <w:jc w:val="both"/>
        <w:rPr>
          <w:color w:val="000000"/>
        </w:rPr>
      </w:pPr>
      <w:r>
        <w:rPr>
          <w:color w:val="000000"/>
        </w:rPr>
        <w:t>Until the COVID-19 pandemic has run its course, there are intrinsic difficulties in assessing the validity of countries’ self-reported data or third-party data on case</w:t>
      </w:r>
      <w:r w:rsidR="00CD2468">
        <w:rPr>
          <w:color w:val="000000"/>
        </w:rPr>
        <w:t>s</w:t>
      </w:r>
      <w:r>
        <w:rPr>
          <w:color w:val="000000"/>
        </w:rPr>
        <w:t xml:space="preserve"> or </w:t>
      </w:r>
      <w:r w:rsidR="00CD2468">
        <w:rPr>
          <w:color w:val="000000"/>
        </w:rPr>
        <w:t>deaths</w:t>
      </w:r>
      <w:r>
        <w:rPr>
          <w:color w:val="000000"/>
        </w:rPr>
        <w:t xml:space="preserve">. </w:t>
      </w:r>
      <w:sdt>
        <w:sdtPr>
          <w:tag w:val="goog_rdk_44"/>
          <w:id w:val="-2138869017"/>
        </w:sdtPr>
        <w:sdtEndPr/>
        <w:sdtContent>
          <w:r w:rsidR="00692CB6">
            <w:rPr>
              <w:color w:val="000000"/>
            </w:rPr>
            <w:t xml:space="preserve">Further, national statistics are not real-time, so there is a delay in obtaining data on the true health impact of the pandemic. </w:t>
          </w:r>
        </w:sdtContent>
      </w:sdt>
      <w:r>
        <w:rPr>
          <w:color w:val="000000"/>
        </w:rPr>
        <w:t xml:space="preserve">There are additional challenges in that </w:t>
      </w:r>
      <w:r w:rsidR="00692CB6">
        <w:rPr>
          <w:color w:val="000000"/>
        </w:rPr>
        <w:t xml:space="preserve">while </w:t>
      </w:r>
      <w:r>
        <w:rPr>
          <w:color w:val="000000"/>
        </w:rPr>
        <w:t xml:space="preserve">there </w:t>
      </w:r>
      <w:r w:rsidR="00BF4E40">
        <w:rPr>
          <w:color w:val="000000"/>
        </w:rPr>
        <w:t xml:space="preserve">were </w:t>
      </w:r>
      <w:r>
        <w:rPr>
          <w:color w:val="000000"/>
        </w:rPr>
        <w:t xml:space="preserve">limited </w:t>
      </w:r>
      <w:r w:rsidR="00FD6BFC">
        <w:rPr>
          <w:color w:val="000000"/>
        </w:rPr>
        <w:t>differences</w:t>
      </w:r>
      <w:r w:rsidR="00692CB6">
        <w:rPr>
          <w:color w:val="000000"/>
        </w:rPr>
        <w:t xml:space="preserve"> </w:t>
      </w:r>
      <w:r>
        <w:rPr>
          <w:color w:val="000000"/>
        </w:rPr>
        <w:t xml:space="preserve">in </w:t>
      </w:r>
      <w:r w:rsidR="00CC575E">
        <w:rPr>
          <w:color w:val="000000"/>
        </w:rPr>
        <w:t>national strategies</w:t>
      </w:r>
      <w:r>
        <w:rPr>
          <w:color w:val="000000"/>
        </w:rPr>
        <w:t xml:space="preserve"> and </w:t>
      </w:r>
      <w:r w:rsidR="00CC575E">
        <w:rPr>
          <w:color w:val="000000"/>
        </w:rPr>
        <w:t>response</w:t>
      </w:r>
      <w:r>
        <w:rPr>
          <w:color w:val="000000"/>
        </w:rPr>
        <w:t xml:space="preserve"> measures implemented across countries</w:t>
      </w:r>
      <w:r w:rsidR="00692CB6">
        <w:rPr>
          <w:color w:val="000000"/>
        </w:rPr>
        <w:t xml:space="preserve"> </w:t>
      </w:r>
      <w:r>
        <w:t xml:space="preserve">during the </w:t>
      </w:r>
      <w:r w:rsidR="00CC575E">
        <w:t xml:space="preserve">initial </w:t>
      </w:r>
      <w:r w:rsidR="00A04797">
        <w:t xml:space="preserve">phase </w:t>
      </w:r>
      <w:r>
        <w:t>of the pandemic (March-May 2020)</w:t>
      </w:r>
      <w:r w:rsidR="00692CB6">
        <w:t>, within-country and across-country difference</w:t>
      </w:r>
      <w:r w:rsidR="00FD6BFC">
        <w:t>s have become more marked</w:t>
      </w:r>
      <w:r>
        <w:rPr>
          <w:color w:val="000000"/>
        </w:rPr>
        <w:t xml:space="preserve"> </w:t>
      </w:r>
      <w:r w:rsidR="00FD6BFC">
        <w:rPr>
          <w:color w:val="000000"/>
        </w:rPr>
        <w:t xml:space="preserve">over time </w:t>
      </w:r>
      <w:r w:rsidR="00AF53B7">
        <w:rPr>
          <w:color w:val="000000"/>
        </w:rPr>
        <w:fldChar w:fldCharType="begin"/>
      </w:r>
      <w:r w:rsidR="00E23BD2">
        <w:rPr>
          <w:color w:val="000000"/>
        </w:rPr>
        <w:instrText xml:space="preserve"> ADDIN EN.CITE &lt;EndNote&gt;&lt;Cite&gt;&lt;Author&gt;Hale&lt;/Author&gt;&lt;Year&gt;2020&lt;/Year&gt;&lt;RecNum&gt;26&lt;/RecNum&gt;&lt;DisplayText&gt;[4, 7]&lt;/DisplayText&gt;&lt;record&gt;&lt;rec-number&gt;26&lt;/rec-number&gt;&lt;foreign-keys&gt;&lt;key app="EN" db-id="5afra2929aw9efewdwv5axsfdzda9zxetv5a" timestamp="1621898507"&gt;26&lt;/key&gt;&lt;/foreign-keys&gt;&lt;ref-type name="Journal Article"&gt;17&lt;/ref-type&gt;&lt;contributors&gt;&lt;authors&gt;&lt;author&gt;Hale, Thomas&lt;/author&gt;&lt;author&gt;Petherick, Anna&lt;/author&gt;&lt;author&gt;Phillips, Toby&lt;/author&gt;&lt;author&gt;Webster, Samuel&lt;/author&gt;&lt;/authors&gt;&lt;/contributors&gt;&lt;titles&gt;&lt;title&gt;Variation in government responses to COVID-19&lt;/title&gt;&lt;secondary-title&gt;Blavatnik school of government working paper&lt;/secondary-title&gt;&lt;/titles&gt;&lt;periodical&gt;&lt;full-title&gt;Blavatnik school of government working paper&lt;/full-title&gt;&lt;/periodical&gt;&lt;pages&gt;2020-11&lt;/pages&gt;&lt;volume&gt;31&lt;/volume&gt;&lt;dates&gt;&lt;year&gt;2020&lt;/year&gt;&lt;/dates&gt;&lt;urls&gt;&lt;/urls&gt;&lt;/record&gt;&lt;/Cite&gt;&lt;Cite&gt;&lt;Author&gt;Walker&lt;/Author&gt;&lt;Year&gt;2020&lt;/Year&gt;&lt;RecNum&gt;27&lt;/RecNum&gt;&lt;record&gt;&lt;rec-number&gt;27&lt;/rec-number&gt;&lt;foreign-keys&gt;&lt;key app="EN" db-id="5afra2929aw9efewdwv5axsfdzda9zxetv5a" timestamp="1621898754"&gt;27&lt;/key&gt;&lt;/foreign-keys&gt;&lt;ref-type name="Journal Article"&gt;17&lt;/ref-type&gt;&lt;contributors&gt;&lt;authors&gt;&lt;author&gt;Walker, Patrick&lt;/author&gt;&lt;author&gt;Whittaker, Charles&lt;/author&gt;&lt;author&gt;Watson, Oliver&lt;/author&gt;&lt;author&gt;Baguelin, Marc&lt;/author&gt;&lt;author&gt;Ainslie, K&lt;/author&gt;&lt;author&gt;Bhatia, Sangeeta&lt;/author&gt;&lt;author&gt;Bhatt, Samir&lt;/author&gt;&lt;author&gt;Boonyasiri, A&lt;/author&gt;&lt;author&gt;Boyd, O&lt;/author&gt;&lt;author&gt;Cattarino, L&lt;/author&gt;&lt;/authors&gt;&lt;/contributors&gt;&lt;titles&gt;&lt;title&gt;Report 12: The global impact of COVID-19 and strategies for mitigation and suppression&lt;/title&gt;&lt;/titles&gt;&lt;dates&gt;&lt;year&gt;2020&lt;/year&gt;&lt;/dates&gt;&lt;urls&gt;&lt;/urls&gt;&lt;/record&gt;&lt;/Cite&gt;&lt;/EndNote&gt;</w:instrText>
      </w:r>
      <w:r w:rsidR="00AF53B7">
        <w:rPr>
          <w:color w:val="000000"/>
        </w:rPr>
        <w:fldChar w:fldCharType="separate"/>
      </w:r>
      <w:r w:rsidR="00E23BD2">
        <w:rPr>
          <w:noProof/>
          <w:color w:val="000000"/>
        </w:rPr>
        <w:t>[4, 7]</w:t>
      </w:r>
      <w:r w:rsidR="00AF53B7">
        <w:rPr>
          <w:color w:val="000000"/>
        </w:rPr>
        <w:fldChar w:fldCharType="end"/>
      </w:r>
      <w:r>
        <w:rPr>
          <w:color w:val="000000"/>
        </w:rPr>
        <w:t xml:space="preserve">. </w:t>
      </w:r>
      <w:r w:rsidR="00FD6BFC">
        <w:rPr>
          <w:color w:val="000000"/>
        </w:rPr>
        <w:t xml:space="preserve">Additionally, </w:t>
      </w:r>
      <w:r>
        <w:rPr>
          <w:color w:val="000000"/>
        </w:rPr>
        <w:t>there ha</w:t>
      </w:r>
      <w:r w:rsidR="00FD6BFC">
        <w:rPr>
          <w:color w:val="000000"/>
        </w:rPr>
        <w:t>s</w:t>
      </w:r>
      <w:r>
        <w:rPr>
          <w:color w:val="000000"/>
        </w:rPr>
        <w:t xml:space="preserve"> been </w:t>
      </w:r>
      <w:r w:rsidR="00C83D38">
        <w:rPr>
          <w:color w:val="000000"/>
        </w:rPr>
        <w:t xml:space="preserve">clear </w:t>
      </w:r>
      <w:r w:rsidR="00FD6BFC">
        <w:rPr>
          <w:color w:val="000000"/>
        </w:rPr>
        <w:t xml:space="preserve">variation </w:t>
      </w:r>
      <w:r>
        <w:rPr>
          <w:color w:val="000000"/>
        </w:rPr>
        <w:t>in the level of implementation</w:t>
      </w:r>
      <w:r w:rsidR="008E3B14">
        <w:rPr>
          <w:color w:val="000000"/>
        </w:rPr>
        <w:t xml:space="preserve"> of policies</w:t>
      </w:r>
      <w:r>
        <w:rPr>
          <w:color w:val="000000"/>
        </w:rPr>
        <w:t xml:space="preserve"> and </w:t>
      </w:r>
      <w:r w:rsidR="00CD2468">
        <w:rPr>
          <w:color w:val="000000"/>
        </w:rPr>
        <w:t xml:space="preserve">the </w:t>
      </w:r>
      <w:r>
        <w:rPr>
          <w:color w:val="000000"/>
        </w:rPr>
        <w:t>level of adherence to those policies</w:t>
      </w:r>
      <w:r w:rsidR="00A04797">
        <w:rPr>
          <w:color w:val="000000"/>
        </w:rPr>
        <w:t xml:space="preserve"> within and across </w:t>
      </w:r>
      <w:proofErr w:type="gramStart"/>
      <w:r w:rsidR="00A04797">
        <w:rPr>
          <w:color w:val="000000"/>
        </w:rPr>
        <w:t>countries</w:t>
      </w:r>
      <w:r>
        <w:rPr>
          <w:color w:val="000000"/>
        </w:rPr>
        <w:t xml:space="preserve">, </w:t>
      </w:r>
      <w:r w:rsidR="00A04797">
        <w:rPr>
          <w:color w:val="000000"/>
        </w:rPr>
        <w:t>and</w:t>
      </w:r>
      <w:proofErr w:type="gramEnd"/>
      <w:r w:rsidR="00A04797">
        <w:rPr>
          <w:color w:val="000000"/>
        </w:rPr>
        <w:t xml:space="preserve"> </w:t>
      </w:r>
      <w:r>
        <w:rPr>
          <w:color w:val="000000"/>
        </w:rPr>
        <w:t xml:space="preserve">ascertaining these facets of implementation </w:t>
      </w:r>
      <w:r w:rsidR="00C83D38">
        <w:rPr>
          <w:color w:val="000000"/>
        </w:rPr>
        <w:t>is</w:t>
      </w:r>
      <w:r>
        <w:rPr>
          <w:color w:val="000000"/>
        </w:rPr>
        <w:t xml:space="preserve"> difficult while the pandemic is still ongoing. We thus attempt to draw conclusions by primarily using qualitative data </w:t>
      </w:r>
      <w:r w:rsidR="00AE04A7">
        <w:rPr>
          <w:color w:val="000000"/>
        </w:rPr>
        <w:t xml:space="preserve">and information </w:t>
      </w:r>
      <w:r>
        <w:rPr>
          <w:color w:val="000000"/>
        </w:rPr>
        <w:t xml:space="preserve">from </w:t>
      </w:r>
      <w:r w:rsidR="00AE04A7">
        <w:t xml:space="preserve">national and other official policy documents on COVID-19 response and </w:t>
      </w:r>
      <w:r w:rsidR="00E36E11">
        <w:t xml:space="preserve">the </w:t>
      </w:r>
      <w:r w:rsidR="00415CEA">
        <w:rPr>
          <w:color w:val="000000"/>
        </w:rPr>
        <w:t>academic literature</w:t>
      </w:r>
      <w:r w:rsidR="00753C6C">
        <w:rPr>
          <w:color w:val="000000"/>
        </w:rPr>
        <w:t xml:space="preserve"> to compare countries’ response strategies</w:t>
      </w:r>
      <w:r>
        <w:rPr>
          <w:color w:val="000000"/>
        </w:rPr>
        <w:t xml:space="preserve"> and the COVID-19 impacts. However, we do </w:t>
      </w:r>
      <w:r w:rsidR="00753C6C">
        <w:rPr>
          <w:color w:val="000000"/>
        </w:rPr>
        <w:t>present</w:t>
      </w:r>
      <w:r>
        <w:rPr>
          <w:color w:val="000000"/>
        </w:rPr>
        <w:t xml:space="preserve"> </w:t>
      </w:r>
      <w:r w:rsidR="002229CB">
        <w:rPr>
          <w:color w:val="000000"/>
        </w:rPr>
        <w:t xml:space="preserve">quantitative </w:t>
      </w:r>
      <w:r>
        <w:rPr>
          <w:color w:val="000000"/>
        </w:rPr>
        <w:t>data to buttress our arguments</w:t>
      </w:r>
      <w:r w:rsidR="00C83D38">
        <w:rPr>
          <w:color w:val="000000"/>
        </w:rPr>
        <w:t xml:space="preserve"> and findings</w:t>
      </w:r>
      <w:r>
        <w:rPr>
          <w:color w:val="000000"/>
        </w:rPr>
        <w:t xml:space="preserve"> when possible and when we have confidence in the data as presented.</w:t>
      </w:r>
    </w:p>
    <w:p w14:paraId="0000001E" w14:textId="7039EC4E" w:rsidR="00C11C07" w:rsidRDefault="00C11C07" w:rsidP="0084291A">
      <w:pPr>
        <w:pBdr>
          <w:top w:val="nil"/>
          <w:left w:val="nil"/>
          <w:bottom w:val="nil"/>
          <w:right w:val="nil"/>
          <w:between w:val="nil"/>
        </w:pBdr>
        <w:tabs>
          <w:tab w:val="left" w:pos="2970"/>
        </w:tabs>
        <w:ind w:left="720"/>
        <w:jc w:val="both"/>
        <w:rPr>
          <w:color w:val="000000"/>
        </w:rPr>
      </w:pPr>
    </w:p>
    <w:p w14:paraId="2C734229" w14:textId="3D44822F" w:rsidR="000B1E8E" w:rsidRDefault="00AD0483" w:rsidP="0084291A">
      <w:pPr>
        <w:numPr>
          <w:ilvl w:val="0"/>
          <w:numId w:val="2"/>
        </w:numPr>
        <w:pBdr>
          <w:top w:val="nil"/>
          <w:left w:val="nil"/>
          <w:bottom w:val="nil"/>
          <w:right w:val="nil"/>
          <w:between w:val="nil"/>
        </w:pBdr>
        <w:tabs>
          <w:tab w:val="left" w:pos="2970"/>
        </w:tabs>
        <w:jc w:val="both"/>
        <w:rPr>
          <w:color w:val="000000"/>
        </w:rPr>
      </w:pPr>
      <w:r>
        <w:rPr>
          <w:color w:val="000000"/>
        </w:rPr>
        <w:t xml:space="preserve">Determining which countries to include in our study was difficult for two reasons: first, the pandemic is still ongoing, </w:t>
      </w:r>
      <w:r w:rsidR="006078BB">
        <w:rPr>
          <w:color w:val="000000"/>
        </w:rPr>
        <w:t>and</w:t>
      </w:r>
      <w:r>
        <w:rPr>
          <w:color w:val="000000"/>
        </w:rPr>
        <w:t xml:space="preserve"> countries that </w:t>
      </w:r>
      <w:r w:rsidR="006078BB">
        <w:rPr>
          <w:color w:val="000000"/>
        </w:rPr>
        <w:t xml:space="preserve">have been </w:t>
      </w:r>
      <w:r>
        <w:rPr>
          <w:color w:val="000000"/>
        </w:rPr>
        <w:t xml:space="preserve">lauded for </w:t>
      </w:r>
      <w:r w:rsidR="008E3B14">
        <w:rPr>
          <w:color w:val="000000"/>
        </w:rPr>
        <w:t xml:space="preserve">their pandemic </w:t>
      </w:r>
      <w:r>
        <w:rPr>
          <w:color w:val="000000"/>
        </w:rPr>
        <w:t xml:space="preserve">response may </w:t>
      </w:r>
      <w:r w:rsidR="006078BB">
        <w:rPr>
          <w:color w:val="000000"/>
        </w:rPr>
        <w:t xml:space="preserve">still </w:t>
      </w:r>
      <w:r w:rsidR="00FD6BFC">
        <w:rPr>
          <w:color w:val="000000"/>
        </w:rPr>
        <w:t xml:space="preserve">experience </w:t>
      </w:r>
      <w:r>
        <w:rPr>
          <w:color w:val="000000"/>
        </w:rPr>
        <w:t xml:space="preserve">a </w:t>
      </w:r>
      <w:r w:rsidR="008E3B14">
        <w:rPr>
          <w:color w:val="000000"/>
        </w:rPr>
        <w:t>resurgence</w:t>
      </w:r>
      <w:r>
        <w:rPr>
          <w:color w:val="000000"/>
        </w:rPr>
        <w:t xml:space="preserve"> of </w:t>
      </w:r>
      <w:r w:rsidR="008E3B14">
        <w:rPr>
          <w:color w:val="000000"/>
        </w:rPr>
        <w:t xml:space="preserve">cases due to the complex </w:t>
      </w:r>
      <w:r w:rsidR="00E516E0">
        <w:rPr>
          <w:color w:val="000000"/>
        </w:rPr>
        <w:t xml:space="preserve">set of factors that shape disease </w:t>
      </w:r>
      <w:r w:rsidR="006078BB">
        <w:rPr>
          <w:color w:val="000000"/>
        </w:rPr>
        <w:t xml:space="preserve">transmission and </w:t>
      </w:r>
      <w:r w:rsidR="00E516E0">
        <w:rPr>
          <w:color w:val="000000"/>
        </w:rPr>
        <w:t>spread, including the emergence of more infectious variants of the virus</w:t>
      </w:r>
      <w:r>
        <w:rPr>
          <w:color w:val="000000"/>
        </w:rPr>
        <w:t xml:space="preserve">; and second, countries have experienced very different </w:t>
      </w:r>
      <w:r w:rsidR="00FD6BFC">
        <w:rPr>
          <w:color w:val="000000"/>
        </w:rPr>
        <w:t xml:space="preserve">per-person </w:t>
      </w:r>
      <w:r>
        <w:rPr>
          <w:color w:val="000000"/>
        </w:rPr>
        <w:t xml:space="preserve">rates of COVID-19 </w:t>
      </w:r>
      <w:r w:rsidR="00FD6BFC">
        <w:rPr>
          <w:color w:val="000000"/>
        </w:rPr>
        <w:t xml:space="preserve">infections </w:t>
      </w:r>
      <w:r>
        <w:rPr>
          <w:color w:val="000000"/>
        </w:rPr>
        <w:t xml:space="preserve">even when compared </w:t>
      </w:r>
      <w:r w:rsidR="00E36E11">
        <w:rPr>
          <w:color w:val="000000"/>
        </w:rPr>
        <w:t>with</w:t>
      </w:r>
      <w:r>
        <w:rPr>
          <w:color w:val="000000"/>
        </w:rPr>
        <w:t xml:space="preserve"> countries </w:t>
      </w:r>
      <w:r w:rsidR="000B781F">
        <w:rPr>
          <w:color w:val="000000"/>
        </w:rPr>
        <w:t>that</w:t>
      </w:r>
      <w:r>
        <w:rPr>
          <w:color w:val="000000"/>
        </w:rPr>
        <w:t xml:space="preserve"> are located in the same region </w:t>
      </w:r>
      <w:r w:rsidR="007A0D92">
        <w:rPr>
          <w:color w:val="000000"/>
        </w:rPr>
        <w:t>with similar level of economic development</w:t>
      </w:r>
      <w:r>
        <w:rPr>
          <w:color w:val="000000"/>
        </w:rPr>
        <w:t xml:space="preserve">, or have made similar progress towards </w:t>
      </w:r>
      <w:r w:rsidR="000B781F">
        <w:rPr>
          <w:color w:val="000000"/>
        </w:rPr>
        <w:t>universal healthcare coverage (UHC)</w:t>
      </w:r>
      <w:r>
        <w:rPr>
          <w:color w:val="000000"/>
        </w:rPr>
        <w:t xml:space="preserve"> (see Figure </w:t>
      </w:r>
      <w:del w:id="104" w:author="Sooyoung Kim" w:date="2021-06-28T17:53:00Z">
        <w:r w:rsidDel="00D35D57">
          <w:rPr>
            <w:color w:val="000000"/>
          </w:rPr>
          <w:delText>1</w:delText>
        </w:r>
      </w:del>
      <w:ins w:id="105" w:author="Sooyoung Kim" w:date="2021-06-28T17:53:00Z">
        <w:r w:rsidR="00D35D57">
          <w:rPr>
            <w:color w:val="000000"/>
          </w:rPr>
          <w:t>2</w:t>
        </w:r>
      </w:ins>
      <w:r>
        <w:rPr>
          <w:color w:val="000000"/>
        </w:rPr>
        <w:t>). We therefore attempted to select countries, especially those in resource-</w:t>
      </w:r>
      <w:r w:rsidR="006078BB">
        <w:rPr>
          <w:color w:val="000000"/>
        </w:rPr>
        <w:t xml:space="preserve">limited </w:t>
      </w:r>
      <w:r>
        <w:rPr>
          <w:color w:val="000000"/>
        </w:rPr>
        <w:t xml:space="preserve">settings, which took different policy approaches to the pandemic, and </w:t>
      </w:r>
      <w:r w:rsidR="008E3B14">
        <w:rPr>
          <w:color w:val="000000"/>
        </w:rPr>
        <w:t xml:space="preserve">undertook a </w:t>
      </w:r>
      <w:r>
        <w:rPr>
          <w:color w:val="000000"/>
        </w:rPr>
        <w:t>qualitative</w:t>
      </w:r>
      <w:r w:rsidR="008E3B14">
        <w:rPr>
          <w:color w:val="000000"/>
        </w:rPr>
        <w:t xml:space="preserve">, </w:t>
      </w:r>
      <w:r w:rsidR="008E3B14">
        <w:rPr>
          <w:color w:val="000000"/>
        </w:rPr>
        <w:lastRenderedPageBreak/>
        <w:t xml:space="preserve">context assessment of each country to </w:t>
      </w:r>
      <w:r w:rsidR="006078BB">
        <w:rPr>
          <w:color w:val="000000"/>
        </w:rPr>
        <w:t xml:space="preserve">assess </w:t>
      </w:r>
      <w:r w:rsidR="008E3B14">
        <w:rPr>
          <w:color w:val="000000"/>
        </w:rPr>
        <w:t>how</w:t>
      </w:r>
      <w:r>
        <w:rPr>
          <w:color w:val="000000"/>
        </w:rPr>
        <w:t xml:space="preserve"> those policies </w:t>
      </w:r>
      <w:r w:rsidR="000B781F">
        <w:rPr>
          <w:color w:val="000000"/>
        </w:rPr>
        <w:t xml:space="preserve">have </w:t>
      </w:r>
      <w:r w:rsidR="008E3B14">
        <w:rPr>
          <w:color w:val="000000"/>
        </w:rPr>
        <w:t>affected</w:t>
      </w:r>
      <w:r>
        <w:rPr>
          <w:color w:val="000000"/>
        </w:rPr>
        <w:t xml:space="preserve"> COVID-19 outcomes to date</w:t>
      </w:r>
      <w:r w:rsidR="006078BB">
        <w:rPr>
          <w:color w:val="000000"/>
        </w:rPr>
        <w:t xml:space="preserve"> and what policies and approaches have proved to be important</w:t>
      </w:r>
      <w:r>
        <w:rPr>
          <w:color w:val="000000"/>
        </w:rPr>
        <w:t xml:space="preserve">. </w:t>
      </w:r>
      <w:r w:rsidR="00675AD1" w:rsidRPr="000B1E8E">
        <w:rPr>
          <w:color w:val="000000"/>
        </w:rPr>
        <w:t xml:space="preserve"> </w:t>
      </w:r>
    </w:p>
    <w:p w14:paraId="0000001F" w14:textId="162C9474" w:rsidR="00C11C07" w:rsidRPr="000B1E8E" w:rsidRDefault="00675AD1" w:rsidP="0078006A">
      <w:pPr>
        <w:pBdr>
          <w:top w:val="nil"/>
          <w:left w:val="nil"/>
          <w:bottom w:val="nil"/>
          <w:right w:val="nil"/>
          <w:between w:val="nil"/>
        </w:pBdr>
        <w:tabs>
          <w:tab w:val="left" w:pos="2970"/>
        </w:tabs>
        <w:ind w:left="720"/>
        <w:jc w:val="center"/>
        <w:rPr>
          <w:color w:val="000000"/>
        </w:rPr>
      </w:pPr>
      <w:r w:rsidRPr="000B1E8E">
        <w:rPr>
          <w:color w:val="000000"/>
        </w:rPr>
        <w:br/>
      </w:r>
      <w:r w:rsidR="0078006A">
        <w:rPr>
          <w:noProof/>
          <w:color w:val="000000"/>
        </w:rPr>
        <w:drawing>
          <wp:inline distT="0" distB="0" distL="0" distR="0" wp14:anchorId="15AA11A4" wp14:editId="7910D79D">
            <wp:extent cx="5731510" cy="22047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HC_COVID_merged_by_regio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204720"/>
                    </a:xfrm>
                    <a:prstGeom prst="rect">
                      <a:avLst/>
                    </a:prstGeom>
                  </pic:spPr>
                </pic:pic>
              </a:graphicData>
            </a:graphic>
          </wp:inline>
        </w:drawing>
      </w:r>
    </w:p>
    <w:p w14:paraId="00000020" w14:textId="2FF5905D" w:rsidR="00C11C07" w:rsidRDefault="00675AD1">
      <w:pPr>
        <w:tabs>
          <w:tab w:val="left" w:pos="2970"/>
        </w:tabs>
        <w:jc w:val="center"/>
      </w:pPr>
      <w:r>
        <w:t xml:space="preserve">Figure </w:t>
      </w:r>
      <w:ins w:id="106" w:author="Sooyoung Kim" w:date="2021-06-28T16:35:00Z">
        <w:r w:rsidR="00E23BD2">
          <w:t>2</w:t>
        </w:r>
      </w:ins>
      <w:del w:id="107" w:author="Sooyoung Kim" w:date="2021-06-28T16:35:00Z">
        <w:r w:rsidDel="00E23BD2">
          <w:delText>1</w:delText>
        </w:r>
      </w:del>
      <w:r>
        <w:t xml:space="preserve">. </w:t>
      </w:r>
      <w:r w:rsidR="00266DE6">
        <w:t>A visualization of c</w:t>
      </w:r>
      <w:r w:rsidR="00201576">
        <w:t xml:space="preserve">umulative </w:t>
      </w:r>
      <w:r w:rsidR="00266DE6">
        <w:t>COVID</w:t>
      </w:r>
      <w:r w:rsidR="00201576">
        <w:t>-19 cases and Universal Health Coverage</w:t>
      </w:r>
      <w:r w:rsidR="006078BB">
        <w:t xml:space="preserve"> (UHC)</w:t>
      </w:r>
      <w:r w:rsidR="00201576">
        <w:t xml:space="preserve"> Index</w:t>
      </w:r>
      <w:r w:rsidR="00266DE6">
        <w:t xml:space="preserve"> by income group </w:t>
      </w:r>
      <w:r w:rsidR="002D0951">
        <w:t>(UM=Upper-Middle; LM=Lower-</w:t>
      </w:r>
      <w:r w:rsidR="006078BB">
        <w:t xml:space="preserve">Middle) </w:t>
      </w:r>
      <w:r w:rsidR="00266DE6">
        <w:t xml:space="preserve">and </w:t>
      </w:r>
      <w:r w:rsidR="0078006A">
        <w:t xml:space="preserve">geographic </w:t>
      </w:r>
      <w:r w:rsidR="00266DE6">
        <w:t>region</w:t>
      </w:r>
    </w:p>
    <w:p w14:paraId="00000021" w14:textId="774B26C6" w:rsidR="00C11C07" w:rsidRDefault="00C11C07">
      <w:pPr>
        <w:tabs>
          <w:tab w:val="left" w:pos="2970"/>
        </w:tabs>
      </w:pPr>
    </w:p>
    <w:p w14:paraId="191B68D4" w14:textId="77777777" w:rsidR="00AF53B7" w:rsidRDefault="00AF53B7">
      <w:pPr>
        <w:tabs>
          <w:tab w:val="left" w:pos="2970"/>
        </w:tabs>
      </w:pPr>
    </w:p>
    <w:p w14:paraId="00000022" w14:textId="4B1CFD67" w:rsidR="00C11C07" w:rsidDel="00E23BD2" w:rsidRDefault="0035619E">
      <w:pPr>
        <w:tabs>
          <w:tab w:val="left" w:pos="2970"/>
        </w:tabs>
        <w:rPr>
          <w:del w:id="108" w:author="Sooyoung Kim" w:date="2021-06-28T16:34:00Z"/>
          <w:i/>
        </w:rPr>
      </w:pPr>
      <w:del w:id="109" w:author="Sooyoung Kim" w:date="2021-06-28T16:34:00Z">
        <w:r w:rsidDel="00E23BD2">
          <w:rPr>
            <w:i/>
          </w:rPr>
          <w:delText>F</w:delText>
        </w:r>
        <w:r w:rsidR="00675AD1" w:rsidDel="00E23BD2">
          <w:rPr>
            <w:i/>
          </w:rPr>
          <w:delText>indings</w:delText>
        </w:r>
        <w:r w:rsidR="000B1E8E" w:rsidDel="00E23BD2">
          <w:rPr>
            <w:i/>
          </w:rPr>
          <w:delText xml:space="preserve"> </w:delText>
        </w:r>
        <w:r w:rsidDel="00E23BD2">
          <w:rPr>
            <w:i/>
          </w:rPr>
          <w:delText xml:space="preserve"> </w:delText>
        </w:r>
      </w:del>
    </w:p>
    <w:p w14:paraId="381952C0" w14:textId="32324391" w:rsidR="002B21BB" w:rsidDel="00E23BD2" w:rsidRDefault="002B21BB">
      <w:pPr>
        <w:tabs>
          <w:tab w:val="left" w:pos="2970"/>
        </w:tabs>
        <w:rPr>
          <w:del w:id="110" w:author="Sooyoung Kim" w:date="2021-06-28T16:34:00Z"/>
          <w:i/>
        </w:rPr>
      </w:pPr>
    </w:p>
    <w:p w14:paraId="5A690420" w14:textId="15AB67AD" w:rsidR="002E66A7" w:rsidDel="00E23BD2" w:rsidRDefault="00675AD1" w:rsidP="00D974DB">
      <w:pPr>
        <w:pStyle w:val="ListParagraph"/>
        <w:numPr>
          <w:ilvl w:val="0"/>
          <w:numId w:val="9"/>
        </w:numPr>
        <w:pBdr>
          <w:top w:val="nil"/>
          <w:left w:val="nil"/>
          <w:bottom w:val="nil"/>
          <w:right w:val="nil"/>
          <w:between w:val="nil"/>
        </w:pBdr>
        <w:tabs>
          <w:tab w:val="left" w:pos="2970"/>
        </w:tabs>
        <w:jc w:val="both"/>
        <w:rPr>
          <w:del w:id="111" w:author="Sooyoung Kim" w:date="2021-06-28T16:34:00Z"/>
          <w:color w:val="000000"/>
        </w:rPr>
      </w:pPr>
      <w:del w:id="112" w:author="Sooyoung Kim" w:date="2021-06-28T16:34:00Z">
        <w:r w:rsidRPr="001D46A8" w:rsidDel="00E23BD2">
          <w:rPr>
            <w:color w:val="000000"/>
          </w:rPr>
          <w:delText xml:space="preserve">We find that a </w:delText>
        </w:r>
        <w:r w:rsidR="000B781F" w:rsidDel="00E23BD2">
          <w:rPr>
            <w:color w:val="000000"/>
          </w:rPr>
          <w:delText>country’s</w:delText>
        </w:r>
        <w:r w:rsidR="000B781F" w:rsidRPr="001D46A8" w:rsidDel="00E23BD2">
          <w:rPr>
            <w:color w:val="000000"/>
          </w:rPr>
          <w:delText xml:space="preserve"> </w:delText>
        </w:r>
        <w:r w:rsidRPr="001D46A8" w:rsidDel="00E23BD2">
          <w:rPr>
            <w:color w:val="000000"/>
          </w:rPr>
          <w:delText xml:space="preserve">level of pandemic preparedness, the speed </w:delText>
        </w:r>
        <w:r w:rsidDel="00E23BD2">
          <w:delText>with which it responded</w:delText>
        </w:r>
        <w:r w:rsidRPr="001D46A8" w:rsidDel="00E23BD2">
          <w:rPr>
            <w:color w:val="000000"/>
          </w:rPr>
          <w:delText xml:space="preserve"> to the spread of COVID-19, and the comprehensiveness of </w:delText>
        </w:r>
        <w:r w:rsidR="00AF6646" w:rsidDel="00E23BD2">
          <w:rPr>
            <w:color w:val="000000"/>
          </w:rPr>
          <w:delText xml:space="preserve">its </w:delText>
        </w:r>
        <w:r w:rsidDel="00E23BD2">
          <w:delText xml:space="preserve">pandemic response measures </w:delText>
        </w:r>
        <w:r w:rsidRPr="001D46A8" w:rsidDel="00E23BD2">
          <w:rPr>
            <w:color w:val="000000"/>
          </w:rPr>
          <w:delText xml:space="preserve">impacted </w:delText>
        </w:r>
        <w:r w:rsidR="00E36E11" w:rsidDel="00E23BD2">
          <w:rPr>
            <w:color w:val="000000"/>
          </w:rPr>
          <w:delText>its</w:delText>
        </w:r>
        <w:r w:rsidRPr="001D46A8" w:rsidDel="00E23BD2">
          <w:rPr>
            <w:color w:val="000000"/>
          </w:rPr>
          <w:delText xml:space="preserve"> ability to </w:delText>
        </w:r>
        <w:r w:rsidR="004D7EF6" w:rsidRPr="001D46A8" w:rsidDel="00E23BD2">
          <w:rPr>
            <w:color w:val="000000"/>
          </w:rPr>
          <w:delText>cope with</w:delText>
        </w:r>
        <w:r w:rsidRPr="001D46A8" w:rsidDel="00E23BD2">
          <w:rPr>
            <w:color w:val="000000"/>
          </w:rPr>
          <w:delText xml:space="preserve"> the pandemic. </w:delText>
        </w:r>
        <w:r w:rsidR="001510B7" w:rsidRPr="001510B7" w:rsidDel="00E23BD2">
          <w:rPr>
            <w:color w:val="333333"/>
            <w:shd w:val="clear" w:color="auto" w:fill="FFFFFF"/>
          </w:rPr>
          <w:delText xml:space="preserve">These findings </w:delText>
        </w:r>
        <w:r w:rsidR="001510B7" w:rsidDel="00E23BD2">
          <w:rPr>
            <w:color w:val="333333"/>
            <w:shd w:val="clear" w:color="auto" w:fill="FFFFFF"/>
          </w:rPr>
          <w:delText>show that low-</w:delText>
        </w:r>
        <w:r w:rsidR="001510B7" w:rsidRPr="001510B7" w:rsidDel="00E23BD2">
          <w:rPr>
            <w:color w:val="333333"/>
            <w:shd w:val="clear" w:color="auto" w:fill="FFFFFF"/>
          </w:rPr>
          <w:delText>income countries can use their resources efficiently and innovatively to cope with a public health emergency</w:delText>
        </w:r>
        <w:r w:rsidR="001510B7" w:rsidDel="00E23BD2">
          <w:rPr>
            <w:rFonts w:ascii="Helvetica Neue" w:hAnsi="Helvetica Neue"/>
            <w:color w:val="333333"/>
            <w:shd w:val="clear" w:color="auto" w:fill="FFFFFF"/>
          </w:rPr>
          <w:delText>.</w:delText>
        </w:r>
        <w:r w:rsidR="001510B7" w:rsidRPr="001D46A8" w:rsidDel="00E23BD2">
          <w:rPr>
            <w:color w:val="000000"/>
          </w:rPr>
          <w:delText xml:space="preserve"> </w:delText>
        </w:r>
        <w:r w:rsidRPr="001D46A8" w:rsidDel="00E23BD2">
          <w:rPr>
            <w:color w:val="000000"/>
          </w:rPr>
          <w:delText>Meanwhile, there</w:delText>
        </w:r>
        <w:r w:rsidDel="00E23BD2">
          <w:delText xml:space="preserve"> is</w:delText>
        </w:r>
        <w:r w:rsidRPr="001D46A8" w:rsidDel="00E23BD2">
          <w:rPr>
            <w:color w:val="000000"/>
          </w:rPr>
          <w:delText xml:space="preserve"> only moderate evidence that a </w:delText>
        </w:r>
        <w:r w:rsidR="000B781F" w:rsidDel="00E23BD2">
          <w:rPr>
            <w:color w:val="000000"/>
          </w:rPr>
          <w:delText>country’s</w:delText>
        </w:r>
        <w:r w:rsidR="000B781F" w:rsidRPr="001D46A8" w:rsidDel="00E23BD2">
          <w:rPr>
            <w:color w:val="000000"/>
          </w:rPr>
          <w:delText xml:space="preserve"> </w:delText>
        </w:r>
        <w:r w:rsidR="002E66A7" w:rsidDel="00E23BD2">
          <w:rPr>
            <w:color w:val="000000"/>
          </w:rPr>
          <w:delText>health system capacity and universal health care coverage</w:delText>
        </w:r>
        <w:r w:rsidR="002E66A7" w:rsidRPr="001D46A8" w:rsidDel="00E23BD2">
          <w:rPr>
            <w:color w:val="000000"/>
          </w:rPr>
          <w:delText xml:space="preserve"> </w:delText>
        </w:r>
        <w:r w:rsidRPr="001D46A8" w:rsidDel="00E23BD2">
          <w:rPr>
            <w:color w:val="000000"/>
          </w:rPr>
          <w:delText xml:space="preserve">impacted the </w:delText>
        </w:r>
        <w:r w:rsidR="008E3B14" w:rsidDel="00E23BD2">
          <w:rPr>
            <w:color w:val="000000"/>
          </w:rPr>
          <w:delText>country</w:delText>
        </w:r>
        <w:r w:rsidR="008E3B14" w:rsidRPr="001D46A8" w:rsidDel="00E23BD2">
          <w:rPr>
            <w:color w:val="000000"/>
          </w:rPr>
          <w:delText xml:space="preserve">’s </w:delText>
        </w:r>
        <w:r w:rsidRPr="001D46A8" w:rsidDel="00E23BD2">
          <w:rPr>
            <w:color w:val="000000"/>
          </w:rPr>
          <w:delText xml:space="preserve">ability to address the COVID-19 pandemic, there is other evidence to suggest that </w:delText>
        </w:r>
        <w:r w:rsidR="002E66A7" w:rsidDel="00E23BD2">
          <w:rPr>
            <w:color w:val="000000"/>
          </w:rPr>
          <w:delText xml:space="preserve">it </w:delText>
        </w:r>
        <w:r w:rsidRPr="001D46A8" w:rsidDel="00E23BD2">
          <w:rPr>
            <w:color w:val="000000"/>
          </w:rPr>
          <w:delText xml:space="preserve">may impact a country’s ability to recover quickly </w:delText>
        </w:r>
        <w:r w:rsidR="0065096D" w:rsidDel="00E23BD2">
          <w:rPr>
            <w:color w:val="000000"/>
          </w:rPr>
          <w:delText>from</w:delText>
        </w:r>
        <w:r w:rsidR="0065096D" w:rsidRPr="001D46A8" w:rsidDel="00E23BD2">
          <w:rPr>
            <w:color w:val="000000"/>
          </w:rPr>
          <w:delText xml:space="preserve"> </w:delText>
        </w:r>
        <w:r w:rsidRPr="001D46A8" w:rsidDel="00E23BD2">
          <w:rPr>
            <w:color w:val="000000"/>
          </w:rPr>
          <w:delText>the pandemic.</w:delText>
        </w:r>
        <w:r w:rsidR="002E66A7" w:rsidDel="00E23BD2">
          <w:rPr>
            <w:color w:val="000000"/>
          </w:rPr>
          <w:delText xml:space="preserve"> Conversely, the pandemic exposed the weaknesses of fragmented health systems centered around for-profit health care providers</w:delText>
        </w:r>
        <w:r w:rsidR="00153704" w:rsidDel="00E23BD2">
          <w:rPr>
            <w:color w:val="000000"/>
          </w:rPr>
          <w:delText xml:space="preserve">, including in high income settings such as </w:delText>
        </w:r>
        <w:r w:rsidR="002E66A7" w:rsidDel="00E23BD2">
          <w:rPr>
            <w:color w:val="000000"/>
          </w:rPr>
          <w:delText xml:space="preserve">the United States. </w:delText>
        </w:r>
      </w:del>
    </w:p>
    <w:p w14:paraId="00A9C345" w14:textId="6BB51330" w:rsidR="00BD682D" w:rsidRPr="00BD682D" w:rsidDel="00E23BD2" w:rsidRDefault="00BD682D" w:rsidP="00201576">
      <w:pPr>
        <w:pStyle w:val="ListParagraph"/>
        <w:pBdr>
          <w:top w:val="nil"/>
          <w:left w:val="nil"/>
          <w:bottom w:val="nil"/>
          <w:right w:val="nil"/>
          <w:between w:val="nil"/>
        </w:pBdr>
        <w:tabs>
          <w:tab w:val="left" w:pos="2970"/>
        </w:tabs>
        <w:jc w:val="both"/>
        <w:rPr>
          <w:del w:id="113" w:author="Sooyoung Kim" w:date="2021-06-28T16:34:00Z"/>
        </w:rPr>
      </w:pPr>
    </w:p>
    <w:p w14:paraId="1DAA5091" w14:textId="6E2F3F47" w:rsidR="00BD682D" w:rsidDel="00E23BD2" w:rsidRDefault="00BD682D" w:rsidP="00BD682D">
      <w:pPr>
        <w:numPr>
          <w:ilvl w:val="0"/>
          <w:numId w:val="9"/>
        </w:numPr>
        <w:pBdr>
          <w:top w:val="nil"/>
          <w:left w:val="nil"/>
          <w:bottom w:val="nil"/>
          <w:right w:val="nil"/>
          <w:between w:val="nil"/>
        </w:pBdr>
        <w:tabs>
          <w:tab w:val="left" w:pos="2970"/>
        </w:tabs>
        <w:jc w:val="both"/>
        <w:rPr>
          <w:del w:id="114" w:author="Sooyoung Kim" w:date="2021-06-28T16:34:00Z"/>
          <w:color w:val="000000"/>
        </w:rPr>
      </w:pPr>
      <w:del w:id="115" w:author="Sooyoung Kim" w:date="2021-06-28T16:34:00Z">
        <w:r w:rsidDel="00E23BD2">
          <w:rPr>
            <w:color w:val="000000"/>
          </w:rPr>
          <w:delText xml:space="preserve">The emerging lessons also highlight the paramount importance of political readiness and </w:delText>
        </w:r>
        <w:r w:rsidR="0065096D" w:rsidDel="00E23BD2">
          <w:rPr>
            <w:color w:val="000000"/>
          </w:rPr>
          <w:delText xml:space="preserve">capacity </w:delText>
        </w:r>
        <w:r w:rsidDel="00E23BD2">
          <w:rPr>
            <w:color w:val="000000"/>
          </w:rPr>
          <w:delText xml:space="preserve">to mount coordinated action from central to local levels, particularly across the health sector (e.g., Thailand and Viet Nam). These lessons also spotlight the </w:delText>
        </w:r>
        <w:r w:rsidR="004A20EB" w:rsidDel="00E23BD2">
          <w:rPr>
            <w:color w:val="000000"/>
          </w:rPr>
          <w:delText xml:space="preserve">importance </w:delText>
        </w:r>
        <w:r w:rsidDel="00E23BD2">
          <w:rPr>
            <w:color w:val="000000"/>
          </w:rPr>
          <w:delText>of trust and government legitimacy among the public (e.g., Rwanda and Viet Nam)</w:delText>
        </w:r>
        <w:r w:rsidR="004A20EB" w:rsidDel="00E23BD2">
          <w:rPr>
            <w:color w:val="000000"/>
          </w:rPr>
          <w:delText xml:space="preserve"> and </w:delText>
        </w:r>
        <w:r w:rsidDel="00E23BD2">
          <w:rPr>
            <w:color w:val="000000"/>
          </w:rPr>
          <w:delText xml:space="preserve">the significance of past experience with pandemics and resulting public health emergency preparedness (e.g., Viet Nam, South Korea, and Taiwan). Of note, countries initially appeared to have observed their neighbors’ </w:delText>
        </w:r>
        <w:r w:rsidR="0065096D" w:rsidDel="00E23BD2">
          <w:rPr>
            <w:color w:val="000000"/>
          </w:rPr>
          <w:delText xml:space="preserve">pandemic </w:delText>
        </w:r>
        <w:r w:rsidDel="00E23BD2">
          <w:rPr>
            <w:color w:val="000000"/>
          </w:rPr>
          <w:delText xml:space="preserve">response and acted in concert before diverging policy-wise in later months, which </w:delText>
        </w:r>
        <w:r w:rsidDel="00E23BD2">
          <w:delText>in part</w:delText>
        </w:r>
        <w:r w:rsidDel="00E23BD2">
          <w:rPr>
            <w:color w:val="000000"/>
          </w:rPr>
          <w:delText xml:space="preserve"> explains why various regions had initially similar levels of COVID-19 case counts </w:delText>
        </w:r>
        <w:r w:rsidR="00526EAD" w:rsidDel="00E23BD2">
          <w:rPr>
            <w:color w:val="000000"/>
          </w:rPr>
          <w:fldChar w:fldCharType="begin"/>
        </w:r>
        <w:r w:rsidR="00526EAD" w:rsidDel="00E23BD2">
          <w:rPr>
            <w:color w:val="000000"/>
          </w:rPr>
          <w:delInstrText xml:space="preserve"> ADDIN EN.CITE &lt;EndNote&gt;&lt;Cite&gt;&lt;Author&gt;Hale&lt;/Author&gt;&lt;Year&gt;2021&lt;/Year&gt;&lt;RecNum&gt;16&lt;/RecNum&gt;&lt;DisplayText&gt;[7]&lt;/DisplayText&gt;&lt;record&gt;&lt;rec-number&gt;16&lt;/rec-number&gt;&lt;foreign-keys&gt;&lt;key app="EN" db-id="5afra2929aw9efewdwv5axsfdzda9zxetv5a" timestamp="1620507106"&gt;16&lt;/key&gt;&lt;/foreign-keys&gt;&lt;ref-type name="Journal Article"&gt;17&lt;/ref-type&gt;&lt;contributors&gt;&lt;authors&gt;&lt;author&gt;Hale, Thomas&lt;/author&gt;&lt;author&gt;Angrist, Noam&lt;/author&gt;&lt;author&gt;Goldszmidt, Rafael&lt;/author&gt;&lt;author&gt;Kira, Beatriz&lt;/author&gt;&lt;author&gt;Petherick, Anna&lt;/author&gt;&lt;author&gt;Phillips, Toby&lt;/author&gt;&lt;author&gt;Webster, Samuel&lt;/author&gt;&lt;author&gt;Cameron-Blake, Emily&lt;/author&gt;&lt;author&gt;Hallas, Laura&lt;/author&gt;&lt;author&gt;Majumdar, Saptarshi&lt;/author&gt;&lt;/authors&gt;&lt;/contributors&gt;&lt;titles&gt;&lt;title&gt;A global panel database of pandemic policies (Oxford COVID-19 Government Response Tracker)&lt;/title&gt;&lt;secondary-title&gt;Nature Human Behaviour&lt;/secondary-title&gt;&lt;/titles&gt;&lt;periodical&gt;&lt;full-title&gt;Nature human behaviour&lt;/full-title&gt;&lt;/periodical&gt;&lt;pages&gt;529-538&lt;/pages&gt;&lt;volume&gt;5&lt;/volume&gt;&lt;number&gt;4&lt;/number&gt;&lt;dates&gt;&lt;year&gt;2021&lt;/year&gt;&lt;/dates&gt;&lt;isbn&gt;2397-3374&lt;/isbn&gt;&lt;urls&gt;&lt;/urls&gt;&lt;/record&gt;&lt;/Cite&gt;&lt;/EndNote&gt;</w:delInstrText>
        </w:r>
        <w:r w:rsidR="00526EAD" w:rsidDel="00E23BD2">
          <w:rPr>
            <w:color w:val="000000"/>
          </w:rPr>
          <w:fldChar w:fldCharType="separate"/>
        </w:r>
        <w:r w:rsidR="00526EAD" w:rsidDel="00E23BD2">
          <w:rPr>
            <w:noProof/>
            <w:color w:val="000000"/>
          </w:rPr>
          <w:delText>[7]</w:delText>
        </w:r>
        <w:r w:rsidR="00526EAD" w:rsidDel="00E23BD2">
          <w:rPr>
            <w:color w:val="000000"/>
          </w:rPr>
          <w:fldChar w:fldCharType="end"/>
        </w:r>
        <w:r w:rsidDel="00E23BD2">
          <w:rPr>
            <w:color w:val="000000"/>
          </w:rPr>
          <w:delText>. Further, some countries have shown high degree</w:delText>
        </w:r>
        <w:r w:rsidR="0065096D" w:rsidDel="00E23BD2">
          <w:rPr>
            <w:color w:val="000000"/>
          </w:rPr>
          <w:delText>s</w:delText>
        </w:r>
        <w:r w:rsidDel="00E23BD2">
          <w:rPr>
            <w:color w:val="000000"/>
          </w:rPr>
          <w:delText xml:space="preserve"> of adaptive capabilities in their response where both central and local governments continuously created, amended, and deployed new policies in harmony to respond to the evolving pandemic in a timely manner while also prioritizing corrective actions in light of the accumulating experience and scientific knowledge base related to COVID-19 (e.g., Viet Nam and Germany).  </w:delText>
        </w:r>
      </w:del>
    </w:p>
    <w:p w14:paraId="0BB4EC8F" w14:textId="259B722B" w:rsidR="00BD682D" w:rsidRPr="002B21BB" w:rsidDel="00E23BD2" w:rsidRDefault="00BD682D" w:rsidP="002B21BB">
      <w:pPr>
        <w:pStyle w:val="ListParagraph"/>
        <w:rPr>
          <w:del w:id="116" w:author="Sooyoung Kim" w:date="2021-06-28T16:34:00Z"/>
          <w:color w:val="000000"/>
        </w:rPr>
      </w:pPr>
    </w:p>
    <w:p w14:paraId="10C0E682" w14:textId="58A53BDD" w:rsidR="00F47923" w:rsidDel="00E23BD2" w:rsidRDefault="00510457" w:rsidP="001D46A8">
      <w:pPr>
        <w:pStyle w:val="ListParagraph"/>
        <w:numPr>
          <w:ilvl w:val="0"/>
          <w:numId w:val="9"/>
        </w:numPr>
        <w:pBdr>
          <w:top w:val="nil"/>
          <w:left w:val="nil"/>
          <w:bottom w:val="nil"/>
          <w:right w:val="nil"/>
          <w:between w:val="nil"/>
        </w:pBdr>
        <w:tabs>
          <w:tab w:val="left" w:pos="2970"/>
        </w:tabs>
        <w:jc w:val="both"/>
        <w:rPr>
          <w:del w:id="117" w:author="Sooyoung Kim" w:date="2021-06-28T16:34:00Z"/>
          <w:color w:val="000000"/>
        </w:rPr>
      </w:pPr>
      <w:del w:id="118" w:author="Sooyoung Kim" w:date="2021-06-28T16:34:00Z">
        <w:r w:rsidDel="00E23BD2">
          <w:rPr>
            <w:color w:val="000000"/>
          </w:rPr>
          <w:delText>These lessons are especially important for much of the developing world</w:delText>
        </w:r>
        <w:r w:rsidR="00B0140C" w:rsidDel="00E23BD2">
          <w:rPr>
            <w:color w:val="000000"/>
          </w:rPr>
          <w:delText>,</w:delText>
        </w:r>
        <w:r w:rsidDel="00E23BD2">
          <w:rPr>
            <w:color w:val="000000"/>
          </w:rPr>
          <w:delText xml:space="preserve"> which</w:delText>
        </w:r>
        <w:r w:rsidR="002145CA" w:rsidDel="00E23BD2">
          <w:rPr>
            <w:color w:val="000000"/>
          </w:rPr>
          <w:delText xml:space="preserve"> </w:delText>
        </w:r>
        <w:r w:rsidR="004A20EB" w:rsidDel="00E23BD2">
          <w:rPr>
            <w:color w:val="000000"/>
          </w:rPr>
          <w:delText>is getting increasingly</w:delText>
        </w:r>
        <w:r w:rsidDel="00E23BD2">
          <w:rPr>
            <w:color w:val="000000"/>
          </w:rPr>
          <w:delText xml:space="preserve"> affected by the pandemic</w:delText>
        </w:r>
        <w:r w:rsidR="00B0140C" w:rsidDel="00E23BD2">
          <w:rPr>
            <w:color w:val="000000"/>
          </w:rPr>
          <w:delText xml:space="preserve"> as evidenced by the recent shift in the distribution</w:delText>
        </w:r>
        <w:r w:rsidR="0065096D" w:rsidDel="00E23BD2">
          <w:rPr>
            <w:color w:val="000000"/>
          </w:rPr>
          <w:delText xml:space="preserve"> of mortality</w:delText>
        </w:r>
        <w:r w:rsidR="00A04797" w:rsidDel="00E23BD2">
          <w:rPr>
            <w:color w:val="000000"/>
          </w:rPr>
          <w:delText xml:space="preserve"> attributable to COVID-19</w:delText>
        </w:r>
        <w:r w:rsidR="00CF0E4D" w:rsidDel="00E23BD2">
          <w:rPr>
            <w:color w:val="000000"/>
          </w:rPr>
          <w:delText xml:space="preserve"> to developing </w:delText>
        </w:r>
        <w:r w:rsidR="0065096D" w:rsidDel="00E23BD2">
          <w:rPr>
            <w:color w:val="000000"/>
          </w:rPr>
          <w:delText xml:space="preserve">nations </w:delText>
        </w:r>
        <w:r w:rsidR="00B0140C" w:rsidDel="00E23BD2">
          <w:rPr>
            <w:color w:val="000000"/>
          </w:rPr>
          <w:delText>in recent months</w:delText>
        </w:r>
        <w:r w:rsidR="008E539E" w:rsidDel="00E23BD2">
          <w:rPr>
            <w:color w:val="000000"/>
          </w:rPr>
          <w:delText>.</w:delText>
        </w:r>
        <w:r w:rsidDel="00E23BD2">
          <w:rPr>
            <w:color w:val="000000"/>
          </w:rPr>
          <w:delText xml:space="preserve"> </w:delText>
        </w:r>
        <w:r w:rsidR="008E539E" w:rsidDel="00E23BD2">
          <w:rPr>
            <w:color w:val="000000"/>
          </w:rPr>
          <w:delText xml:space="preserve">Developing </w:delText>
        </w:r>
        <w:r w:rsidR="0065096D" w:rsidDel="00E23BD2">
          <w:rPr>
            <w:color w:val="000000"/>
          </w:rPr>
          <w:delText xml:space="preserve">countries </w:delText>
        </w:r>
        <w:r w:rsidR="002145CA" w:rsidDel="00E23BD2">
          <w:rPr>
            <w:color w:val="000000"/>
          </w:rPr>
          <w:delText xml:space="preserve">are highly </w:delText>
        </w:r>
        <w:r w:rsidR="007A0D92" w:rsidDel="00E23BD2">
          <w:rPr>
            <w:color w:val="000000"/>
          </w:rPr>
          <w:delText>vulnerable</w:delText>
        </w:r>
        <w:r w:rsidR="0065096D" w:rsidDel="00E23BD2">
          <w:rPr>
            <w:color w:val="000000"/>
          </w:rPr>
          <w:delText xml:space="preserve"> to COVID-19</w:delText>
        </w:r>
        <w:r w:rsidDel="00E23BD2">
          <w:rPr>
            <w:color w:val="000000"/>
          </w:rPr>
          <w:delText xml:space="preserve"> </w:delText>
        </w:r>
        <w:r w:rsidR="00201576" w:rsidDel="00E23BD2">
          <w:rPr>
            <w:color w:val="000000"/>
          </w:rPr>
          <w:delText>due to their large population</w:delText>
        </w:r>
        <w:r w:rsidR="002B21BB" w:rsidDel="00E23BD2">
          <w:rPr>
            <w:color w:val="000000"/>
          </w:rPr>
          <w:delText>s</w:delText>
        </w:r>
        <w:r w:rsidR="002145CA" w:rsidDel="00E23BD2">
          <w:rPr>
            <w:color w:val="000000"/>
          </w:rPr>
          <w:delText xml:space="preserve">, high infection prevalence </w:delText>
        </w:r>
        <w:r w:rsidR="008E539E" w:rsidDel="00E23BD2">
          <w:rPr>
            <w:color w:val="000000"/>
          </w:rPr>
          <w:delText>as a result of</w:delText>
        </w:r>
        <w:r w:rsidR="002145CA" w:rsidDel="00E23BD2">
          <w:rPr>
            <w:color w:val="000000"/>
          </w:rPr>
          <w:delText xml:space="preserve"> </w:delText>
        </w:r>
        <w:r w:rsidR="00A04797" w:rsidDel="00E23BD2">
          <w:rPr>
            <w:color w:val="000000"/>
          </w:rPr>
          <w:delText xml:space="preserve">a number of </w:delText>
        </w:r>
        <w:r w:rsidR="00B0140C" w:rsidDel="00E23BD2">
          <w:rPr>
            <w:color w:val="000000"/>
          </w:rPr>
          <w:delText>structural</w:delText>
        </w:r>
        <w:r w:rsidR="008E539E" w:rsidDel="00E23BD2">
          <w:rPr>
            <w:color w:val="000000"/>
          </w:rPr>
          <w:delText xml:space="preserve"> factors, including </w:delText>
        </w:r>
        <w:r w:rsidR="00B0140C" w:rsidDel="00E23BD2">
          <w:rPr>
            <w:color w:val="000000"/>
          </w:rPr>
          <w:delText>poverty, urban</w:delText>
        </w:r>
        <w:r w:rsidR="008E539E" w:rsidDel="00E23BD2">
          <w:rPr>
            <w:color w:val="000000"/>
          </w:rPr>
          <w:delText xml:space="preserve"> density,</w:delText>
        </w:r>
        <w:r w:rsidR="00B0140C" w:rsidDel="00E23BD2">
          <w:rPr>
            <w:color w:val="000000"/>
          </w:rPr>
          <w:delText xml:space="preserve"> and informality of economy, </w:delText>
        </w:r>
        <w:r w:rsidR="0065096D" w:rsidDel="00E23BD2">
          <w:rPr>
            <w:color w:val="000000"/>
          </w:rPr>
          <w:delText>and</w:delText>
        </w:r>
        <w:r w:rsidR="00B0140C" w:rsidDel="00E23BD2">
          <w:rPr>
            <w:color w:val="000000"/>
          </w:rPr>
          <w:delText xml:space="preserve"> </w:delText>
        </w:r>
        <w:r w:rsidR="00201576" w:rsidDel="00E23BD2">
          <w:rPr>
            <w:color w:val="000000"/>
          </w:rPr>
          <w:delText xml:space="preserve">the emergence of </w:delText>
        </w:r>
        <w:r w:rsidR="002B21BB" w:rsidDel="00E23BD2">
          <w:rPr>
            <w:color w:val="000000"/>
          </w:rPr>
          <w:delText xml:space="preserve">several </w:delText>
        </w:r>
        <w:r w:rsidR="00201576" w:rsidDel="00E23BD2">
          <w:rPr>
            <w:color w:val="000000"/>
          </w:rPr>
          <w:delText>more infectious</w:delText>
        </w:r>
        <w:r w:rsidDel="00E23BD2">
          <w:rPr>
            <w:color w:val="000000"/>
          </w:rPr>
          <w:delText xml:space="preserve"> variants of the COVID-19 virus. </w:delText>
        </w:r>
        <w:r w:rsidR="00CF0E4D" w:rsidDel="00E23BD2">
          <w:rPr>
            <w:color w:val="000000"/>
          </w:rPr>
          <w:delText>Furthermore, m</w:delText>
        </w:r>
        <w:r w:rsidR="002B21BB" w:rsidDel="00E23BD2">
          <w:rPr>
            <w:color w:val="000000"/>
          </w:rPr>
          <w:delText>any d</w:delText>
        </w:r>
        <w:r w:rsidDel="00E23BD2">
          <w:rPr>
            <w:color w:val="000000"/>
          </w:rPr>
          <w:delText xml:space="preserve">eveloping countries face an uphill battle due to </w:delText>
        </w:r>
        <w:r w:rsidR="002145CA" w:rsidDel="00E23BD2">
          <w:rPr>
            <w:color w:val="000000"/>
          </w:rPr>
          <w:delText xml:space="preserve">limited </w:delText>
        </w:r>
        <w:r w:rsidDel="00E23BD2">
          <w:rPr>
            <w:color w:val="000000"/>
          </w:rPr>
          <w:delText xml:space="preserve">economic resources and </w:delText>
        </w:r>
        <w:r w:rsidR="002145CA" w:rsidDel="00E23BD2">
          <w:rPr>
            <w:color w:val="000000"/>
          </w:rPr>
          <w:delText>pre</w:delText>
        </w:r>
        <w:r w:rsidR="00A04797" w:rsidDel="00E23BD2">
          <w:rPr>
            <w:color w:val="000000"/>
          </w:rPr>
          <w:delText>-</w:delText>
        </w:r>
        <w:r w:rsidR="002145CA" w:rsidDel="00E23BD2">
          <w:rPr>
            <w:color w:val="000000"/>
          </w:rPr>
          <w:delText>existing health capacity constraints</w:delText>
        </w:r>
        <w:r w:rsidR="007A0D92" w:rsidDel="00E23BD2">
          <w:rPr>
            <w:color w:val="000000"/>
          </w:rPr>
          <w:delText>,</w:delText>
        </w:r>
        <w:r w:rsidDel="00E23BD2">
          <w:rPr>
            <w:color w:val="000000"/>
          </w:rPr>
          <w:delText xml:space="preserve"> </w:delText>
        </w:r>
        <w:r w:rsidR="00B0140C" w:rsidDel="00E23BD2">
          <w:rPr>
            <w:color w:val="000000"/>
          </w:rPr>
          <w:delText xml:space="preserve">and </w:delText>
        </w:r>
        <w:r w:rsidR="00A04797" w:rsidDel="00E23BD2">
          <w:rPr>
            <w:color w:val="000000"/>
          </w:rPr>
          <w:delText xml:space="preserve">the </w:delText>
        </w:r>
        <w:r w:rsidR="00B0140C" w:rsidDel="00E23BD2">
          <w:rPr>
            <w:color w:val="000000"/>
          </w:rPr>
          <w:delText xml:space="preserve">health care systems </w:delText>
        </w:r>
        <w:r w:rsidR="00E41EFC" w:rsidDel="00E23BD2">
          <w:rPr>
            <w:color w:val="000000"/>
          </w:rPr>
          <w:delText>have</w:delText>
        </w:r>
        <w:r w:rsidDel="00E23BD2">
          <w:rPr>
            <w:color w:val="000000"/>
          </w:rPr>
          <w:delText xml:space="preserve"> already </w:delText>
        </w:r>
        <w:r w:rsidR="00E41EFC" w:rsidDel="00E23BD2">
          <w:rPr>
            <w:color w:val="000000"/>
          </w:rPr>
          <w:delText xml:space="preserve">become </w:delText>
        </w:r>
        <w:r w:rsidDel="00E23BD2">
          <w:rPr>
            <w:color w:val="000000"/>
          </w:rPr>
          <w:delText xml:space="preserve">overwhelmed </w:delText>
        </w:r>
        <w:r w:rsidR="008E539E" w:rsidDel="00E23BD2">
          <w:rPr>
            <w:color w:val="000000"/>
          </w:rPr>
          <w:delText>in response to the</w:delText>
        </w:r>
        <w:r w:rsidR="00B0140C" w:rsidDel="00E23BD2">
          <w:rPr>
            <w:color w:val="000000"/>
          </w:rPr>
          <w:delText xml:space="preserve"> </w:delText>
        </w:r>
        <w:r w:rsidR="00A04797" w:rsidDel="00E23BD2">
          <w:rPr>
            <w:color w:val="000000"/>
          </w:rPr>
          <w:delText xml:space="preserve">initial </w:delText>
        </w:r>
        <w:r w:rsidR="007C768A" w:rsidDel="00E23BD2">
          <w:rPr>
            <w:color w:val="000000"/>
          </w:rPr>
          <w:delText>rapid spread</w:delText>
        </w:r>
        <w:r w:rsidR="00B0140C" w:rsidDel="00E23BD2">
          <w:rPr>
            <w:color w:val="000000"/>
          </w:rPr>
          <w:delText xml:space="preserve"> of COVID-19</w:delText>
        </w:r>
        <w:r w:rsidDel="00E23BD2">
          <w:rPr>
            <w:color w:val="000000"/>
          </w:rPr>
          <w:delText xml:space="preserve">. </w:delText>
        </w:r>
        <w:r w:rsidR="008E539E" w:rsidDel="00E23BD2">
          <w:rPr>
            <w:color w:val="000000"/>
          </w:rPr>
          <w:delText>T</w:delText>
        </w:r>
        <w:r w:rsidR="00E41EFC" w:rsidDel="00E23BD2">
          <w:rPr>
            <w:color w:val="000000"/>
          </w:rPr>
          <w:delText>he</w:delText>
        </w:r>
        <w:r w:rsidDel="00E23BD2">
          <w:rPr>
            <w:color w:val="000000"/>
          </w:rPr>
          <w:delText xml:space="preserve"> </w:delText>
        </w:r>
        <w:r w:rsidR="001510B7" w:rsidDel="00E23BD2">
          <w:rPr>
            <w:color w:val="000000"/>
          </w:rPr>
          <w:delText xml:space="preserve">lessons learned and </w:delText>
        </w:r>
        <w:r w:rsidR="00A04797" w:rsidDel="00E23BD2">
          <w:rPr>
            <w:color w:val="000000"/>
          </w:rPr>
          <w:delText xml:space="preserve">the </w:delText>
        </w:r>
        <w:r w:rsidR="00AF6646" w:rsidDel="00E23BD2">
          <w:rPr>
            <w:color w:val="000000"/>
          </w:rPr>
          <w:delText>best practices</w:delText>
        </w:r>
        <w:r w:rsidR="00E41EFC" w:rsidDel="00E23BD2">
          <w:rPr>
            <w:color w:val="000000"/>
          </w:rPr>
          <w:delText xml:space="preserve"> highlighted in this </w:delText>
        </w:r>
        <w:r w:rsidR="001510B7" w:rsidDel="00E23BD2">
          <w:rPr>
            <w:color w:val="000000"/>
          </w:rPr>
          <w:delText>background paper</w:delText>
        </w:r>
        <w:r w:rsidR="008E539E" w:rsidDel="00E23BD2">
          <w:rPr>
            <w:color w:val="000000"/>
          </w:rPr>
          <w:delText xml:space="preserve"> may help</w:delText>
        </w:r>
        <w:r w:rsidDel="00E23BD2">
          <w:rPr>
            <w:color w:val="000000"/>
          </w:rPr>
          <w:delText xml:space="preserve"> developing countries </w:delText>
        </w:r>
        <w:r w:rsidR="008E539E" w:rsidDel="00E23BD2">
          <w:rPr>
            <w:color w:val="000000"/>
          </w:rPr>
          <w:delText>be better prepared to</w:delText>
        </w:r>
        <w:r w:rsidR="00AF6646" w:rsidDel="00E23BD2">
          <w:rPr>
            <w:color w:val="000000"/>
          </w:rPr>
          <w:delText xml:space="preserve"> mitigat</w:delText>
        </w:r>
        <w:r w:rsidR="008E539E" w:rsidDel="00E23BD2">
          <w:rPr>
            <w:color w:val="000000"/>
          </w:rPr>
          <w:delText>e</w:delText>
        </w:r>
        <w:r w:rsidR="00AF6646" w:rsidDel="00E23BD2">
          <w:rPr>
            <w:color w:val="000000"/>
          </w:rPr>
          <w:delText xml:space="preserve"> </w:delText>
        </w:r>
        <w:r w:rsidDel="00E23BD2">
          <w:rPr>
            <w:color w:val="000000"/>
          </w:rPr>
          <w:delText xml:space="preserve">new waves of </w:delText>
        </w:r>
        <w:r w:rsidR="0065096D" w:rsidDel="00E23BD2">
          <w:rPr>
            <w:color w:val="000000"/>
          </w:rPr>
          <w:delText xml:space="preserve">COVID-19 </w:delText>
        </w:r>
        <w:r w:rsidR="00BD682D" w:rsidDel="00E23BD2">
          <w:rPr>
            <w:color w:val="000000"/>
          </w:rPr>
          <w:delText>infections</w:delText>
        </w:r>
        <w:r w:rsidR="001510B7" w:rsidDel="00E23BD2">
          <w:rPr>
            <w:color w:val="000000"/>
          </w:rPr>
          <w:delText xml:space="preserve"> and stay on track toward the health-related SDG targets</w:delText>
        </w:r>
        <w:r w:rsidDel="00E23BD2">
          <w:rPr>
            <w:color w:val="000000"/>
          </w:rPr>
          <w:delText>.</w:delText>
        </w:r>
      </w:del>
    </w:p>
    <w:p w14:paraId="707A118A" w14:textId="55F67EE0" w:rsidR="00B263BA" w:rsidRPr="001D46A8" w:rsidDel="00E23BD2" w:rsidRDefault="00B263BA" w:rsidP="001D46A8">
      <w:pPr>
        <w:pStyle w:val="ListParagraph"/>
        <w:pBdr>
          <w:top w:val="nil"/>
          <w:left w:val="nil"/>
          <w:bottom w:val="nil"/>
          <w:right w:val="nil"/>
          <w:between w:val="nil"/>
        </w:pBdr>
        <w:tabs>
          <w:tab w:val="left" w:pos="2970"/>
        </w:tabs>
        <w:jc w:val="both"/>
        <w:rPr>
          <w:del w:id="119" w:author="Sooyoung Kim" w:date="2021-06-28T16:34:00Z"/>
          <w:color w:val="000000"/>
        </w:rPr>
      </w:pPr>
    </w:p>
    <w:p w14:paraId="6A8491E2" w14:textId="5BB97986" w:rsidR="007A0D92" w:rsidDel="00E23BD2" w:rsidRDefault="008E539E" w:rsidP="001D46A8">
      <w:pPr>
        <w:pStyle w:val="ListParagraph"/>
        <w:numPr>
          <w:ilvl w:val="0"/>
          <w:numId w:val="9"/>
        </w:numPr>
        <w:pBdr>
          <w:top w:val="nil"/>
          <w:left w:val="nil"/>
          <w:bottom w:val="nil"/>
          <w:right w:val="nil"/>
          <w:between w:val="nil"/>
        </w:pBdr>
        <w:tabs>
          <w:tab w:val="left" w:pos="2970"/>
        </w:tabs>
        <w:jc w:val="both"/>
        <w:rPr>
          <w:del w:id="120" w:author="Sooyoung Kim" w:date="2021-06-28T16:34:00Z"/>
          <w:color w:val="000000"/>
        </w:rPr>
      </w:pPr>
      <w:del w:id="121" w:author="Sooyoung Kim" w:date="2021-06-28T16:34:00Z">
        <w:r w:rsidDel="00E23BD2">
          <w:rPr>
            <w:color w:val="000000"/>
          </w:rPr>
          <w:delText xml:space="preserve">COVID-19 </w:delText>
        </w:r>
        <w:r w:rsidR="00A04797" w:rsidDel="00E23BD2">
          <w:rPr>
            <w:color w:val="000000"/>
          </w:rPr>
          <w:delText xml:space="preserve">has </w:delText>
        </w:r>
        <w:r w:rsidDel="00E23BD2">
          <w:rPr>
            <w:color w:val="000000"/>
          </w:rPr>
          <w:delText xml:space="preserve">highlighted the deep inequalities </w:delText>
        </w:r>
        <w:r w:rsidR="00D20E86" w:rsidDel="00E23BD2">
          <w:rPr>
            <w:color w:val="000000"/>
          </w:rPr>
          <w:delText xml:space="preserve">across and within </w:delText>
        </w:r>
        <w:r w:rsidDel="00E23BD2">
          <w:rPr>
            <w:color w:val="000000"/>
          </w:rPr>
          <w:delText>countries</w:delText>
        </w:r>
        <w:r w:rsidR="00D20E86" w:rsidDel="00E23BD2">
          <w:rPr>
            <w:color w:val="000000"/>
          </w:rPr>
          <w:delText xml:space="preserve"> and</w:delText>
        </w:r>
        <w:r w:rsidR="00B263BA" w:rsidDel="00E23BD2">
          <w:rPr>
            <w:color w:val="000000"/>
          </w:rPr>
          <w:delText xml:space="preserve"> will </w:delText>
        </w:r>
        <w:r w:rsidR="00D20E86" w:rsidDel="00E23BD2">
          <w:rPr>
            <w:color w:val="000000"/>
          </w:rPr>
          <w:delText xml:space="preserve">surely </w:delText>
        </w:r>
        <w:r w:rsidR="00B263BA" w:rsidDel="00E23BD2">
          <w:rPr>
            <w:color w:val="000000"/>
          </w:rPr>
          <w:delText xml:space="preserve">have significant health and economic ramifications for countries </w:delText>
        </w:r>
        <w:r w:rsidR="00D20E86" w:rsidDel="00E23BD2">
          <w:rPr>
            <w:color w:val="000000"/>
          </w:rPr>
          <w:delText xml:space="preserve">that </w:delText>
        </w:r>
        <w:r w:rsidR="00B263BA" w:rsidDel="00E23BD2">
          <w:rPr>
            <w:color w:val="000000"/>
          </w:rPr>
          <w:delText>experience a large burden of disease</w:delText>
        </w:r>
        <w:r w:rsidR="00D20E86" w:rsidDel="00E23BD2">
          <w:rPr>
            <w:color w:val="000000"/>
          </w:rPr>
          <w:delText>. However,</w:delText>
        </w:r>
        <w:r w:rsidR="00B263BA" w:rsidDel="00E23BD2">
          <w:rPr>
            <w:color w:val="000000"/>
          </w:rPr>
          <w:delText xml:space="preserve"> we note that</w:delText>
        </w:r>
        <w:r w:rsidR="00D20E86" w:rsidDel="00E23BD2">
          <w:rPr>
            <w:color w:val="000000"/>
          </w:rPr>
          <w:delText>,</w:delText>
        </w:r>
        <w:r w:rsidR="00B263BA" w:rsidDel="00E23BD2">
          <w:rPr>
            <w:color w:val="000000"/>
          </w:rPr>
          <w:delText xml:space="preserve"> as of writing, the countries profiled </w:delText>
        </w:r>
        <w:r w:rsidR="00AF6646" w:rsidDel="00E23BD2">
          <w:rPr>
            <w:color w:val="000000"/>
          </w:rPr>
          <w:delText xml:space="preserve">in this </w:delText>
        </w:r>
        <w:r w:rsidR="007A0D92" w:rsidDel="00E23BD2">
          <w:rPr>
            <w:color w:val="000000"/>
          </w:rPr>
          <w:delText>background paper</w:delText>
        </w:r>
        <w:r w:rsidR="00AF6646" w:rsidDel="00E23BD2">
          <w:rPr>
            <w:color w:val="000000"/>
          </w:rPr>
          <w:delText xml:space="preserve"> </w:delText>
        </w:r>
        <w:r w:rsidR="00B263BA" w:rsidDel="00E23BD2">
          <w:rPr>
            <w:color w:val="000000"/>
          </w:rPr>
          <w:delText>ha</w:delText>
        </w:r>
        <w:r w:rsidR="00D20E86" w:rsidDel="00E23BD2">
          <w:rPr>
            <w:color w:val="000000"/>
          </w:rPr>
          <w:delText>ve</w:delText>
        </w:r>
        <w:r w:rsidR="00B263BA" w:rsidDel="00E23BD2">
          <w:rPr>
            <w:color w:val="000000"/>
          </w:rPr>
          <w:delText xml:space="preserve"> </w:delText>
        </w:r>
        <w:r w:rsidDel="00E23BD2">
          <w:rPr>
            <w:color w:val="000000"/>
          </w:rPr>
          <w:delText>fared reasonably well in their response to COVID-19</w:delText>
        </w:r>
        <w:r w:rsidR="00D20E86" w:rsidDel="00E23BD2">
          <w:rPr>
            <w:color w:val="000000"/>
          </w:rPr>
          <w:delText xml:space="preserve"> despite </w:delText>
        </w:r>
        <w:r w:rsidR="00D2263A" w:rsidDel="00E23BD2">
          <w:rPr>
            <w:color w:val="000000"/>
          </w:rPr>
          <w:delText xml:space="preserve">limited </w:delText>
        </w:r>
        <w:r w:rsidR="00D20E86" w:rsidDel="00E23BD2">
          <w:rPr>
            <w:color w:val="000000"/>
          </w:rPr>
          <w:delText xml:space="preserve">resource and </w:delText>
        </w:r>
        <w:r w:rsidR="00A04797" w:rsidDel="00E23BD2">
          <w:rPr>
            <w:color w:val="000000"/>
          </w:rPr>
          <w:delText xml:space="preserve">health system </w:delText>
        </w:r>
        <w:r w:rsidR="00D20E86" w:rsidDel="00E23BD2">
          <w:rPr>
            <w:color w:val="000000"/>
          </w:rPr>
          <w:delText>capacity constraints</w:delText>
        </w:r>
        <w:r w:rsidR="00B263BA" w:rsidDel="00E23BD2">
          <w:rPr>
            <w:color w:val="000000"/>
          </w:rPr>
          <w:delText xml:space="preserve">. </w:delText>
        </w:r>
        <w:r w:rsidR="00A04797" w:rsidDel="00E23BD2">
          <w:rPr>
            <w:color w:val="000000"/>
          </w:rPr>
          <w:delText>Based on the</w:delText>
        </w:r>
        <w:r w:rsidR="00D20E86" w:rsidDel="00E23BD2">
          <w:rPr>
            <w:color w:val="000000"/>
          </w:rPr>
          <w:delText xml:space="preserve"> experiences</w:delText>
        </w:r>
        <w:r w:rsidR="00A04797" w:rsidDel="00E23BD2">
          <w:rPr>
            <w:color w:val="000000"/>
          </w:rPr>
          <w:delText xml:space="preserve"> of these countries</w:delText>
        </w:r>
        <w:r w:rsidR="00D20E86" w:rsidDel="00E23BD2">
          <w:rPr>
            <w:color w:val="000000"/>
          </w:rPr>
          <w:delText>, w</w:delText>
        </w:r>
        <w:r w:rsidR="00B263BA" w:rsidDel="00E23BD2">
          <w:rPr>
            <w:color w:val="000000"/>
          </w:rPr>
          <w:delText xml:space="preserve">e highlight the opportunities that have arisen from the pandemic, especially the </w:delText>
        </w:r>
        <w:r w:rsidR="00AF6646" w:rsidDel="00E23BD2">
          <w:rPr>
            <w:color w:val="000000"/>
          </w:rPr>
          <w:delText>opportunities</w:delText>
        </w:r>
        <w:r w:rsidR="00B263BA" w:rsidDel="00E23BD2">
          <w:rPr>
            <w:color w:val="000000"/>
          </w:rPr>
          <w:delText xml:space="preserve"> for increased international collaboration on health system</w:delText>
        </w:r>
        <w:r w:rsidR="00F47923" w:rsidDel="00E23BD2">
          <w:rPr>
            <w:color w:val="000000"/>
          </w:rPr>
          <w:delText>s</w:delText>
        </w:r>
        <w:r w:rsidR="00B263BA" w:rsidDel="00E23BD2">
          <w:rPr>
            <w:color w:val="000000"/>
          </w:rPr>
          <w:delText xml:space="preserve"> strengthening, increased investment in and progress towards UHC in resource-constrained settings, </w:delText>
        </w:r>
        <w:r w:rsidR="00D20E86" w:rsidDel="00E23BD2">
          <w:rPr>
            <w:color w:val="000000"/>
          </w:rPr>
          <w:delText>increased</w:delText>
        </w:r>
        <w:r w:rsidR="00CF0E4D" w:rsidDel="00E23BD2">
          <w:rPr>
            <w:color w:val="000000"/>
          </w:rPr>
          <w:delText xml:space="preserve"> use telemedicine to provide </w:delText>
        </w:r>
        <w:r w:rsidR="00D2263A" w:rsidDel="00E23BD2">
          <w:rPr>
            <w:color w:val="000000"/>
          </w:rPr>
          <w:delText xml:space="preserve">routine </w:delText>
        </w:r>
        <w:r w:rsidR="00D20E86" w:rsidDel="00E23BD2">
          <w:rPr>
            <w:color w:val="000000"/>
          </w:rPr>
          <w:delText xml:space="preserve">health </w:delText>
        </w:r>
        <w:r w:rsidR="00CF0E4D" w:rsidDel="00E23BD2">
          <w:rPr>
            <w:color w:val="000000"/>
          </w:rPr>
          <w:delText xml:space="preserve">services, </w:delText>
        </w:r>
        <w:r w:rsidR="00B263BA" w:rsidDel="00E23BD2">
          <w:rPr>
            <w:color w:val="000000"/>
          </w:rPr>
          <w:delText xml:space="preserve">and strengthened </w:delText>
        </w:r>
        <w:r w:rsidR="00AF6646" w:rsidDel="00E23BD2">
          <w:rPr>
            <w:color w:val="000000"/>
          </w:rPr>
          <w:delText xml:space="preserve">disease </w:delText>
        </w:r>
        <w:r w:rsidR="00B263BA" w:rsidDel="00E23BD2">
          <w:rPr>
            <w:color w:val="000000"/>
          </w:rPr>
          <w:delText>surveillance efforts across regions.</w:delText>
        </w:r>
        <w:r w:rsidR="00C519CD" w:rsidDel="00E23BD2">
          <w:rPr>
            <w:color w:val="000000"/>
          </w:rPr>
          <w:delText xml:space="preserve"> At country level, it is also possible that governments </w:delText>
        </w:r>
        <w:r w:rsidR="00A04797" w:rsidDel="00E23BD2">
          <w:rPr>
            <w:color w:val="000000"/>
          </w:rPr>
          <w:delText xml:space="preserve">are more inclined to </w:delText>
        </w:r>
        <w:r w:rsidR="00C519CD" w:rsidDel="00E23BD2">
          <w:rPr>
            <w:color w:val="000000"/>
          </w:rPr>
          <w:delText xml:space="preserve">shift their position </w:delText>
        </w:r>
        <w:r w:rsidR="00A04797" w:rsidDel="00E23BD2">
          <w:rPr>
            <w:color w:val="000000"/>
          </w:rPr>
          <w:delText xml:space="preserve">and choose to be proactive in </w:delText>
        </w:r>
        <w:r w:rsidR="00C519CD" w:rsidDel="00E23BD2">
          <w:rPr>
            <w:color w:val="000000"/>
          </w:rPr>
          <w:delText>respon</w:delText>
        </w:r>
        <w:r w:rsidR="00A04797" w:rsidDel="00E23BD2">
          <w:rPr>
            <w:color w:val="000000"/>
          </w:rPr>
          <w:delText>ding</w:delText>
        </w:r>
        <w:r w:rsidR="00C519CD" w:rsidDel="00E23BD2">
          <w:rPr>
            <w:color w:val="000000"/>
          </w:rPr>
          <w:delText xml:space="preserve"> to a crisis</w:delText>
        </w:r>
        <w:r w:rsidR="00CF0E4D" w:rsidDel="00E23BD2">
          <w:rPr>
            <w:color w:val="000000"/>
          </w:rPr>
          <w:delText xml:space="preserve"> and prioritize </w:delText>
        </w:r>
        <w:r w:rsidR="00A04797" w:rsidDel="00E23BD2">
          <w:rPr>
            <w:color w:val="000000"/>
          </w:rPr>
          <w:delText xml:space="preserve">investments in </w:delText>
        </w:r>
        <w:r w:rsidR="00CF0E4D" w:rsidDel="00E23BD2">
          <w:rPr>
            <w:color w:val="000000"/>
          </w:rPr>
          <w:delText>pandemic preparedness</w:delText>
        </w:r>
        <w:r w:rsidR="00D20E86" w:rsidDel="00E23BD2">
          <w:rPr>
            <w:color w:val="000000"/>
          </w:rPr>
          <w:delText xml:space="preserve"> and response capacity</w:delText>
        </w:r>
        <w:r w:rsidR="00CF0E4D" w:rsidDel="00E23BD2">
          <w:rPr>
            <w:color w:val="000000"/>
          </w:rPr>
          <w:delText xml:space="preserve"> in the future</w:delText>
        </w:r>
        <w:r w:rsidR="00C519CD" w:rsidDel="00E23BD2">
          <w:rPr>
            <w:color w:val="000000"/>
          </w:rPr>
          <w:delText>.</w:delText>
        </w:r>
      </w:del>
    </w:p>
    <w:p w14:paraId="1C22E725" w14:textId="7577F9FF" w:rsidR="00B263BA" w:rsidDel="00E23BD2" w:rsidRDefault="00B263BA" w:rsidP="007A0D92">
      <w:pPr>
        <w:pStyle w:val="ListParagraph"/>
        <w:pBdr>
          <w:top w:val="nil"/>
          <w:left w:val="nil"/>
          <w:bottom w:val="nil"/>
          <w:right w:val="nil"/>
          <w:between w:val="nil"/>
        </w:pBdr>
        <w:tabs>
          <w:tab w:val="left" w:pos="2970"/>
        </w:tabs>
        <w:jc w:val="both"/>
        <w:rPr>
          <w:del w:id="122" w:author="Sooyoung Kim" w:date="2021-06-28T16:34:00Z"/>
          <w:color w:val="000000"/>
        </w:rPr>
      </w:pPr>
    </w:p>
    <w:p w14:paraId="679C168D" w14:textId="7DD162B3" w:rsidR="007A0D92" w:rsidDel="00E23BD2" w:rsidRDefault="00D20E86" w:rsidP="007A0D92">
      <w:pPr>
        <w:pStyle w:val="ListParagraph"/>
        <w:numPr>
          <w:ilvl w:val="0"/>
          <w:numId w:val="9"/>
        </w:numPr>
        <w:pBdr>
          <w:top w:val="nil"/>
          <w:left w:val="nil"/>
          <w:bottom w:val="nil"/>
          <w:right w:val="nil"/>
          <w:between w:val="nil"/>
        </w:pBdr>
        <w:tabs>
          <w:tab w:val="left" w:pos="2970"/>
        </w:tabs>
        <w:jc w:val="both"/>
        <w:rPr>
          <w:del w:id="123" w:author="Sooyoung Kim" w:date="2021-06-28T16:34:00Z"/>
          <w:color w:val="000000"/>
        </w:rPr>
      </w:pPr>
      <w:del w:id="124" w:author="Sooyoung Kim" w:date="2021-06-28T16:34:00Z">
        <w:r w:rsidDel="00E23BD2">
          <w:rPr>
            <w:color w:val="000000"/>
          </w:rPr>
          <w:delText>T</w:delText>
        </w:r>
        <w:r w:rsidR="00B263BA" w:rsidDel="00E23BD2">
          <w:rPr>
            <w:color w:val="000000"/>
          </w:rPr>
          <w:delText xml:space="preserve">he countries profiled in this </w:delText>
        </w:r>
        <w:r w:rsidDel="00E23BD2">
          <w:rPr>
            <w:color w:val="000000"/>
          </w:rPr>
          <w:delText>background paper was</w:delText>
        </w:r>
        <w:r w:rsidR="00B263BA" w:rsidDel="00E23BD2">
          <w:rPr>
            <w:color w:val="000000"/>
          </w:rPr>
          <w:delText xml:space="preserve"> </w:delText>
        </w:r>
        <w:r w:rsidDel="00E23BD2">
          <w:rPr>
            <w:color w:val="000000"/>
          </w:rPr>
          <w:delText xml:space="preserve">primarily </w:delText>
        </w:r>
        <w:r w:rsidR="00B263BA" w:rsidDel="00E23BD2">
          <w:rPr>
            <w:color w:val="000000"/>
          </w:rPr>
          <w:delText xml:space="preserve">focused on </w:delText>
        </w:r>
        <w:r w:rsidR="001D46A8" w:rsidDel="00E23BD2">
          <w:rPr>
            <w:color w:val="000000"/>
          </w:rPr>
          <w:delText>containment</w:delText>
        </w:r>
        <w:r w:rsidR="004A7994" w:rsidDel="00E23BD2">
          <w:rPr>
            <w:color w:val="000000"/>
          </w:rPr>
          <w:delText xml:space="preserve"> and mitigation efforts</w:delText>
        </w:r>
        <w:r w:rsidR="00AF6646" w:rsidDel="00E23BD2">
          <w:rPr>
            <w:color w:val="000000"/>
          </w:rPr>
          <w:delText xml:space="preserve"> due to the novelty and immediate impacts of COVID-19</w:delText>
        </w:r>
        <w:r w:rsidR="004A7994" w:rsidDel="00E23BD2">
          <w:rPr>
            <w:color w:val="000000"/>
          </w:rPr>
          <w:delText>. As the pandemic continues</w:delText>
        </w:r>
        <w:r w:rsidR="00AF6646" w:rsidDel="00E23BD2">
          <w:rPr>
            <w:color w:val="000000"/>
          </w:rPr>
          <w:delText xml:space="preserve"> its course and</w:delText>
        </w:r>
        <w:r w:rsidR="00E36E11" w:rsidDel="00E23BD2">
          <w:rPr>
            <w:color w:val="000000"/>
          </w:rPr>
          <w:delText xml:space="preserve"> </w:delText>
        </w:r>
        <w:r w:rsidR="00620CB9" w:rsidDel="00E23BD2">
          <w:rPr>
            <w:color w:val="000000"/>
          </w:rPr>
          <w:delText xml:space="preserve">the </w:delText>
        </w:r>
        <w:r w:rsidR="00E36E11" w:rsidDel="00E23BD2">
          <w:rPr>
            <w:color w:val="000000"/>
          </w:rPr>
          <w:delText xml:space="preserve">widespread distribution of vaccines </w:delText>
        </w:r>
        <w:r w:rsidR="00201576" w:rsidDel="00E23BD2">
          <w:rPr>
            <w:color w:val="000000"/>
          </w:rPr>
          <w:delText xml:space="preserve">falls short </w:delText>
        </w:r>
        <w:r w:rsidR="00E36E11" w:rsidDel="00E23BD2">
          <w:rPr>
            <w:color w:val="000000"/>
          </w:rPr>
          <w:delText xml:space="preserve">across the developing world, </w:delText>
        </w:r>
        <w:r w:rsidR="00AF6646" w:rsidDel="00E23BD2">
          <w:rPr>
            <w:color w:val="000000"/>
          </w:rPr>
          <w:delText>the countries profiled herein</w:delText>
        </w:r>
        <w:r w:rsidR="004A7994" w:rsidDel="00E23BD2">
          <w:rPr>
            <w:color w:val="000000"/>
          </w:rPr>
          <w:delText xml:space="preserve"> will likely</w:delText>
        </w:r>
        <w:r w:rsidR="001D46A8" w:rsidDel="00E23BD2">
          <w:rPr>
            <w:color w:val="000000"/>
          </w:rPr>
          <w:delText xml:space="preserve"> </w:delText>
        </w:r>
        <w:r w:rsidR="00AF6646" w:rsidDel="00E23BD2">
          <w:rPr>
            <w:color w:val="000000"/>
          </w:rPr>
          <w:delText>begin</w:delText>
        </w:r>
        <w:r w:rsidR="004A7994" w:rsidDel="00E23BD2">
          <w:rPr>
            <w:color w:val="000000"/>
          </w:rPr>
          <w:delText xml:space="preserve"> </w:delText>
        </w:r>
        <w:r w:rsidR="007A0D92" w:rsidDel="00E23BD2">
          <w:rPr>
            <w:color w:val="000000"/>
          </w:rPr>
          <w:delText xml:space="preserve">designing </w:delText>
        </w:r>
        <w:r w:rsidR="00AF6646" w:rsidDel="00E23BD2">
          <w:rPr>
            <w:color w:val="000000"/>
          </w:rPr>
          <w:delText>and implementing</w:delText>
        </w:r>
        <w:r w:rsidR="004A7994" w:rsidDel="00E23BD2">
          <w:rPr>
            <w:color w:val="000000"/>
          </w:rPr>
          <w:delText xml:space="preserve"> new strategies</w:delText>
        </w:r>
        <w:r w:rsidDel="00E23BD2">
          <w:rPr>
            <w:color w:val="000000"/>
          </w:rPr>
          <w:delText xml:space="preserve"> and policies</w:delText>
        </w:r>
        <w:r w:rsidR="004A7994" w:rsidDel="00E23BD2">
          <w:rPr>
            <w:color w:val="000000"/>
          </w:rPr>
          <w:delText xml:space="preserve"> to co-exist with COVID-19</w:delText>
        </w:r>
        <w:r w:rsidR="00AF6646" w:rsidDel="00E23BD2">
          <w:rPr>
            <w:color w:val="000000"/>
          </w:rPr>
          <w:delText xml:space="preserve">. Co-existence </w:delText>
        </w:r>
        <w:r w:rsidR="004A7994" w:rsidDel="00E23BD2">
          <w:rPr>
            <w:color w:val="000000"/>
          </w:rPr>
          <w:delText xml:space="preserve">presents new challenges both to countries’ health systems and progress towards </w:delText>
        </w:r>
        <w:r w:rsidR="007A0D92" w:rsidDel="00E23BD2">
          <w:rPr>
            <w:color w:val="000000"/>
          </w:rPr>
          <w:delText xml:space="preserve">the </w:delText>
        </w:r>
      </w:del>
      <w:del w:id="125" w:author="Sooyoung Kim" w:date="2021-06-28T14:37:00Z">
        <w:r w:rsidR="004A7994" w:rsidDel="00DE65E1">
          <w:rPr>
            <w:color w:val="000000"/>
          </w:rPr>
          <w:delText>SDG3</w:delText>
        </w:r>
      </w:del>
      <w:del w:id="126" w:author="Sooyoung Kim" w:date="2021-06-28T16:34:00Z">
        <w:r w:rsidR="004A7994" w:rsidDel="00E23BD2">
          <w:rPr>
            <w:color w:val="000000"/>
          </w:rPr>
          <w:delText xml:space="preserve"> targets. </w:delText>
        </w:r>
        <w:r w:rsidR="00AF6646" w:rsidDel="00E23BD2">
          <w:rPr>
            <w:color w:val="000000"/>
          </w:rPr>
          <w:delText>Countries will be challenged with finding the right balance between invest</w:delText>
        </w:r>
        <w:r w:rsidR="00620CB9" w:rsidDel="00E23BD2">
          <w:rPr>
            <w:color w:val="000000"/>
          </w:rPr>
          <w:delText>ing</w:delText>
        </w:r>
        <w:r w:rsidR="00AF6646" w:rsidDel="00E23BD2">
          <w:rPr>
            <w:color w:val="000000"/>
          </w:rPr>
          <w:delText xml:space="preserve"> in COVID-19 </w:delText>
        </w:r>
        <w:r w:rsidR="005429AD" w:rsidDel="00E23BD2">
          <w:rPr>
            <w:color w:val="000000"/>
          </w:rPr>
          <w:delText xml:space="preserve">response measures </w:delText>
        </w:r>
        <w:r w:rsidR="00AF6646" w:rsidDel="00E23BD2">
          <w:rPr>
            <w:color w:val="000000"/>
          </w:rPr>
          <w:delText xml:space="preserve">versus other goals </w:delText>
        </w:r>
        <w:r w:rsidDel="00E23BD2">
          <w:rPr>
            <w:color w:val="000000"/>
          </w:rPr>
          <w:delText xml:space="preserve">that </w:delText>
        </w:r>
        <w:r w:rsidR="00AF6646" w:rsidDel="00E23BD2">
          <w:rPr>
            <w:color w:val="000000"/>
          </w:rPr>
          <w:delText xml:space="preserve">require financing, as well as between </w:delText>
        </w:r>
        <w:r w:rsidR="00E6741B" w:rsidDel="00E23BD2">
          <w:rPr>
            <w:color w:val="000000"/>
          </w:rPr>
          <w:delText>stringency</w:delText>
        </w:r>
        <w:r w:rsidR="005429AD" w:rsidDel="00E23BD2">
          <w:rPr>
            <w:color w:val="000000"/>
          </w:rPr>
          <w:delText xml:space="preserve"> of measures</w:delText>
        </w:r>
        <w:r w:rsidR="00E6741B" w:rsidDel="00E23BD2">
          <w:rPr>
            <w:color w:val="000000"/>
          </w:rPr>
          <w:delText xml:space="preserve"> and ease-of-movement</w:delText>
        </w:r>
        <w:r w:rsidR="00047916" w:rsidDel="00E23BD2">
          <w:rPr>
            <w:color w:val="000000"/>
          </w:rPr>
          <w:delText xml:space="preserve">. </w:delText>
        </w:r>
        <w:r w:rsidR="00E6741B" w:rsidDel="00E23BD2">
          <w:rPr>
            <w:color w:val="000000"/>
          </w:rPr>
          <w:delText xml:space="preserve">Figure 2 highlights the extremely varied </w:delText>
        </w:r>
        <w:r w:rsidDel="00E23BD2">
          <w:rPr>
            <w:color w:val="000000"/>
          </w:rPr>
          <w:delText xml:space="preserve">governmental </w:delText>
        </w:r>
        <w:r w:rsidR="00E6741B" w:rsidDel="00E23BD2">
          <w:rPr>
            <w:color w:val="000000"/>
          </w:rPr>
          <w:delText xml:space="preserve">policy approaches currently employed by </w:delText>
        </w:r>
        <w:r w:rsidDel="00E23BD2">
          <w:rPr>
            <w:color w:val="000000"/>
          </w:rPr>
          <w:delText xml:space="preserve">the </w:delText>
        </w:r>
        <w:r w:rsidR="00E6741B" w:rsidDel="00E23BD2">
          <w:rPr>
            <w:color w:val="000000"/>
          </w:rPr>
          <w:delText>countries. Continued investments in</w:delText>
        </w:r>
        <w:r w:rsidR="007C768A" w:rsidDel="00E23BD2">
          <w:rPr>
            <w:color w:val="000000"/>
          </w:rPr>
          <w:delText xml:space="preserve">to the long-term </w:delText>
        </w:r>
        <w:r w:rsidR="00047916" w:rsidDel="00E23BD2">
          <w:rPr>
            <w:color w:val="000000"/>
          </w:rPr>
          <w:delText xml:space="preserve">goal </w:delText>
        </w:r>
        <w:r w:rsidR="007C768A" w:rsidDel="00E23BD2">
          <w:rPr>
            <w:color w:val="000000"/>
          </w:rPr>
          <w:delText>of</w:delText>
        </w:r>
        <w:r w:rsidR="00B62567" w:rsidDel="00E23BD2">
          <w:rPr>
            <w:color w:val="000000"/>
          </w:rPr>
          <w:delText xml:space="preserve"> </w:delText>
        </w:r>
        <w:r w:rsidR="00E6741B" w:rsidDel="00E23BD2">
          <w:rPr>
            <w:color w:val="000000"/>
          </w:rPr>
          <w:delText>health system</w:delText>
        </w:r>
        <w:r w:rsidR="005429AD" w:rsidDel="00E23BD2">
          <w:rPr>
            <w:color w:val="000000"/>
          </w:rPr>
          <w:delText>s</w:delText>
        </w:r>
        <w:r w:rsidR="00E6741B" w:rsidDel="00E23BD2">
          <w:rPr>
            <w:color w:val="000000"/>
          </w:rPr>
          <w:delText xml:space="preserve"> </w:delText>
        </w:r>
        <w:r w:rsidR="007C768A" w:rsidDel="00E23BD2">
          <w:rPr>
            <w:color w:val="000000"/>
          </w:rPr>
          <w:delText xml:space="preserve">strengthening, which would include </w:delText>
        </w:r>
        <w:r w:rsidR="00047916" w:rsidDel="00E23BD2">
          <w:rPr>
            <w:color w:val="000000"/>
          </w:rPr>
          <w:delText xml:space="preserve">robust surveillance </w:delText>
        </w:r>
        <w:r w:rsidR="00CF0E4D" w:rsidDel="00E23BD2">
          <w:rPr>
            <w:color w:val="000000"/>
          </w:rPr>
          <w:delText>and</w:delText>
        </w:r>
        <w:r w:rsidR="00047916" w:rsidDel="00E23BD2">
          <w:rPr>
            <w:color w:val="000000"/>
          </w:rPr>
          <w:delText xml:space="preserve"> data and information systems, </w:delText>
        </w:r>
        <w:r w:rsidR="00CF0E4D" w:rsidDel="00E23BD2">
          <w:rPr>
            <w:color w:val="000000"/>
          </w:rPr>
          <w:delText xml:space="preserve">reduced fragmentation, </w:delText>
        </w:r>
        <w:r w:rsidR="00047916" w:rsidDel="00E23BD2">
          <w:rPr>
            <w:color w:val="000000"/>
          </w:rPr>
          <w:delText>and removal of all financial barriers to health care access,</w:delText>
        </w:r>
        <w:r w:rsidR="007C768A" w:rsidDel="00E23BD2">
          <w:rPr>
            <w:color w:val="000000"/>
          </w:rPr>
          <w:delText xml:space="preserve"> </w:delText>
        </w:r>
        <w:r w:rsidR="00E6741B" w:rsidDel="00E23BD2">
          <w:rPr>
            <w:color w:val="000000"/>
          </w:rPr>
          <w:delText xml:space="preserve">may prove the most effective, as they allow countries to concurrently </w:delText>
        </w:r>
        <w:r w:rsidR="00047916" w:rsidDel="00E23BD2">
          <w:rPr>
            <w:color w:val="000000"/>
          </w:rPr>
          <w:delText xml:space="preserve">respond to public health emergencies quickly and efficiently and </w:delText>
        </w:r>
        <w:r w:rsidR="00E6741B" w:rsidDel="00E23BD2">
          <w:rPr>
            <w:color w:val="000000"/>
          </w:rPr>
          <w:delText xml:space="preserve">make progress </w:delText>
        </w:r>
        <w:r w:rsidR="00047916" w:rsidDel="00E23BD2">
          <w:rPr>
            <w:color w:val="000000"/>
          </w:rPr>
          <w:delText>toward</w:delText>
        </w:r>
        <w:r w:rsidR="00E6741B" w:rsidDel="00E23BD2">
          <w:rPr>
            <w:color w:val="000000"/>
          </w:rPr>
          <w:delText xml:space="preserve"> the </w:delText>
        </w:r>
      </w:del>
      <w:del w:id="127" w:author="Sooyoung Kim" w:date="2021-06-28T14:37:00Z">
        <w:r w:rsidR="00E6741B" w:rsidDel="00DE65E1">
          <w:rPr>
            <w:color w:val="000000"/>
          </w:rPr>
          <w:delText>SDG3</w:delText>
        </w:r>
      </w:del>
      <w:del w:id="128" w:author="Sooyoung Kim" w:date="2021-06-28T16:34:00Z">
        <w:r w:rsidR="00E6741B" w:rsidDel="00E23BD2">
          <w:rPr>
            <w:color w:val="000000"/>
          </w:rPr>
          <w:delText xml:space="preserve"> targets.</w:delText>
        </w:r>
        <w:r w:rsidR="00047916" w:rsidDel="00E23BD2">
          <w:rPr>
            <w:color w:val="000000"/>
          </w:rPr>
          <w:delText xml:space="preserve"> Conversely, it is </w:delText>
        </w:r>
        <w:r w:rsidR="00C519CD" w:rsidDel="00E23BD2">
          <w:rPr>
            <w:color w:val="000000"/>
          </w:rPr>
          <w:delText xml:space="preserve">costly and </w:delText>
        </w:r>
        <w:r w:rsidR="00047916" w:rsidDel="00E23BD2">
          <w:rPr>
            <w:color w:val="000000"/>
          </w:rPr>
          <w:delText xml:space="preserve">inefficient to respond to each </w:delText>
        </w:r>
        <w:r w:rsidR="002B2DA4" w:rsidDel="00E23BD2">
          <w:rPr>
            <w:color w:val="000000"/>
          </w:rPr>
          <w:delText xml:space="preserve">public health </w:delText>
        </w:r>
        <w:r w:rsidR="00047916" w:rsidDel="00E23BD2">
          <w:rPr>
            <w:color w:val="000000"/>
          </w:rPr>
          <w:delText xml:space="preserve">crisis with one-off interventions. </w:delText>
        </w:r>
      </w:del>
    </w:p>
    <w:p w14:paraId="00000023" w14:textId="64C455DA" w:rsidR="00C11C07" w:rsidDel="00E23BD2" w:rsidRDefault="00C11C07" w:rsidP="007A0D92">
      <w:pPr>
        <w:pBdr>
          <w:top w:val="nil"/>
          <w:left w:val="nil"/>
          <w:bottom w:val="nil"/>
          <w:right w:val="nil"/>
          <w:between w:val="nil"/>
        </w:pBdr>
        <w:tabs>
          <w:tab w:val="left" w:pos="2970"/>
        </w:tabs>
        <w:jc w:val="both"/>
        <w:rPr>
          <w:del w:id="129" w:author="Sooyoung Kim" w:date="2021-06-28T16:34:00Z"/>
          <w:color w:val="000000"/>
        </w:rPr>
      </w:pPr>
    </w:p>
    <w:p w14:paraId="047B3678" w14:textId="5B1E6A87" w:rsidR="003017DD" w:rsidRPr="007A0D92" w:rsidDel="00E23BD2" w:rsidRDefault="003017DD" w:rsidP="007A0D92">
      <w:pPr>
        <w:pBdr>
          <w:top w:val="nil"/>
          <w:left w:val="nil"/>
          <w:bottom w:val="nil"/>
          <w:right w:val="nil"/>
          <w:between w:val="nil"/>
        </w:pBdr>
        <w:tabs>
          <w:tab w:val="left" w:pos="2970"/>
        </w:tabs>
        <w:jc w:val="both"/>
        <w:rPr>
          <w:del w:id="130" w:author="Sooyoung Kim" w:date="2021-06-28T16:34:00Z"/>
          <w:color w:val="000000"/>
        </w:rPr>
      </w:pPr>
    </w:p>
    <w:p w14:paraId="00000025" w14:textId="2B0AC9EB" w:rsidR="00C11C07" w:rsidRDefault="00675AD1" w:rsidP="00740385">
      <w:pPr>
        <w:pBdr>
          <w:top w:val="nil"/>
          <w:left w:val="nil"/>
          <w:bottom w:val="nil"/>
          <w:right w:val="nil"/>
          <w:between w:val="nil"/>
        </w:pBdr>
        <w:tabs>
          <w:tab w:val="left" w:pos="2970"/>
        </w:tabs>
        <w:jc w:val="center"/>
      </w:pPr>
      <w:del w:id="131" w:author="Sooyoung Kim" w:date="2021-06-28T10:57:00Z">
        <w:r w:rsidDel="00B268F9">
          <w:rPr>
            <w:noProof/>
          </w:rPr>
          <w:drawing>
            <wp:inline distT="114300" distB="114300" distL="114300" distR="114300" wp14:anchorId="50284C61" wp14:editId="74100FC5">
              <wp:extent cx="5730875" cy="2866427"/>
              <wp:effectExtent l="0" t="0" r="0" b="381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4"/>
                      <a:srcRect t="4761"/>
                      <a:stretch/>
                    </pic:blipFill>
                    <pic:spPr bwMode="auto">
                      <a:xfrm>
                        <a:off x="0" y="0"/>
                        <a:ext cx="5731200" cy="2866590"/>
                      </a:xfrm>
                      <a:prstGeom prst="rect">
                        <a:avLst/>
                      </a:prstGeom>
                      <a:ln>
                        <a:noFill/>
                      </a:ln>
                      <a:extLst>
                        <a:ext uri="{53640926-AAD7-44D8-BBD7-CCE9431645EC}">
                          <a14:shadowObscured xmlns:a14="http://schemas.microsoft.com/office/drawing/2010/main"/>
                        </a:ext>
                      </a:extLst>
                    </pic:spPr>
                  </pic:pic>
                </a:graphicData>
              </a:graphic>
            </wp:inline>
          </w:drawing>
        </w:r>
      </w:del>
      <w:del w:id="132" w:author="Sooyoung Kim" w:date="2021-06-28T16:34:00Z">
        <w:r w:rsidDel="00E23BD2">
          <w:br/>
        </w:r>
        <w:r w:rsidRPr="00740385" w:rsidDel="00E23BD2">
          <w:delText xml:space="preserve">Figure 2. </w:delText>
        </w:r>
        <w:r w:rsidR="00740385" w:rsidRPr="00740385" w:rsidDel="00E23BD2">
          <w:delText xml:space="preserve">The </w:delText>
        </w:r>
        <w:r w:rsidR="00740385" w:rsidRPr="00740385" w:rsidDel="00E23BD2">
          <w:rPr>
            <w:rFonts w:eastAsia="Times New Roman"/>
            <w:color w:val="000000"/>
            <w:shd w:val="clear" w:color="auto" w:fill="FFFFFF"/>
          </w:rPr>
          <w:delText xml:space="preserve">Oxford COVID-19 Government Response Tracker’s Stringy Index </w:delText>
        </w:r>
        <w:r w:rsidR="00B621E1" w:rsidDel="00E23BD2">
          <w:rPr>
            <w:rFonts w:eastAsia="Times New Roman"/>
            <w:color w:val="000000"/>
            <w:shd w:val="clear" w:color="auto" w:fill="FFFFFF"/>
          </w:rPr>
          <w:delText xml:space="preserve">for </w:delText>
        </w:r>
        <w:r w:rsidR="000934BC" w:rsidDel="00E23BD2">
          <w:rPr>
            <w:rFonts w:eastAsia="Times New Roman"/>
            <w:color w:val="000000"/>
            <w:shd w:val="clear" w:color="auto" w:fill="FFFFFF"/>
          </w:rPr>
          <w:delText>the world</w:delText>
        </w:r>
        <w:r w:rsidR="00B621E1" w:rsidDel="00E23BD2">
          <w:rPr>
            <w:rFonts w:eastAsia="Times New Roman"/>
            <w:color w:val="000000"/>
            <w:shd w:val="clear" w:color="auto" w:fill="FFFFFF"/>
          </w:rPr>
          <w:delText xml:space="preserve"> </w:delText>
        </w:r>
        <w:r w:rsidR="00740385" w:rsidRPr="00740385" w:rsidDel="00E23BD2">
          <w:rPr>
            <w:rFonts w:eastAsia="Times New Roman"/>
            <w:color w:val="000000"/>
            <w:shd w:val="clear" w:color="auto" w:fill="FFFFFF"/>
          </w:rPr>
          <w:delText>with </w:delText>
        </w:r>
        <w:r w:rsidRPr="00740385" w:rsidDel="00E23BD2">
          <w:delText>average trendline</w:delText>
        </w:r>
        <w:r w:rsidR="00740385" w:rsidDel="00E23BD2">
          <w:delText xml:space="preserve"> </w:delText>
        </w:r>
        <w:r w:rsidR="000934BC" w:rsidDel="00E23BD2">
          <w:delText xml:space="preserve">from January 2020 to present </w:delText>
        </w:r>
        <w:r w:rsidRPr="00740385" w:rsidDel="00E23BD2">
          <w:delText>(Figure and Analysis by Authors)</w:delText>
        </w:r>
        <w:r w:rsidDel="00E23BD2">
          <w:rPr>
            <w:color w:val="000000"/>
          </w:rPr>
          <w:br/>
        </w:r>
      </w:del>
    </w:p>
    <w:p w14:paraId="2C9DAF1D" w14:textId="77777777" w:rsidR="00337B37" w:rsidRDefault="00337B37">
      <w:pPr>
        <w:rPr>
          <w:b/>
        </w:rPr>
      </w:pPr>
      <w:r>
        <w:rPr>
          <w:b/>
        </w:rPr>
        <w:br w:type="page"/>
      </w:r>
    </w:p>
    <w:p w14:paraId="00000026" w14:textId="31F2045A" w:rsidR="00C11C07" w:rsidRDefault="00675AD1">
      <w:pPr>
        <w:pBdr>
          <w:top w:val="single" w:sz="4" w:space="1" w:color="000000"/>
        </w:pBdr>
        <w:tabs>
          <w:tab w:val="left" w:pos="2970"/>
        </w:tabs>
        <w:rPr>
          <w:b/>
        </w:rPr>
      </w:pPr>
      <w:r>
        <w:rPr>
          <w:b/>
        </w:rPr>
        <w:lastRenderedPageBreak/>
        <w:t>Case studies</w:t>
      </w:r>
    </w:p>
    <w:p w14:paraId="00000027" w14:textId="77777777" w:rsidR="00C11C07" w:rsidRDefault="00C11C07">
      <w:pPr>
        <w:tabs>
          <w:tab w:val="left" w:pos="2970"/>
        </w:tabs>
      </w:pPr>
    </w:p>
    <w:p w14:paraId="7911DF6F" w14:textId="77777777" w:rsidR="00580ABD" w:rsidRPr="00CC7EAF" w:rsidRDefault="00580ABD" w:rsidP="00580ABD">
      <w:pPr>
        <w:rPr>
          <w:b/>
        </w:rPr>
      </w:pPr>
      <w:r w:rsidRPr="00CC7EAF">
        <w:rPr>
          <w:b/>
        </w:rPr>
        <w:t>Cuba</w:t>
      </w:r>
      <w:r>
        <w:rPr>
          <w:b/>
        </w:rPr>
        <w:t>:</w:t>
      </w:r>
      <w:r w:rsidRPr="00CC7EAF">
        <w:rPr>
          <w:b/>
        </w:rPr>
        <w:t xml:space="preserve"> </w:t>
      </w:r>
      <w:r>
        <w:rPr>
          <w:b/>
        </w:rPr>
        <w:t>Return of the Decades of Investment in UHC, Science, and Human Resources, and the Ways to Move Forward</w:t>
      </w:r>
    </w:p>
    <w:p w14:paraId="3DB59E55" w14:textId="77777777" w:rsidR="00580ABD" w:rsidRPr="00CC7EAF" w:rsidRDefault="00580ABD" w:rsidP="00580ABD">
      <w:pPr>
        <w:rPr>
          <w:b/>
        </w:rPr>
      </w:pPr>
    </w:p>
    <w:p w14:paraId="7B880A34" w14:textId="77777777" w:rsidR="00580ABD" w:rsidRPr="00CC7EAF" w:rsidRDefault="00580ABD" w:rsidP="00580ABD">
      <w:pPr>
        <w:rPr>
          <w:i/>
        </w:rPr>
      </w:pPr>
      <w:r w:rsidRPr="00CC7EAF">
        <w:rPr>
          <w:i/>
        </w:rPr>
        <w:t>Introduction</w:t>
      </w:r>
    </w:p>
    <w:p w14:paraId="2CFC593D" w14:textId="6246D0BC" w:rsidR="00580ABD" w:rsidRPr="00CC7EAF" w:rsidRDefault="00580ABD" w:rsidP="00580ABD">
      <w:pPr>
        <w:jc w:val="both"/>
      </w:pPr>
      <w:r w:rsidRPr="00CC7EAF">
        <w:t>The Republic of Cuba, an upper-middle income country of 11</w:t>
      </w:r>
      <w:r w:rsidR="00F10825">
        <w:t>.2</w:t>
      </w:r>
      <w:r w:rsidRPr="00CC7EAF">
        <w:t xml:space="preserve"> million </w:t>
      </w:r>
      <w:r w:rsidR="00A04797">
        <w:t xml:space="preserve">people </w:t>
      </w:r>
      <w:r w:rsidRPr="00CC7EAF">
        <w:t xml:space="preserve">located in the Caribbean, has been widely lauded for its efforts, both in Cuba and abroad, to stem the </w:t>
      </w:r>
      <w:r w:rsidR="00A04797">
        <w:t xml:space="preserve">COVID-19 </w:t>
      </w:r>
      <w:r w:rsidRPr="00CC7EAF">
        <w:t>pandemic</w:t>
      </w:r>
      <w:r w:rsidR="00D24556">
        <w:t xml:space="preserve"> </w:t>
      </w:r>
      <w:r w:rsidR="00D24556">
        <w:fldChar w:fldCharType="begin"/>
      </w:r>
      <w:r w:rsidR="00D24556">
        <w:instrText xml:space="preserve"> ADDIN EN.CITE &lt;EndNote&gt;&lt;Cite&gt;&lt;Author&gt;Organization&lt;/Author&gt;&lt;Year&gt;2012&lt;/Year&gt;&lt;RecNum&gt;35&lt;/RecNum&gt;&lt;DisplayText&gt;[8]&lt;/DisplayText&gt;&lt;record&gt;&lt;rec-number&gt;35&lt;/rec-number&gt;&lt;foreign-keys&gt;&lt;key app="EN" db-id="5afra2929aw9efewdwv5axsfdzda9zxetv5a" timestamp="1624816875"&gt;35&lt;/key&gt;&lt;/foreign-keys&gt;&lt;ref-type name="Journal Article"&gt;17&lt;/ref-type&gt;&lt;contributors&gt;&lt;authors&gt;&lt;author&gt;World Health Organization&lt;/author&gt;&lt;/authors&gt;&lt;/contributors&gt;&lt;titles&gt;&lt;title&gt;WHO Country Cooperation Strategy 2012-2015: Cuba&lt;/title&gt;&lt;/titles&gt;&lt;dates&gt;&lt;year&gt;2012&lt;/year&gt;&lt;/dates&gt;&lt;urls&gt;&lt;/urls&gt;&lt;/record&gt;&lt;/Cite&gt;&lt;/EndNote&gt;</w:instrText>
      </w:r>
      <w:r w:rsidR="00D24556">
        <w:fldChar w:fldCharType="separate"/>
      </w:r>
      <w:r w:rsidR="00D24556">
        <w:rPr>
          <w:noProof/>
        </w:rPr>
        <w:t>[8]</w:t>
      </w:r>
      <w:r w:rsidR="00D24556">
        <w:fldChar w:fldCharType="end"/>
      </w:r>
      <w:r w:rsidRPr="00CC7EAF">
        <w:t xml:space="preserve">. In the past decade, Cuba is known for </w:t>
      </w:r>
      <w:r w:rsidR="00D2263A">
        <w:t>having one of the</w:t>
      </w:r>
      <w:r w:rsidR="00D2263A" w:rsidRPr="00CC7EAF">
        <w:t xml:space="preserve"> </w:t>
      </w:r>
      <w:r w:rsidR="00352431">
        <w:t>highest doctor</w:t>
      </w:r>
      <w:r w:rsidR="00D2263A">
        <w:t>-</w:t>
      </w:r>
      <w:r w:rsidR="00352431">
        <w:t>to</w:t>
      </w:r>
      <w:r w:rsidR="00D2263A">
        <w:t>-</w:t>
      </w:r>
      <w:r w:rsidR="00352431">
        <w:t>patient ratios in the world</w:t>
      </w:r>
      <w:r w:rsidRPr="00CC7EAF">
        <w:t xml:space="preserve">, has made widely renowned progress against malaria and tuberculosis, and has one of the lowest maternal and child mortality rates </w:t>
      </w:r>
      <w:r w:rsidR="00A04797">
        <w:t>in</w:t>
      </w:r>
      <w:r w:rsidR="00A04797" w:rsidRPr="00CC7EAF">
        <w:t xml:space="preserve"> </w:t>
      </w:r>
      <w:r w:rsidRPr="00CC7EAF">
        <w:t xml:space="preserve">the region (Figure </w:t>
      </w:r>
      <w:r w:rsidR="00C41725">
        <w:t>3</w:t>
      </w:r>
      <w:r w:rsidRPr="00CC7EAF">
        <w:t xml:space="preserve">). Cuba’s GDP per capita in 2019 was about US$8,800, which put it towards the lower end of the region </w:t>
      </w:r>
      <w:r w:rsidR="00D24556">
        <w:fldChar w:fldCharType="begin"/>
      </w:r>
      <w:r w:rsidR="00D24556">
        <w:instrText xml:space="preserve"> ADDIN EN.CITE &lt;EndNote&gt;&lt;Cite&gt;&lt;Year&gt;2019&lt;/Year&gt;&lt;RecNum&gt;36&lt;/RecNum&gt;&lt;DisplayText&gt;[9]&lt;/DisplayText&gt;&lt;record&gt;&lt;rec-number&gt;36&lt;/rec-number&gt;&lt;foreign-keys&gt;&lt;key app="EN" db-id="5afra2929aw9efewdwv5axsfdzda9zxetv5a" timestamp="1624817232"&gt;36&lt;/key&gt;&lt;/foreign-keys&gt;&lt;ref-type name="Dataset"&gt;59&lt;/ref-type&gt;&lt;contributors&gt;&lt;secondary-authors&gt;&lt;author&gt;World Bank&lt;/author&gt;&lt;/secondary-authors&gt;&lt;/contributors&gt;&lt;titles&gt;&lt;title&gt;GDP per Capita&lt;/title&gt;&lt;secondary-title&gt;World Bank Indicators&lt;/secondary-title&gt;&lt;/titles&gt;&lt;section&gt;2019&lt;/section&gt;&lt;dates&gt;&lt;year&gt;2019&lt;/year&gt;&lt;/dates&gt;&lt;pub-location&gt;Washington, DC&lt;/pub-location&gt;&lt;urls&gt;&lt;/urls&gt;&lt;/record&gt;&lt;/Cite&gt;&lt;/EndNote&gt;</w:instrText>
      </w:r>
      <w:r w:rsidR="00D24556">
        <w:fldChar w:fldCharType="separate"/>
      </w:r>
      <w:r w:rsidR="00D24556">
        <w:rPr>
          <w:noProof/>
        </w:rPr>
        <w:t>[9]</w:t>
      </w:r>
      <w:r w:rsidR="00D24556">
        <w:fldChar w:fldCharType="end"/>
      </w:r>
      <w:r w:rsidRPr="00CC7EAF">
        <w:t xml:space="preserve">, and it had a pandemic preparedness index score of 35.2, which ranked it 110/195 in the world </w:t>
      </w:r>
      <w:r w:rsidR="00D24556">
        <w:fldChar w:fldCharType="begin"/>
      </w:r>
      <w:r w:rsidR="00D24556">
        <w:instrText xml:space="preserve"> ADDIN EN.CITE &lt;EndNote&gt;&lt;Cite&gt;&lt;Author&gt;Cameron&lt;/Author&gt;&lt;Year&gt;2019&lt;/Year&gt;&lt;RecNum&gt;37&lt;/RecNum&gt;&lt;DisplayText&gt;[10]&lt;/DisplayText&gt;&lt;record&gt;&lt;rec-number&gt;37&lt;/rec-number&gt;&lt;foreign-keys&gt;&lt;key app="EN" db-id="5afra2929aw9efewdwv5axsfdzda9zxetv5a" timestamp="1624817489"&gt;37&lt;/key&gt;&lt;/foreign-keys&gt;&lt;ref-type name="Report"&gt;27&lt;/ref-type&gt;&lt;contributors&gt;&lt;authors&gt;&lt;author&gt;Elizabeth E. Cameron&lt;/author&gt;&lt;author&gt;Jennifer B. Nuzzo&lt;/author&gt;&lt;author&gt;Jessica A. Bell&lt;/author&gt;&lt;/authors&gt;&lt;/contributors&gt;&lt;titles&gt;&lt;title&gt;Global Health Security Index&lt;/title&gt;&lt;secondary-title&gt;GHS Index&lt;/secondary-title&gt;&lt;/titles&gt;&lt;dates&gt;&lt;year&gt;2019&lt;/year&gt;&lt;/dates&gt;&lt;publisher&gt;Johns Hopkins&amp;#xD;NTI&lt;/publisher&gt;&lt;urls&gt;&lt;/urls&gt;&lt;/record&gt;&lt;/Cite&gt;&lt;/EndNote&gt;</w:instrText>
      </w:r>
      <w:r w:rsidR="00D24556">
        <w:fldChar w:fldCharType="separate"/>
      </w:r>
      <w:r w:rsidR="00D24556">
        <w:rPr>
          <w:noProof/>
        </w:rPr>
        <w:t>[10]</w:t>
      </w:r>
      <w:r w:rsidR="00D24556">
        <w:fldChar w:fldCharType="end"/>
      </w:r>
      <w:r w:rsidRPr="00CC7EAF">
        <w:t>.</w:t>
      </w:r>
    </w:p>
    <w:p w14:paraId="67F845CF" w14:textId="77777777" w:rsidR="00580ABD" w:rsidRPr="00CC7EAF" w:rsidRDefault="00580ABD" w:rsidP="00580ABD"/>
    <w:p w14:paraId="3A9B0F6F" w14:textId="260B23B9" w:rsidR="00580ABD" w:rsidRDefault="009D1B22" w:rsidP="00580ABD">
      <w:pPr>
        <w:jc w:val="both"/>
      </w:pPr>
      <w:r>
        <w:t>Alt</w:t>
      </w:r>
      <w:r w:rsidR="00580ABD" w:rsidRPr="00CC7EAF">
        <w:t>hough Cuba derived some of its success in stemming COVID</w:t>
      </w:r>
      <w:r w:rsidR="00580ABD">
        <w:t>-19</w:t>
      </w:r>
      <w:r w:rsidR="004E3C75">
        <w:t xml:space="preserve"> for most of 2020</w:t>
      </w:r>
      <w:r w:rsidR="00580ABD" w:rsidRPr="00CC7EAF">
        <w:t xml:space="preserve"> from its ability, as an island nation, to quick</w:t>
      </w:r>
      <w:r w:rsidR="00A04797">
        <w:t>ly</w:t>
      </w:r>
      <w:r w:rsidR="00580ABD" w:rsidRPr="00CC7EAF">
        <w:t xml:space="preserve"> halt international travel, it also derived benefits from its pre</w:t>
      </w:r>
      <w:r w:rsidR="00A04797">
        <w:t>-</w:t>
      </w:r>
      <w:r w:rsidR="00580ABD" w:rsidRPr="00CC7EAF">
        <w:t xml:space="preserve">existing disaster-response institutions, </w:t>
      </w:r>
      <w:r w:rsidR="00352431">
        <w:t xml:space="preserve">its </w:t>
      </w:r>
      <w:r w:rsidR="00580ABD" w:rsidRPr="00CC7EAF">
        <w:t xml:space="preserve">strong primary healthcare system and workforce, and its </w:t>
      </w:r>
      <w:r w:rsidR="00A04797">
        <w:t xml:space="preserve">ability to mount </w:t>
      </w:r>
      <w:r>
        <w:t xml:space="preserve">a </w:t>
      </w:r>
      <w:r w:rsidR="004670F4">
        <w:t>rapid</w:t>
      </w:r>
      <w:r w:rsidR="004670F4" w:rsidRPr="00CC7EAF">
        <w:t xml:space="preserve"> </w:t>
      </w:r>
      <w:r w:rsidR="00580ABD" w:rsidRPr="00CC7EAF">
        <w:t xml:space="preserve">government </w:t>
      </w:r>
      <w:r w:rsidR="00580ABD" w:rsidRPr="00D24556">
        <w:t>response</w:t>
      </w:r>
      <w:r w:rsidR="00D24556" w:rsidRPr="003017DD">
        <w:t xml:space="preserve"> </w:t>
      </w:r>
      <w:r w:rsidR="00D24556" w:rsidRPr="003017DD">
        <w:fldChar w:fldCharType="begin"/>
      </w:r>
      <w:r w:rsidR="00D24556" w:rsidRPr="003017DD">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D24556" w:rsidRPr="003017DD">
        <w:fldChar w:fldCharType="separate"/>
      </w:r>
      <w:r w:rsidR="00D24556" w:rsidRPr="003017DD">
        <w:rPr>
          <w:noProof/>
        </w:rPr>
        <w:t>[11]</w:t>
      </w:r>
      <w:r w:rsidR="00D24556" w:rsidRPr="003017DD">
        <w:fldChar w:fldCharType="end"/>
      </w:r>
      <w:r w:rsidR="00D24556" w:rsidRPr="003017DD">
        <w:t>.</w:t>
      </w:r>
      <w:r w:rsidR="00580ABD" w:rsidRPr="00BB10CB">
        <w:t xml:space="preserve"> Cuba’s</w:t>
      </w:r>
      <w:r w:rsidR="00580ABD" w:rsidRPr="00CC7EAF">
        <w:t xml:space="preserve"> </w:t>
      </w:r>
      <w:r w:rsidR="00A04797">
        <w:t xml:space="preserve">pandemic </w:t>
      </w:r>
      <w:r w:rsidR="00580ABD" w:rsidRPr="00CC7EAF">
        <w:t xml:space="preserve">response is all the more interesting because of its difficult economic circumstances, which are in part </w:t>
      </w:r>
      <w:r w:rsidR="004670F4">
        <w:t>due to</w:t>
      </w:r>
      <w:r w:rsidR="004670F4" w:rsidRPr="00CC7EAF">
        <w:t xml:space="preserve"> </w:t>
      </w:r>
      <w:r w:rsidR="00580ABD" w:rsidRPr="00CC7EAF">
        <w:t>a United States embargo prohibit</w:t>
      </w:r>
      <w:r w:rsidR="004670F4">
        <w:t>ing</w:t>
      </w:r>
      <w:r w:rsidR="00580ABD" w:rsidRPr="00CC7EAF">
        <w:t xml:space="preserve"> the normal trade of food, medicine, and medical equipment </w:t>
      </w:r>
      <w:r w:rsidR="00D24556">
        <w:fldChar w:fldCharType="begin"/>
      </w:r>
      <w:r w:rsidR="00D24556">
        <w:instrText xml:space="preserve"> ADDIN EN.CITE &lt;EndNote&gt;&lt;Cite&gt;&lt;Author&gt;Keck&lt;/Author&gt;&lt;Year&gt;2012&lt;/Year&gt;&lt;RecNum&gt;39&lt;/RecNum&gt;&lt;DisplayText&gt;[12]&lt;/DisplayText&gt;&lt;record&gt;&lt;rec-number&gt;39&lt;/rec-number&gt;&lt;foreign-keys&gt;&lt;key app="EN" db-id="5afra2929aw9efewdwv5axsfdzda9zxetv5a" timestamp="1624817573"&gt;39&lt;/key&gt;&lt;/foreign-keys&gt;&lt;ref-type name="Journal Article"&gt;17&lt;/ref-type&gt;&lt;contributors&gt;&lt;authors&gt;&lt;author&gt;Keck, C William&lt;/author&gt;&lt;author&gt;Reed, Gail A&lt;/author&gt;&lt;/authors&gt;&lt;/contributors&gt;&lt;titles&gt;&lt;title&gt;The curious case of Cuba&lt;/title&gt;&lt;secondary-title&gt;American Journal of Public Health&lt;/secondary-title&gt;&lt;/titles&gt;&lt;periodical&gt;&lt;full-title&gt;American Journal of Public Health&lt;/full-title&gt;&lt;/periodical&gt;&lt;pages&gt;e13-e22&lt;/pages&gt;&lt;volume&gt;102&lt;/volume&gt;&lt;number&gt;8&lt;/number&gt;&lt;dates&gt;&lt;year&gt;2012&lt;/year&gt;&lt;/dates&gt;&lt;isbn&gt;1541-0048&lt;/isbn&gt;&lt;urls&gt;&lt;/urls&gt;&lt;/record&gt;&lt;/Cite&gt;&lt;/EndNote&gt;</w:instrText>
      </w:r>
      <w:r w:rsidR="00D24556">
        <w:fldChar w:fldCharType="separate"/>
      </w:r>
      <w:r w:rsidR="00D24556">
        <w:rPr>
          <w:noProof/>
        </w:rPr>
        <w:t>[12]</w:t>
      </w:r>
      <w:r w:rsidR="00D24556">
        <w:fldChar w:fldCharType="end"/>
      </w:r>
      <w:r w:rsidR="004670F4">
        <w:t>.</w:t>
      </w:r>
      <w:r w:rsidR="00580ABD" w:rsidRPr="00CC7EAF">
        <w:t xml:space="preserve"> </w:t>
      </w:r>
      <w:r w:rsidR="004670F4">
        <w:t>C</w:t>
      </w:r>
      <w:r w:rsidR="00580ABD" w:rsidRPr="00CC7EAF">
        <w:t xml:space="preserve">uba thus might shed light on some lessons learned for other </w:t>
      </w:r>
      <w:r w:rsidR="00352431">
        <w:t xml:space="preserve">highly </w:t>
      </w:r>
      <w:r w:rsidR="00580ABD" w:rsidRPr="00CC7EAF">
        <w:t xml:space="preserve">resource-constrained countries. Ultimately, Cuba’s success to date in </w:t>
      </w:r>
      <w:r w:rsidR="004E3C75">
        <w:t>containing</w:t>
      </w:r>
      <w:r w:rsidR="00580ABD" w:rsidRPr="00CC7EAF">
        <w:t xml:space="preserve"> COVID-19 and having one of the lowest COVID-19-attributable mortality rates regionally </w:t>
      </w:r>
      <w:r w:rsidR="001B2160">
        <w:fldChar w:fldCharType="begin"/>
      </w:r>
      <w:r w:rsidR="001B2160">
        <w:instrText xml:space="preserve"> ADDIN EN.CITE &lt;EndNote&gt;&lt;Cite&gt;&lt;Author&gt;Galbán-García&lt;/Author&gt;&lt;Year&gt;2020&lt;/Year&gt;&lt;RecNum&gt;40&lt;/RecNum&gt;&lt;DisplayText&gt;[13]&lt;/DisplayText&gt;&lt;record&gt;&lt;rec-number&gt;40&lt;/rec-number&gt;&lt;foreign-keys&gt;&lt;key app="EN" db-id="5afra2929aw9efewdwv5axsfdzda9zxetv5a" timestamp="1624817642"&gt;40&lt;/key&gt;&lt;/foreign-keys&gt;&lt;ref-type name="Journal Article"&gt;17&lt;/ref-type&gt;&lt;contributors&gt;&lt;authors&gt;&lt;author&gt;Galbán-García, Enrique&lt;/author&gt;&lt;author&gt;Más-Bermejo, Pedro&lt;/author&gt;&lt;/authors&gt;&lt;/contributors&gt;&lt;titles&gt;&lt;title&gt;COVID-19 in Cuba: Assessing the National Response&lt;/title&gt;&lt;secondary-title&gt;MEDICC review&lt;/secondary-title&gt;&lt;/titles&gt;&lt;periodical&gt;&lt;full-title&gt;MEDICC review&lt;/full-title&gt;&lt;/periodical&gt;&lt;volume&gt;22&lt;/volume&gt;&lt;number&gt;4&lt;/number&gt;&lt;dates&gt;&lt;year&gt;2020&lt;/year&gt;&lt;/dates&gt;&lt;isbn&gt;1527-3172&lt;/isbn&gt;&lt;urls&gt;&lt;/urls&gt;&lt;/record&gt;&lt;/Cite&gt;&lt;/EndNote&gt;</w:instrText>
      </w:r>
      <w:r w:rsidR="001B2160">
        <w:fldChar w:fldCharType="separate"/>
      </w:r>
      <w:r w:rsidR="001B2160">
        <w:rPr>
          <w:noProof/>
        </w:rPr>
        <w:t>[13]</w:t>
      </w:r>
      <w:r w:rsidR="001B2160">
        <w:fldChar w:fldCharType="end"/>
      </w:r>
      <w:r w:rsidR="00580ABD" w:rsidRPr="00CC7EAF">
        <w:t xml:space="preserve">, is indicative of </w:t>
      </w:r>
      <w:r w:rsidR="004670F4">
        <w:t xml:space="preserve">the significance of a well-established and accessible primary healthcare system with resources allocated equitably across the country and </w:t>
      </w:r>
      <w:r w:rsidR="00352431">
        <w:t>a</w:t>
      </w:r>
      <w:r w:rsidR="004670F4">
        <w:t xml:space="preserve"> strong emergency preparedness</w:t>
      </w:r>
      <w:r w:rsidR="00352431">
        <w:t xml:space="preserve"> and response capability</w:t>
      </w:r>
      <w:r w:rsidR="004670F4">
        <w:t>.</w:t>
      </w:r>
      <w:r w:rsidR="00580ABD" w:rsidRPr="00CC7EAF">
        <w:t xml:space="preserve"> </w:t>
      </w:r>
    </w:p>
    <w:p w14:paraId="69ABEB1D" w14:textId="77777777" w:rsidR="00580ABD" w:rsidRPr="00CC7EAF" w:rsidRDefault="00580ABD" w:rsidP="00580ABD">
      <w:r w:rsidRPr="00CC7EAF">
        <w:t xml:space="preserve"> </w:t>
      </w:r>
    </w:p>
    <w:p w14:paraId="0367B6EB" w14:textId="77777777" w:rsidR="00580ABD" w:rsidRPr="00CC7EAF" w:rsidRDefault="00580ABD" w:rsidP="00580ABD">
      <w:pPr>
        <w:jc w:val="center"/>
      </w:pPr>
      <w:r w:rsidRPr="00CC7EAF">
        <w:rPr>
          <w:noProof/>
        </w:rPr>
        <w:drawing>
          <wp:inline distT="0" distB="0" distL="0" distR="0" wp14:anchorId="74D43FA1" wp14:editId="1B9A932F">
            <wp:extent cx="4348289" cy="3108960"/>
            <wp:effectExtent l="0" t="0" r="0" b="2540"/>
            <wp:docPr id="36" name="Picture 36"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t="2502"/>
                    <a:stretch/>
                  </pic:blipFill>
                  <pic:spPr bwMode="auto">
                    <a:xfrm>
                      <a:off x="0" y="0"/>
                      <a:ext cx="4348289" cy="3108960"/>
                    </a:xfrm>
                    <a:prstGeom prst="rect">
                      <a:avLst/>
                    </a:prstGeom>
                    <a:ln>
                      <a:noFill/>
                    </a:ln>
                    <a:extLst>
                      <a:ext uri="{53640926-AAD7-44D8-BBD7-CCE9431645EC}">
                        <a14:shadowObscured xmlns:a14="http://schemas.microsoft.com/office/drawing/2010/main"/>
                      </a:ext>
                    </a:extLst>
                  </pic:spPr>
                </pic:pic>
              </a:graphicData>
            </a:graphic>
          </wp:inline>
        </w:drawing>
      </w:r>
    </w:p>
    <w:p w14:paraId="3CE100C1" w14:textId="022EABEB" w:rsidR="00580ABD" w:rsidRPr="00CC7EAF" w:rsidRDefault="00580ABD" w:rsidP="00580ABD">
      <w:pPr>
        <w:jc w:val="center"/>
      </w:pPr>
      <w:r w:rsidRPr="00CC7EAF">
        <w:t xml:space="preserve">Figure </w:t>
      </w:r>
      <w:r w:rsidR="00C41725">
        <w:t>3</w:t>
      </w:r>
      <w:r w:rsidRPr="00CC7EAF">
        <w:t xml:space="preserve">. </w:t>
      </w:r>
      <w:r w:rsidR="00C005E0">
        <w:t xml:space="preserve">Trends in selected </w:t>
      </w:r>
      <w:del w:id="133" w:author="Sooyoung Kim" w:date="2021-06-28T14:38:00Z">
        <w:r w:rsidR="00C005E0" w:rsidDel="00DE65E1">
          <w:delText>SDG 3</w:delText>
        </w:r>
      </w:del>
      <w:ins w:id="134" w:author="Sooyoung Kim" w:date="2021-06-28T14:38:00Z">
        <w:r w:rsidR="00DE65E1">
          <w:t>SDG-3</w:t>
        </w:r>
      </w:ins>
      <w:r w:rsidR="00C005E0">
        <w:t xml:space="preserve"> indicators in Cuba, 2009-2019</w:t>
      </w:r>
    </w:p>
    <w:p w14:paraId="1EE6CC79" w14:textId="77777777" w:rsidR="00580ABD" w:rsidRDefault="00580ABD" w:rsidP="00580ABD"/>
    <w:p w14:paraId="173F0810" w14:textId="77777777" w:rsidR="00580ABD" w:rsidRPr="00CC7EAF" w:rsidRDefault="00580ABD" w:rsidP="00580ABD">
      <w:pPr>
        <w:rPr>
          <w:i/>
        </w:rPr>
      </w:pPr>
      <w:r w:rsidRPr="00CC7EAF">
        <w:rPr>
          <w:i/>
        </w:rPr>
        <w:lastRenderedPageBreak/>
        <w:t>Overview of the health system and progress towards UHC</w:t>
      </w:r>
    </w:p>
    <w:p w14:paraId="682519F0" w14:textId="359D7676" w:rsidR="00580ABD" w:rsidRPr="00CC7EAF" w:rsidRDefault="00580ABD" w:rsidP="00580ABD">
      <w:pPr>
        <w:jc w:val="both"/>
      </w:pPr>
      <w:r w:rsidRPr="00CC7EAF">
        <w:t xml:space="preserve">Cuba currently has a single, universal health system with national coverage and free-of-charge care for patients </w:t>
      </w:r>
      <w:r w:rsidR="001B2160">
        <w:fldChar w:fldCharType="begin"/>
      </w:r>
      <w:r w:rsidR="001B2160">
        <w:instrText xml:space="preserve"> ADDIN EN.CITE &lt;EndNote&gt;&lt;Cite&gt;&lt;Author&gt;Reed&lt;/Author&gt;&lt;Year&gt;2020&lt;/Year&gt;&lt;RecNum&gt;41&lt;/RecNum&gt;&lt;DisplayText&gt;[14]&lt;/DisplayText&gt;&lt;record&gt;&lt;rec-number&gt;41&lt;/rec-number&gt;&lt;foreign-keys&gt;&lt;key app="EN" db-id="5afra2929aw9efewdwv5axsfdzda9zxetv5a" timestamp="1624817694"&gt;41&lt;/key&gt;&lt;/foreign-keys&gt;&lt;ref-type name="Journal Article"&gt;17&lt;/ref-type&gt;&lt;contributors&gt;&lt;authors&gt;&lt;author&gt;Reed, Gail&lt;/author&gt;&lt;/authors&gt;&lt;/contributors&gt;&lt;titles&gt;&lt;title&gt;Mobilizing primary health care: Cuba’s powerful weapon against COVID-19&lt;/title&gt;&lt;secondary-title&gt;MEDICC review&lt;/secondary-title&gt;&lt;/titles&gt;&lt;periodical&gt;&lt;full-title&gt;MEDICC review&lt;/full-title&gt;&lt;/periodical&gt;&lt;pages&gt;54&lt;/pages&gt;&lt;volume&gt;22&lt;/volume&gt;&lt;number&gt;2&lt;/number&gt;&lt;dates&gt;&lt;year&gt;2020&lt;/year&gt;&lt;/dates&gt;&lt;urls&gt;&lt;/urls&gt;&lt;/record&gt;&lt;/Cite&gt;&lt;/EndNote&gt;</w:instrText>
      </w:r>
      <w:r w:rsidR="001B2160">
        <w:fldChar w:fldCharType="separate"/>
      </w:r>
      <w:r w:rsidR="001B2160">
        <w:rPr>
          <w:noProof/>
        </w:rPr>
        <w:t>[14]</w:t>
      </w:r>
      <w:r w:rsidR="001B2160">
        <w:fldChar w:fldCharType="end"/>
      </w:r>
      <w:r w:rsidRPr="00CC7EAF">
        <w:t>. Almost all health facilities are government owned and operated; though the health system was centrally developed, local flexibility has been highlighted such that localized health incidents can be readily addressed</w:t>
      </w:r>
      <w:r w:rsidR="001B2160">
        <w:t xml:space="preserve"> </w:t>
      </w:r>
      <w:r w:rsidR="001B2160">
        <w:fldChar w:fldCharType="begin"/>
      </w:r>
      <w:r w:rsidR="001B2160">
        <w:instrText xml:space="preserve"> ADDIN EN.CITE &lt;EndNote&gt;&lt;Cite&gt;&lt;Author&gt;Keck&lt;/Author&gt;&lt;Year&gt;2012&lt;/Year&gt;&lt;RecNum&gt;39&lt;/RecNum&gt;&lt;DisplayText&gt;[12]&lt;/DisplayText&gt;&lt;record&gt;&lt;rec-number&gt;39&lt;/rec-number&gt;&lt;foreign-keys&gt;&lt;key app="EN" db-id="5afra2929aw9efewdwv5axsfdzda9zxetv5a" timestamp="1624817573"&gt;39&lt;/key&gt;&lt;/foreign-keys&gt;&lt;ref-type name="Journal Article"&gt;17&lt;/ref-type&gt;&lt;contributors&gt;&lt;authors&gt;&lt;author&gt;Keck, C William&lt;/author&gt;&lt;author&gt;Reed, Gail A&lt;/author&gt;&lt;/authors&gt;&lt;/contributors&gt;&lt;titles&gt;&lt;title&gt;The curious case of Cuba&lt;/title&gt;&lt;secondary-title&gt;American Journal of Public Health&lt;/secondary-title&gt;&lt;/titles&gt;&lt;periodical&gt;&lt;full-title&gt;American Journal of Public Health&lt;/full-title&gt;&lt;/periodical&gt;&lt;pages&gt;e13-e22&lt;/pages&gt;&lt;volume&gt;102&lt;/volume&gt;&lt;number&gt;8&lt;/number&gt;&lt;dates&gt;&lt;year&gt;2012&lt;/year&gt;&lt;/dates&gt;&lt;isbn&gt;1541-0048&lt;/isbn&gt;&lt;urls&gt;&lt;/urls&gt;&lt;/record&gt;&lt;/Cite&gt;&lt;/EndNote&gt;</w:instrText>
      </w:r>
      <w:r w:rsidR="001B2160">
        <w:fldChar w:fldCharType="separate"/>
      </w:r>
      <w:r w:rsidR="001B2160">
        <w:rPr>
          <w:noProof/>
        </w:rPr>
        <w:t>[12]</w:t>
      </w:r>
      <w:r w:rsidR="001B2160">
        <w:fldChar w:fldCharType="end"/>
      </w:r>
      <w:r w:rsidRPr="00CC7EAF">
        <w:t>. The health system is split into three hierarchical levels</w:t>
      </w:r>
      <w:r w:rsidR="004670F4">
        <w:t>,</w:t>
      </w:r>
      <w:r w:rsidRPr="00CC7EAF">
        <w:t xml:space="preserve"> which interlock: </w:t>
      </w:r>
      <w:proofErr w:type="spellStart"/>
      <w:r w:rsidRPr="00CC7EAF">
        <w:rPr>
          <w:i/>
        </w:rPr>
        <w:t>consultorios</w:t>
      </w:r>
      <w:proofErr w:type="spellEnd"/>
      <w:r w:rsidRPr="00CC7EAF">
        <w:t xml:space="preserve"> (family doctor clinics); </w:t>
      </w:r>
      <w:proofErr w:type="spellStart"/>
      <w:r w:rsidRPr="00CC7EAF">
        <w:rPr>
          <w:i/>
        </w:rPr>
        <w:t>policlinicos</w:t>
      </w:r>
      <w:proofErr w:type="spellEnd"/>
      <w:r w:rsidRPr="00CC7EAF">
        <w:t xml:space="preserve"> (specialty clinics which provide secondary care; and hospitals and </w:t>
      </w:r>
      <w:proofErr w:type="spellStart"/>
      <w:r w:rsidRPr="00CC7EAF">
        <w:rPr>
          <w:i/>
        </w:rPr>
        <w:t>institutos</w:t>
      </w:r>
      <w:proofErr w:type="spellEnd"/>
      <w:r w:rsidRPr="00CC7EAF">
        <w:t xml:space="preserve"> (hospitals and medical institutions which provide tertiary care). At the first level, family doctor clinics generally serve a population of up to 1,500 patients</w:t>
      </w:r>
      <w:r w:rsidR="001B2160">
        <w:t xml:space="preserve"> </w:t>
      </w:r>
      <w:r w:rsidR="001B2160">
        <w:fldChar w:fldCharType="begin"/>
      </w:r>
      <w:r w:rsidR="001B2160">
        <w:instrText xml:space="preserve"> ADDIN EN.CITE &lt;EndNote&gt;&lt;Cite&gt;&lt;Author&gt;Keck&lt;/Author&gt;&lt;Year&gt;2012&lt;/Year&gt;&lt;RecNum&gt;39&lt;/RecNum&gt;&lt;DisplayText&gt;[12]&lt;/DisplayText&gt;&lt;record&gt;&lt;rec-number&gt;39&lt;/rec-number&gt;&lt;foreign-keys&gt;&lt;key app="EN" db-id="5afra2929aw9efewdwv5axsfdzda9zxetv5a" timestamp="1624817573"&gt;39&lt;/key&gt;&lt;/foreign-keys&gt;&lt;ref-type name="Journal Article"&gt;17&lt;/ref-type&gt;&lt;contributors&gt;&lt;authors&gt;&lt;author&gt;Keck, C William&lt;/author&gt;&lt;author&gt;Reed, Gail A&lt;/author&gt;&lt;/authors&gt;&lt;/contributors&gt;&lt;titles&gt;&lt;title&gt;The curious case of Cuba&lt;/title&gt;&lt;secondary-title&gt;American Journal of Public Health&lt;/secondary-title&gt;&lt;/titles&gt;&lt;periodical&gt;&lt;full-title&gt;American Journal of Public Health&lt;/full-title&gt;&lt;/periodical&gt;&lt;pages&gt;e13-e22&lt;/pages&gt;&lt;volume&gt;102&lt;/volume&gt;&lt;number&gt;8&lt;/number&gt;&lt;dates&gt;&lt;year&gt;2012&lt;/year&gt;&lt;/dates&gt;&lt;isbn&gt;1541-0048&lt;/isbn&gt;&lt;urls&gt;&lt;/urls&gt;&lt;/record&gt;&lt;/Cite&gt;&lt;/EndNote&gt;</w:instrText>
      </w:r>
      <w:r w:rsidR="001B2160">
        <w:fldChar w:fldCharType="separate"/>
      </w:r>
      <w:r w:rsidR="001B2160">
        <w:rPr>
          <w:noProof/>
        </w:rPr>
        <w:t>[12]</w:t>
      </w:r>
      <w:r w:rsidR="001B2160">
        <w:fldChar w:fldCharType="end"/>
      </w:r>
      <w:r w:rsidRPr="00CC7EAF">
        <w:t>.</w:t>
      </w:r>
      <w:r w:rsidR="001B2160">
        <w:t xml:space="preserve"> </w:t>
      </w:r>
      <w:r w:rsidRPr="00CC7EAF">
        <w:t>At the second level, each polyclinic serves a geographic region of about 25,000 to 35,000 people. In any given location in the country, a polyclinic is usually located within a few blocks. And</w:t>
      </w:r>
      <w:r w:rsidR="004670F4">
        <w:t>,</w:t>
      </w:r>
      <w:r w:rsidRPr="00CC7EAF">
        <w:t xml:space="preserve"> at the third level, circa 20</w:t>
      </w:r>
      <w:r w:rsidR="00300638">
        <w:t>19</w:t>
      </w:r>
      <w:r w:rsidRPr="00CC7EAF">
        <w:t xml:space="preserve"> Cuba had </w:t>
      </w:r>
      <w:r w:rsidR="00300638">
        <w:t>150</w:t>
      </w:r>
      <w:r w:rsidRPr="00CC7EAF">
        <w:t xml:space="preserve"> hospitals and 1</w:t>
      </w:r>
      <w:r w:rsidR="00300638">
        <w:t>2</w:t>
      </w:r>
      <w:r w:rsidRPr="00CC7EAF">
        <w:t xml:space="preserve"> medical research centers </w:t>
      </w:r>
      <w:r w:rsidR="001B2160">
        <w:fldChar w:fldCharType="begin"/>
      </w:r>
      <w:r w:rsidR="001B2160">
        <w:instrText xml:space="preserve"> ADDIN EN.CITE &lt;EndNote&gt;&lt;Cite&gt;&lt;Author&gt;de Cuba&lt;/Author&gt;&lt;Year&gt;2019&lt;/Year&gt;&lt;RecNum&gt;42&lt;/RecNum&gt;&lt;DisplayText&gt;[15]&lt;/DisplayText&gt;&lt;record&gt;&lt;rec-number&gt;42&lt;/rec-number&gt;&lt;foreign-keys&gt;&lt;key app="EN" db-id="5afra2929aw9efewdwv5axsfdzda9zxetv5a" timestamp="1624818204"&gt;42&lt;/key&gt;&lt;/foreign-keys&gt;&lt;ref-type name="Journal Article"&gt;17&lt;/ref-type&gt;&lt;contributors&gt;&lt;authors&gt;&lt;author&gt;de Cuba, Anuario Estadístico&lt;/author&gt;&lt;/authors&gt;&lt;/contributors&gt;&lt;titles&gt;&lt;title&gt;Edición 2019&lt;/title&gt;&lt;secondary-title&gt;MINSAP, Dirección Nacional de Registros Médicos y Estadísticas de Salud. La Habana&lt;/secondary-title&gt;&lt;/titles&gt;&lt;periodical&gt;&lt;full-title&gt;MINSAP, Dirección Nacional de Registros Médicos y Estadísticas de Salud. La Habana&lt;/full-title&gt;&lt;/periodical&gt;&lt;dates&gt;&lt;year&gt;2019&lt;/year&gt;&lt;/dates&gt;&lt;urls&gt;&lt;/urls&gt;&lt;/record&gt;&lt;/Cite&gt;&lt;/EndNote&gt;</w:instrText>
      </w:r>
      <w:r w:rsidR="001B2160">
        <w:fldChar w:fldCharType="separate"/>
      </w:r>
      <w:r w:rsidR="001B2160">
        <w:rPr>
          <w:noProof/>
        </w:rPr>
        <w:t>[15]</w:t>
      </w:r>
      <w:r w:rsidR="001B2160">
        <w:fldChar w:fldCharType="end"/>
      </w:r>
      <w:r w:rsidRPr="00CC7EAF">
        <w:t>.</w:t>
      </w:r>
    </w:p>
    <w:p w14:paraId="7260FB01" w14:textId="77777777" w:rsidR="00580ABD" w:rsidRPr="00CC7EAF" w:rsidRDefault="00580ABD" w:rsidP="00580ABD"/>
    <w:p w14:paraId="0D8A4802" w14:textId="44F137FA" w:rsidR="00580ABD" w:rsidRPr="00CC7EAF" w:rsidRDefault="00580ABD" w:rsidP="00580ABD">
      <w:pPr>
        <w:jc w:val="both"/>
      </w:pPr>
      <w:r w:rsidRPr="00CC7EAF">
        <w:t xml:space="preserve">Cuba’s centralized and free-of-charge health system focusing on primary health care enabled </w:t>
      </w:r>
      <w:r w:rsidR="00EC251F">
        <w:t>the country</w:t>
      </w:r>
      <w:r w:rsidR="00EC251F" w:rsidRPr="00CC7EAF">
        <w:t xml:space="preserve"> </w:t>
      </w:r>
      <w:r w:rsidRPr="00CC7EAF">
        <w:t>to make robust progress towards achieving UHC</w:t>
      </w:r>
      <w:r w:rsidR="00D2263A">
        <w:t xml:space="preserve"> (Figure 4)</w:t>
      </w:r>
      <w:r w:rsidR="001B2160">
        <w:t xml:space="preserve"> </w:t>
      </w:r>
      <w:r w:rsidR="001B2160">
        <w:fldChar w:fldCharType="begin"/>
      </w:r>
      <w:r w:rsidR="001B2160">
        <w:instrText xml:space="preserve"> ADDIN EN.CITE &lt;EndNote&gt;&lt;Cite&gt;&lt;Author&gt;Keck&lt;/Author&gt;&lt;Year&gt;2012&lt;/Year&gt;&lt;RecNum&gt;39&lt;/RecNum&gt;&lt;DisplayText&gt;[12]&lt;/DisplayText&gt;&lt;record&gt;&lt;rec-number&gt;39&lt;/rec-number&gt;&lt;foreign-keys&gt;&lt;key app="EN" db-id="5afra2929aw9efewdwv5axsfdzda9zxetv5a" timestamp="1624817573"&gt;39&lt;/key&gt;&lt;/foreign-keys&gt;&lt;ref-type name="Journal Article"&gt;17&lt;/ref-type&gt;&lt;contributors&gt;&lt;authors&gt;&lt;author&gt;Keck, C William&lt;/author&gt;&lt;author&gt;Reed, Gail A&lt;/author&gt;&lt;/authors&gt;&lt;/contributors&gt;&lt;titles&gt;&lt;title&gt;The curious case of Cuba&lt;/title&gt;&lt;secondary-title&gt;American Journal of Public Health&lt;/secondary-title&gt;&lt;/titles&gt;&lt;periodical&gt;&lt;full-title&gt;American Journal of Public Health&lt;/full-title&gt;&lt;/periodical&gt;&lt;pages&gt;e13-e22&lt;/pages&gt;&lt;volume&gt;102&lt;/volume&gt;&lt;number&gt;8&lt;/number&gt;&lt;dates&gt;&lt;year&gt;2012&lt;/year&gt;&lt;/dates&gt;&lt;isbn&gt;1541-0048&lt;/isbn&gt;&lt;urls&gt;&lt;/urls&gt;&lt;/record&gt;&lt;/Cite&gt;&lt;/EndNote&gt;</w:instrText>
      </w:r>
      <w:r w:rsidR="001B2160">
        <w:fldChar w:fldCharType="separate"/>
      </w:r>
      <w:r w:rsidR="001B2160">
        <w:rPr>
          <w:noProof/>
        </w:rPr>
        <w:t>[12]</w:t>
      </w:r>
      <w:r w:rsidR="001B2160">
        <w:fldChar w:fldCharType="end"/>
      </w:r>
      <w:r w:rsidRPr="00CC7EAF">
        <w:t>.</w:t>
      </w:r>
      <w:r w:rsidR="001B2160">
        <w:t xml:space="preserve"> </w:t>
      </w:r>
      <w:r w:rsidRPr="00CC7EAF">
        <w:t xml:space="preserve">Cuba has long stressed the importance of population health </w:t>
      </w:r>
      <w:r w:rsidR="00F604F7">
        <w:fldChar w:fldCharType="begin"/>
      </w:r>
      <w:r w:rsidR="00F604F7">
        <w:instrText xml:space="preserve"> ADDIN EN.CITE &lt;EndNote&gt;&lt;Cite&gt;&lt;Author&gt;De Vos&lt;/Author&gt;&lt;Year&gt;2019&lt;/Year&gt;&lt;RecNum&gt;44&lt;/RecNum&gt;&lt;DisplayText&gt;[16]&lt;/DisplayText&gt;&lt;record&gt;&lt;rec-number&gt;44&lt;/rec-number&gt;&lt;foreign-keys&gt;&lt;key app="EN" db-id="5afra2929aw9efewdwv5axsfdzda9zxetv5a" timestamp="1624818430"&gt;44&lt;/key&gt;&lt;/foreign-keys&gt;&lt;ref-type name="Journal Article"&gt;17&lt;/ref-type&gt;&lt;contributors&gt;&lt;authors&gt;&lt;author&gt;De Vos, Pol&lt;/author&gt;&lt;/authors&gt;&lt;/contributors&gt;&lt;titles&gt;&lt;title&gt;Cuba’s strategy toward universal health&lt;/title&gt;&lt;secondary-title&gt;International Journal of Health Services&lt;/secondary-title&gt;&lt;/titles&gt;&lt;periodical&gt;&lt;full-title&gt;International Journal of Health Services&lt;/full-title&gt;&lt;/periodical&gt;&lt;pages&gt;186-192&lt;/pages&gt;&lt;volume&gt;49&lt;/volume&gt;&lt;number&gt;1&lt;/number&gt;&lt;dates&gt;&lt;year&gt;2019&lt;/year&gt;&lt;/dates&gt;&lt;isbn&gt;0020-7314&lt;/isbn&gt;&lt;urls&gt;&lt;/urls&gt;&lt;/record&gt;&lt;/Cite&gt;&lt;/EndNote&gt;</w:instrText>
      </w:r>
      <w:r w:rsidR="00F604F7">
        <w:fldChar w:fldCharType="separate"/>
      </w:r>
      <w:r w:rsidR="00F604F7">
        <w:rPr>
          <w:noProof/>
        </w:rPr>
        <w:t>[16]</w:t>
      </w:r>
      <w:r w:rsidR="00F604F7">
        <w:fldChar w:fldCharType="end"/>
      </w:r>
      <w:r w:rsidRPr="00CC7EAF">
        <w:t>; during the crisis of the 1990s, Cuban health service infrastructure rapidly deteriorated</w:t>
      </w:r>
      <w:r w:rsidR="00F604F7">
        <w:t xml:space="preserve"> </w:t>
      </w:r>
      <w:r w:rsidR="00F604F7">
        <w:fldChar w:fldCharType="begin"/>
      </w:r>
      <w:r w:rsidR="00F604F7">
        <w:instrText xml:space="preserve"> ADDIN EN.CITE &lt;EndNote&gt;&lt;Cite&gt;&lt;Author&gt;Pineo&lt;/Author&gt;&lt;Year&gt;2019&lt;/Year&gt;&lt;RecNum&gt;43&lt;/RecNum&gt;&lt;DisplayText&gt;[17]&lt;/DisplayText&gt;&lt;record&gt;&lt;rec-number&gt;43&lt;/rec-number&gt;&lt;foreign-keys&gt;&lt;key app="EN" db-id="5afra2929aw9efewdwv5axsfdzda9zxetv5a" timestamp="1624818382"&gt;43&lt;/key&gt;&lt;/foreign-keys&gt;&lt;ref-type name="Journal Article"&gt;17&lt;/ref-type&gt;&lt;contributors&gt;&lt;authors&gt;&lt;author&gt;Pineo, Ronn&lt;/author&gt;&lt;/authors&gt;&lt;/contributors&gt;&lt;titles&gt;&lt;title&gt;Cuban Public Healthcare: A Model of Success for Developing Nations&lt;/title&gt;&lt;secondary-title&gt;Journal of Developing Societies&lt;/secondary-title&gt;&lt;/titles&gt;&lt;periodical&gt;&lt;full-title&gt;Journal of Developing Societies&lt;/full-title&gt;&lt;/periodical&gt;&lt;pages&gt;16-61&lt;/pages&gt;&lt;volume&gt;35&lt;/volume&gt;&lt;number&gt;1&lt;/number&gt;&lt;dates&gt;&lt;year&gt;2019&lt;/year&gt;&lt;/dates&gt;&lt;isbn&gt;0169-796X&lt;/isbn&gt;&lt;urls&gt;&lt;/urls&gt;&lt;/record&gt;&lt;/Cite&gt;&lt;/EndNote&gt;</w:instrText>
      </w:r>
      <w:r w:rsidR="00F604F7">
        <w:fldChar w:fldCharType="separate"/>
      </w:r>
      <w:r w:rsidR="00F604F7">
        <w:rPr>
          <w:noProof/>
        </w:rPr>
        <w:t>[17]</w:t>
      </w:r>
      <w:r w:rsidR="00F604F7">
        <w:fldChar w:fldCharType="end"/>
      </w:r>
      <w:r w:rsidRPr="00CC7EAF">
        <w:t>.</w:t>
      </w:r>
      <w:r w:rsidR="00F604F7">
        <w:t xml:space="preserve"> </w:t>
      </w:r>
      <w:r w:rsidRPr="00CC7EAF">
        <w:t>Later, recuperation and modernization were key strategies: human resources for health were a key priority, as well as strengthening professional development and family medicine and support services of policlinics</w:t>
      </w:r>
      <w:r w:rsidR="00875C95">
        <w:t xml:space="preserve"> </w:t>
      </w:r>
      <w:r w:rsidR="00875C95">
        <w:fldChar w:fldCharType="begin"/>
      </w:r>
      <w:r w:rsidR="00875C95">
        <w:instrText xml:space="preserve"> ADDIN EN.CITE &lt;EndNote&gt;&lt;Cite&gt;&lt;Author&gt;De Vos&lt;/Author&gt;&lt;Year&gt;2019&lt;/Year&gt;&lt;RecNum&gt;44&lt;/RecNum&gt;&lt;DisplayText&gt;[16]&lt;/DisplayText&gt;&lt;record&gt;&lt;rec-number&gt;44&lt;/rec-number&gt;&lt;foreign-keys&gt;&lt;key app="EN" db-id="5afra2929aw9efewdwv5axsfdzda9zxetv5a" timestamp="1624818430"&gt;44&lt;/key&gt;&lt;/foreign-keys&gt;&lt;ref-type name="Journal Article"&gt;17&lt;/ref-type&gt;&lt;contributors&gt;&lt;authors&gt;&lt;author&gt;De Vos, Pol&lt;/author&gt;&lt;/authors&gt;&lt;/contributors&gt;&lt;titles&gt;&lt;title&gt;Cuba’s strategy toward universal health&lt;/title&gt;&lt;secondary-title&gt;International Journal of Health Services&lt;/secondary-title&gt;&lt;/titles&gt;&lt;periodical&gt;&lt;full-title&gt;International Journal of Health Services&lt;/full-title&gt;&lt;/periodical&gt;&lt;pages&gt;186-192&lt;/pages&gt;&lt;volume&gt;49&lt;/volume&gt;&lt;number&gt;1&lt;/number&gt;&lt;dates&gt;&lt;year&gt;2019&lt;/year&gt;&lt;/dates&gt;&lt;isbn&gt;0020-7314&lt;/isbn&gt;&lt;urls&gt;&lt;/urls&gt;&lt;/record&gt;&lt;/Cite&gt;&lt;/EndNote&gt;</w:instrText>
      </w:r>
      <w:r w:rsidR="00875C95">
        <w:fldChar w:fldCharType="separate"/>
      </w:r>
      <w:r w:rsidR="00875C95">
        <w:rPr>
          <w:noProof/>
        </w:rPr>
        <w:t>[16]</w:t>
      </w:r>
      <w:r w:rsidR="00875C95">
        <w:fldChar w:fldCharType="end"/>
      </w:r>
      <w:r w:rsidRPr="00CC7EAF">
        <w:t xml:space="preserve">. The medical training curriculum has in many ways reflected the Cuban health system, focusing on population health and public health measures </w:t>
      </w:r>
      <w:r w:rsidR="00875C95">
        <w:fldChar w:fldCharType="begin"/>
      </w:r>
      <w:r w:rsidR="00875C95">
        <w:instrText xml:space="preserve"> ADDIN EN.CITE &lt;EndNote&gt;&lt;Cite&gt;&lt;Author&gt;Campion&lt;/Author&gt;&lt;Year&gt;2013&lt;/Year&gt;&lt;RecNum&gt;45&lt;/RecNum&gt;&lt;DisplayText&gt;[18]&lt;/DisplayText&gt;&lt;record&gt;&lt;rec-number&gt;45&lt;/rec-number&gt;&lt;foreign-keys&gt;&lt;key app="EN" db-id="5afra2929aw9efewdwv5axsfdzda9zxetv5a" timestamp="1624818496"&gt;45&lt;/key&gt;&lt;/foreign-keys&gt;&lt;ref-type name="Journal Article"&gt;17&lt;/ref-type&gt;&lt;contributors&gt;&lt;authors&gt;&lt;author&gt;Campion, Edward W&lt;/author&gt;&lt;author&gt;Morrissey, Stephen&lt;/author&gt;&lt;/authors&gt;&lt;/contributors&gt;&lt;titles&gt;&lt;title&gt;Articles of Interest A Different Model—Medical Care in Cuba&lt;/title&gt;&lt;secondary-title&gt;The New England Journal of Medicine&lt;/secondary-title&gt;&lt;/titles&gt;&lt;periodical&gt;&lt;full-title&gt;The New England Journal of Medicine&lt;/full-title&gt;&lt;/periodical&gt;&lt;dates&gt;&lt;year&gt;2013&lt;/year&gt;&lt;/dates&gt;&lt;urls&gt;&lt;/urls&gt;&lt;/record&gt;&lt;/Cite&gt;&lt;/EndNote&gt;</w:instrText>
      </w:r>
      <w:r w:rsidR="00875C95">
        <w:fldChar w:fldCharType="separate"/>
      </w:r>
      <w:r w:rsidR="00875C95">
        <w:rPr>
          <w:noProof/>
        </w:rPr>
        <w:t>[18]</w:t>
      </w:r>
      <w:r w:rsidR="00875C95">
        <w:fldChar w:fldCharType="end"/>
      </w:r>
      <w:r w:rsidRPr="00CC7EAF">
        <w:t>. Cuba has additionally focused on rural health</w:t>
      </w:r>
      <w:r w:rsidR="00EC251F">
        <w:t>;</w:t>
      </w:r>
      <w:r w:rsidRPr="00CC7EAF">
        <w:t xml:space="preserve"> a Rural Medical Service (RMS), established in 1960, has been a precursor to later models which embedded health professionals in underserved communities</w:t>
      </w:r>
      <w:r w:rsidR="00875C95">
        <w:t xml:space="preserve"> </w:t>
      </w:r>
      <w:r w:rsidR="00875C95">
        <w:fldChar w:fldCharType="begin"/>
      </w:r>
      <w:r w:rsidR="00875C95">
        <w:instrText xml:space="preserve"> ADDIN EN.CITE &lt;EndNote&gt;&lt;Cite&gt;&lt;Author&gt;Keck&lt;/Author&gt;&lt;Year&gt;2012&lt;/Year&gt;&lt;RecNum&gt;39&lt;/RecNum&gt;&lt;DisplayText&gt;[12]&lt;/DisplayText&gt;&lt;record&gt;&lt;rec-number&gt;39&lt;/rec-number&gt;&lt;foreign-keys&gt;&lt;key app="EN" db-id="5afra2929aw9efewdwv5axsfdzda9zxetv5a" timestamp="1624817573"&gt;39&lt;/key&gt;&lt;/foreign-keys&gt;&lt;ref-type name="Journal Article"&gt;17&lt;/ref-type&gt;&lt;contributors&gt;&lt;authors&gt;&lt;author&gt;Keck, C William&lt;/author&gt;&lt;author&gt;Reed, Gail A&lt;/author&gt;&lt;/authors&gt;&lt;/contributors&gt;&lt;titles&gt;&lt;title&gt;The curious case of Cuba&lt;/title&gt;&lt;secondary-title&gt;American Journal of Public Health&lt;/secondary-title&gt;&lt;/titles&gt;&lt;periodical&gt;&lt;full-title&gt;American Journal of Public Health&lt;/full-title&gt;&lt;/periodical&gt;&lt;pages&gt;e13-e22&lt;/pages&gt;&lt;volume&gt;102&lt;/volume&gt;&lt;number&gt;8&lt;/number&gt;&lt;dates&gt;&lt;year&gt;2012&lt;/year&gt;&lt;/dates&gt;&lt;isbn&gt;1541-0048&lt;/isbn&gt;&lt;urls&gt;&lt;/urls&gt;&lt;/record&gt;&lt;/Cite&gt;&lt;/EndNote&gt;</w:instrText>
      </w:r>
      <w:r w:rsidR="00875C95">
        <w:fldChar w:fldCharType="separate"/>
      </w:r>
      <w:r w:rsidR="00875C95">
        <w:rPr>
          <w:noProof/>
        </w:rPr>
        <w:t>[12]</w:t>
      </w:r>
      <w:r w:rsidR="00875C95">
        <w:fldChar w:fldCharType="end"/>
      </w:r>
      <w:r w:rsidRPr="00CC7EAF">
        <w:t>.</w:t>
      </w:r>
    </w:p>
    <w:p w14:paraId="4D09AA41" w14:textId="1B608E7B" w:rsidR="00580ABD" w:rsidRPr="00CC7EAF" w:rsidRDefault="00580ABD" w:rsidP="00580ABD">
      <w:r w:rsidRPr="00CC7EAF">
        <w:t xml:space="preserve"> </w:t>
      </w:r>
    </w:p>
    <w:p w14:paraId="06D54E84" w14:textId="77777777" w:rsidR="00580ABD" w:rsidRPr="00CC7EAF" w:rsidRDefault="00580ABD" w:rsidP="00580ABD">
      <w:pPr>
        <w:jc w:val="center"/>
      </w:pPr>
      <w:r w:rsidRPr="00CC7EAF">
        <w:t xml:space="preserve"> </w:t>
      </w:r>
      <w:r>
        <w:rPr>
          <w:noProof/>
        </w:rPr>
        <w:drawing>
          <wp:inline distT="0" distB="0" distL="0" distR="0" wp14:anchorId="66BDA3F1" wp14:editId="782E6C05">
            <wp:extent cx="3369564" cy="30175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ba_uhc_2019.png"/>
                    <pic:cNvPicPr/>
                  </pic:nvPicPr>
                  <pic:blipFill rotWithShape="1">
                    <a:blip r:embed="rId16">
                      <a:extLst>
                        <a:ext uri="{28A0092B-C50C-407E-A947-70E740481C1C}">
                          <a14:useLocalDpi xmlns:a14="http://schemas.microsoft.com/office/drawing/2010/main" val="0"/>
                        </a:ext>
                      </a:extLst>
                    </a:blip>
                    <a:srcRect t="4727"/>
                    <a:stretch/>
                  </pic:blipFill>
                  <pic:spPr bwMode="auto">
                    <a:xfrm>
                      <a:off x="0" y="0"/>
                      <a:ext cx="3369564" cy="3017520"/>
                    </a:xfrm>
                    <a:prstGeom prst="rect">
                      <a:avLst/>
                    </a:prstGeom>
                    <a:ln>
                      <a:noFill/>
                    </a:ln>
                    <a:extLst>
                      <a:ext uri="{53640926-AAD7-44D8-BBD7-CCE9431645EC}">
                        <a14:shadowObscured xmlns:a14="http://schemas.microsoft.com/office/drawing/2010/main"/>
                      </a:ext>
                    </a:extLst>
                  </pic:spPr>
                </pic:pic>
              </a:graphicData>
            </a:graphic>
          </wp:inline>
        </w:drawing>
      </w:r>
    </w:p>
    <w:p w14:paraId="4031DBB2" w14:textId="69CD244F" w:rsidR="00580ABD" w:rsidRDefault="00580ABD" w:rsidP="00580ABD">
      <w:pPr>
        <w:jc w:val="center"/>
      </w:pPr>
      <w:r w:rsidRPr="00CC7EAF">
        <w:t xml:space="preserve"> </w:t>
      </w:r>
      <w:r>
        <w:t xml:space="preserve">Figure </w:t>
      </w:r>
      <w:r w:rsidR="00C41725">
        <w:t>4</w:t>
      </w:r>
      <w:r>
        <w:t xml:space="preserve">. </w:t>
      </w:r>
      <w:r w:rsidR="00C005E0">
        <w:t xml:space="preserve">The </w:t>
      </w:r>
      <w:r>
        <w:t>Universal Health Coverage effective coverage index for Cuba, 2019</w:t>
      </w:r>
    </w:p>
    <w:p w14:paraId="138F66C5" w14:textId="77777777" w:rsidR="00580ABD" w:rsidRPr="00CC7EAF" w:rsidRDefault="00580ABD" w:rsidP="00580ABD"/>
    <w:p w14:paraId="6F50DD42" w14:textId="35C4F320" w:rsidR="00580ABD" w:rsidRPr="00CC7EAF" w:rsidRDefault="00580ABD" w:rsidP="00580ABD">
      <w:pPr>
        <w:jc w:val="both"/>
      </w:pPr>
      <w:r w:rsidRPr="00CC7EAF">
        <w:t xml:space="preserve">Though Cuba has attracted praise for its achievements in matters of health and the robustness of its National Health System (SNS) </w:t>
      </w:r>
      <w:r w:rsidR="00875C95">
        <w:fldChar w:fldCharType="begin"/>
      </w:r>
      <w:r w:rsidR="00875C95">
        <w:instrText xml:space="preserve"> ADDIN EN.CITE &lt;EndNote&gt;&lt;Cite&gt;&lt;Author&gt;Morales&lt;/Author&gt;&lt;Year&gt;2018&lt;/Year&gt;&lt;RecNum&gt;46&lt;/RecNum&gt;&lt;DisplayText&gt;[19]&lt;/DisplayText&gt;&lt;record&gt;&lt;rec-number&gt;46&lt;/rec-number&gt;&lt;foreign-keys&gt;&lt;key app="EN" db-id="5afra2929aw9efewdwv5axsfdzda9zxetv5a" timestamp="1624818566"&gt;46&lt;/key&gt;&lt;/foreign-keys&gt;&lt;ref-type name="Generic"&gt;13&lt;/ref-type&gt;&lt;contributors&gt;&lt;authors&gt;&lt;author&gt;Morales, Cristian&lt;/author&gt;&lt;author&gt;Fitzgerald, James&lt;/author&gt;&lt;/authors&gt;&lt;/contributors&gt;&lt;titles&gt;&lt;title&gt;Experiences and lessons from Cuba on the road to Universal Health in the Americas&lt;/title&gt;&lt;/titles&gt;&lt;dates&gt;&lt;year&gt;2018&lt;/year&gt;&lt;/dates&gt;&lt;publisher&gt;SciELO Public Health&lt;/publisher&gt;&lt;isbn&gt;1020-4989&lt;/isbn&gt;&lt;urls&gt;&lt;/urls&gt;&lt;/record&gt;&lt;/Cite&gt;&lt;/EndNote&gt;</w:instrText>
      </w:r>
      <w:r w:rsidR="00875C95">
        <w:fldChar w:fldCharType="separate"/>
      </w:r>
      <w:r w:rsidR="00875C95">
        <w:rPr>
          <w:noProof/>
        </w:rPr>
        <w:t>[19]</w:t>
      </w:r>
      <w:r w:rsidR="00875C95">
        <w:fldChar w:fldCharType="end"/>
      </w:r>
      <w:r w:rsidRPr="00CC7EAF">
        <w:t>, other scholars</w:t>
      </w:r>
      <w:r w:rsidR="00EC251F">
        <w:t>,</w:t>
      </w:r>
      <w:r w:rsidRPr="00CC7EAF">
        <w:t xml:space="preserve"> however</w:t>
      </w:r>
      <w:r w:rsidR="00EC251F">
        <w:t>,</w:t>
      </w:r>
      <w:r w:rsidRPr="00CC7EAF">
        <w:t xml:space="preserve"> note that the government of Cuba has previously manipulated key health statistics, such as the infant mortality rate (IMR), for political legitimacy </w:t>
      </w:r>
      <w:r w:rsidR="00AD2C25">
        <w:fldChar w:fldCharType="begin"/>
      </w:r>
      <w:r w:rsidR="00AD2C25">
        <w:instrText xml:space="preserve"> ADDIN EN.CITE &lt;EndNote&gt;&lt;Cite&gt;&lt;Author&gt;Gómez-Dantés&lt;/Author&gt;&lt;Year&gt;2018&lt;/Year&gt;&lt;RecNum&gt;47&lt;/RecNum&gt;&lt;DisplayText&gt;[20]&lt;/DisplayText&gt;&lt;record&gt;&lt;rec-number&gt;47&lt;/rec-number&gt;&lt;foreign-keys&gt;&lt;key app="EN" db-id="5afra2929aw9efewdwv5axsfdzda9zxetv5a" timestamp="1624818609"&gt;47&lt;/key&gt;&lt;/foreign-keys&gt;&lt;ref-type name="Journal Article"&gt;17&lt;/ref-type&gt;&lt;contributors&gt;&lt;authors&gt;&lt;author&gt;Gómez-Dantés, Octavio&lt;/author&gt;&lt;/authors&gt;&lt;/contributors&gt;&lt;titles&gt;&lt;title&gt;Cuba’s health system: hardly an example to follow&lt;/title&gt;&lt;secondary-title&gt;Health policy and planning&lt;/secondary-title&gt;&lt;/titles&gt;&lt;periodical&gt;&lt;full-title&gt;Health policy and planning&lt;/full-title&gt;&lt;/periodical&gt;&lt;pages&gt;760-761&lt;/pages&gt;&lt;volume&gt;33&lt;/volume&gt;&lt;number&gt;6&lt;/number&gt;&lt;dates&gt;&lt;year&gt;2018&lt;/year&gt;&lt;/dates&gt;&lt;isbn&gt;0268-1080&lt;/isbn&gt;&lt;urls&gt;&lt;/urls&gt;&lt;/record&gt;&lt;/Cite&gt;&lt;/EndNote&gt;</w:instrText>
      </w:r>
      <w:r w:rsidR="00AD2C25">
        <w:fldChar w:fldCharType="separate"/>
      </w:r>
      <w:r w:rsidR="00AD2C25">
        <w:rPr>
          <w:noProof/>
        </w:rPr>
        <w:t>[20]</w:t>
      </w:r>
      <w:r w:rsidR="00AD2C25">
        <w:fldChar w:fldCharType="end"/>
      </w:r>
      <w:r w:rsidRPr="00CC7EAF">
        <w:t>.</w:t>
      </w:r>
    </w:p>
    <w:p w14:paraId="0C452E88" w14:textId="77777777" w:rsidR="00580ABD" w:rsidRPr="00CC7EAF" w:rsidRDefault="00580ABD" w:rsidP="00580ABD">
      <w:r w:rsidRPr="00CC7EAF">
        <w:t xml:space="preserve"> </w:t>
      </w:r>
    </w:p>
    <w:p w14:paraId="5516CD21" w14:textId="77777777" w:rsidR="00580ABD" w:rsidRPr="00CC7EAF" w:rsidRDefault="00580ABD" w:rsidP="00580ABD">
      <w:pPr>
        <w:rPr>
          <w:i/>
        </w:rPr>
      </w:pPr>
      <w:r w:rsidRPr="00CC7EAF">
        <w:rPr>
          <w:i/>
        </w:rPr>
        <w:lastRenderedPageBreak/>
        <w:t>Pandemic preparedness and response capacity</w:t>
      </w:r>
    </w:p>
    <w:p w14:paraId="66C84DE4" w14:textId="5FAFE951" w:rsidR="00580ABD" w:rsidRPr="00CC7EAF" w:rsidRDefault="00580ABD" w:rsidP="00580ABD">
      <w:pPr>
        <w:jc w:val="both"/>
      </w:pPr>
      <w:r w:rsidRPr="00CC7EAF">
        <w:t>Though Cuba had a low pandemic preparedness index score of 35.2, which rank</w:t>
      </w:r>
      <w:r w:rsidR="00EC251F">
        <w:t>s</w:t>
      </w:r>
      <w:r w:rsidRPr="00CC7EAF">
        <w:t xml:space="preserve"> </w:t>
      </w:r>
      <w:r w:rsidR="00EC251F">
        <w:t>the country</w:t>
      </w:r>
      <w:r w:rsidRPr="00CC7EAF">
        <w:t xml:space="preserve"> 110/195 in the world </w:t>
      </w:r>
      <w:r w:rsidR="00AD2C25">
        <w:fldChar w:fldCharType="begin"/>
      </w:r>
      <w:r w:rsidR="00AD2C25">
        <w:instrText xml:space="preserve"> ADDIN EN.CITE &lt;EndNote&gt;&lt;Cite&gt;&lt;Author&gt;Cameron&lt;/Author&gt;&lt;Year&gt;2019&lt;/Year&gt;&lt;RecNum&gt;37&lt;/RecNum&gt;&lt;DisplayText&gt;[10]&lt;/DisplayText&gt;&lt;record&gt;&lt;rec-number&gt;37&lt;/rec-number&gt;&lt;foreign-keys&gt;&lt;key app="EN" db-id="5afra2929aw9efewdwv5axsfdzda9zxetv5a" timestamp="1624817489"&gt;37&lt;/key&gt;&lt;/foreign-keys&gt;&lt;ref-type name="Report"&gt;27&lt;/ref-type&gt;&lt;contributors&gt;&lt;authors&gt;&lt;author&gt;Elizabeth E. Cameron&lt;/author&gt;&lt;author&gt;Jennifer B. Nuzzo&lt;/author&gt;&lt;author&gt;Jessica A. Bell&lt;/author&gt;&lt;/authors&gt;&lt;/contributors&gt;&lt;titles&gt;&lt;title&gt;Global Health Security Index&lt;/title&gt;&lt;secondary-title&gt;GHS Index&lt;/secondary-title&gt;&lt;/titles&gt;&lt;dates&gt;&lt;year&gt;2019&lt;/year&gt;&lt;/dates&gt;&lt;publisher&gt;Johns Hopkins&amp;#xD;NTI&lt;/publisher&gt;&lt;urls&gt;&lt;/urls&gt;&lt;/record&gt;&lt;/Cite&gt;&lt;/EndNote&gt;</w:instrText>
      </w:r>
      <w:r w:rsidR="00AD2C25">
        <w:fldChar w:fldCharType="separate"/>
      </w:r>
      <w:r w:rsidR="00AD2C25">
        <w:rPr>
          <w:noProof/>
        </w:rPr>
        <w:t>[10]</w:t>
      </w:r>
      <w:r w:rsidR="00AD2C25">
        <w:fldChar w:fldCharType="end"/>
      </w:r>
      <w:r w:rsidRPr="00CC7EAF">
        <w:t>, it also possess</w:t>
      </w:r>
      <w:r w:rsidR="00EC251F">
        <w:t>es</w:t>
      </w:r>
      <w:r w:rsidRPr="00CC7EAF">
        <w:t xml:space="preserve"> several underlying factors that enable</w:t>
      </w:r>
      <w:r w:rsidR="00EC251F">
        <w:t>s</w:t>
      </w:r>
      <w:r w:rsidRPr="00CC7EAF">
        <w:t xml:space="preserve"> </w:t>
      </w:r>
      <w:r w:rsidR="00EC251F" w:rsidRPr="00CC7EAF">
        <w:t xml:space="preserve"> </w:t>
      </w:r>
      <w:r w:rsidR="00EC251F">
        <w:t xml:space="preserve">the country to mount a </w:t>
      </w:r>
      <w:r w:rsidRPr="00CC7EAF">
        <w:t xml:space="preserve">robust response </w:t>
      </w:r>
      <w:r w:rsidR="00EC251F">
        <w:t>to public health crises</w:t>
      </w:r>
      <w:r w:rsidRPr="00CC7EAF">
        <w:t xml:space="preserve">. </w:t>
      </w:r>
    </w:p>
    <w:p w14:paraId="2D611B0A" w14:textId="77777777" w:rsidR="00580ABD" w:rsidRPr="00CC7EAF" w:rsidRDefault="00580ABD" w:rsidP="00580ABD"/>
    <w:p w14:paraId="674F70C1" w14:textId="72A3C7F3" w:rsidR="00296025" w:rsidRPr="00296025" w:rsidRDefault="00580ABD" w:rsidP="00296025">
      <w:pPr>
        <w:jc w:val="both"/>
        <w:rPr>
          <w:rFonts w:eastAsia="Times New Roman"/>
        </w:rPr>
      </w:pPr>
      <w:r w:rsidRPr="00296025">
        <w:t>First, Cuba has a history of implementing the requisite steps to contain</w:t>
      </w:r>
      <w:r w:rsidR="00296025" w:rsidRPr="001B1C43">
        <w:t xml:space="preserve"> </w:t>
      </w:r>
      <w:r w:rsidR="00296025" w:rsidRPr="00296025">
        <w:t xml:space="preserve">health threats in the country, which includes elimination of 13 diseases since 1960, including measles, rubella, mumps, </w:t>
      </w:r>
      <w:r w:rsidR="00296025" w:rsidRPr="00296025">
        <w:rPr>
          <w:rFonts w:eastAsia="Times New Roman"/>
          <w:color w:val="000000"/>
          <w:shd w:val="clear" w:color="auto" w:fill="FFFFFF"/>
        </w:rPr>
        <w:t>tetanus, meningitis B and C, and hepatitis B</w:t>
      </w:r>
      <w:r w:rsidR="00AD2C25" w:rsidRPr="00296025">
        <w:t xml:space="preserve"> </w:t>
      </w:r>
      <w:r w:rsidR="00AD2C25" w:rsidRPr="00296025">
        <w:fldChar w:fldCharType="begin"/>
      </w:r>
      <w:r w:rsidR="00AD2C25" w:rsidRPr="00296025">
        <w:instrText xml:space="preserve"> ADDIN EN.CITE &lt;EndNote&gt;&lt;Cite&gt;&lt;Author&gt;Morales&lt;/Author&gt;&lt;Year&gt;2018&lt;/Year&gt;&lt;RecNum&gt;46&lt;/RecNum&gt;&lt;DisplayText&gt;[19]&lt;/DisplayText&gt;&lt;record&gt;&lt;rec-number&gt;46&lt;/rec-number&gt;&lt;foreign-keys&gt;&lt;key app="EN" db-id="5afra2929aw9efewdwv5axsfdzda9zxetv5a" timestamp="1624818566"&gt;46&lt;/key&gt;&lt;/foreign-keys&gt;&lt;ref-type name="Generic"&gt;13&lt;/ref-type&gt;&lt;contributors&gt;&lt;authors&gt;&lt;author&gt;Morales, Cristian&lt;/author&gt;&lt;author&gt;Fitzgerald, James&lt;/author&gt;&lt;/authors&gt;&lt;/contributors&gt;&lt;titles&gt;&lt;title&gt;Experiences and lessons from Cuba on the road to Universal Health in the Americas&lt;/title&gt;&lt;/titles&gt;&lt;dates&gt;&lt;year&gt;2018&lt;/year&gt;&lt;/dates&gt;&lt;publisher&gt;SciELO Public Health&lt;/publisher&gt;&lt;isbn&gt;1020-4989&lt;/isbn&gt;&lt;urls&gt;&lt;/urls&gt;&lt;/record&gt;&lt;/Cite&gt;&lt;/EndNote&gt;</w:instrText>
      </w:r>
      <w:r w:rsidR="00AD2C25" w:rsidRPr="00296025">
        <w:fldChar w:fldCharType="separate"/>
      </w:r>
      <w:r w:rsidR="00AD2C25" w:rsidRPr="00296025">
        <w:rPr>
          <w:noProof/>
        </w:rPr>
        <w:t>[19]</w:t>
      </w:r>
      <w:r w:rsidR="00AD2C25" w:rsidRPr="00296025">
        <w:fldChar w:fldCharType="end"/>
      </w:r>
      <w:r w:rsidRPr="00296025">
        <w:t>. Cuba was</w:t>
      </w:r>
      <w:r w:rsidR="00296025" w:rsidRPr="00296025">
        <w:t xml:space="preserve"> also</w:t>
      </w:r>
      <w:r w:rsidRPr="00296025">
        <w:t xml:space="preserve"> the first country in the world to certify elimination of the vertical transmission of HIV and congenital syphilis in 2015</w:t>
      </w:r>
      <w:r w:rsidR="00AD2C25" w:rsidRPr="00296025">
        <w:t xml:space="preserve"> </w:t>
      </w:r>
      <w:r w:rsidR="00AD2C25" w:rsidRPr="00296025">
        <w:fldChar w:fldCharType="begin"/>
      </w:r>
      <w:r w:rsidR="00AD2C25" w:rsidRPr="00296025">
        <w:instrText xml:space="preserve"> ADDIN EN.CITE &lt;EndNote&gt;&lt;Cite&gt;&lt;Author&gt;Morales&lt;/Author&gt;&lt;Year&gt;2018&lt;/Year&gt;&lt;RecNum&gt;46&lt;/RecNum&gt;&lt;DisplayText&gt;[19, 21]&lt;/DisplayText&gt;&lt;record&gt;&lt;rec-number&gt;46&lt;/rec-number&gt;&lt;foreign-keys&gt;&lt;key app="EN" db-id="5afra2929aw9efewdwv5axsfdzda9zxetv5a" timestamp="1624818566"&gt;46&lt;/key&gt;&lt;/foreign-keys&gt;&lt;ref-type name="Generic"&gt;13&lt;/ref-type&gt;&lt;contributors&gt;&lt;authors&gt;&lt;author&gt;Morales, Cristian&lt;/author&gt;&lt;author&gt;Fitzgerald, James&lt;/author&gt;&lt;/authors&gt;&lt;/contributors&gt;&lt;titles&gt;&lt;title&gt;Experiences and lessons from Cuba on the road to Universal Health in the Americas&lt;/title&gt;&lt;/titles&gt;&lt;dates&gt;&lt;year&gt;2018&lt;/year&gt;&lt;/dates&gt;&lt;publisher&gt;SciELO Public Health&lt;/publisher&gt;&lt;isbn&gt;1020-4989&lt;/isbn&gt;&lt;urls&gt;&lt;/urls&gt;&lt;/record&gt;&lt;/Cite&gt;&lt;Cite&gt;&lt;Author&gt;Caffe&lt;/Author&gt;&lt;Year&gt;2016&lt;/Year&gt;&lt;RecNum&gt;48&lt;/RecNum&gt;&lt;record&gt;&lt;rec-number&gt;48&lt;/rec-number&gt;&lt;foreign-keys&gt;&lt;key app="EN" db-id="5afra2929aw9efewdwv5axsfdzda9zxetv5a" timestamp="1624818859"&gt;48&lt;/key&gt;&lt;/foreign-keys&gt;&lt;ref-type name="Journal Article"&gt;17&lt;/ref-type&gt;&lt;contributors&gt;&lt;authors&gt;&lt;author&gt;Caffe, Sonja&lt;/author&gt;&lt;author&gt;Perez, Freddy&lt;/author&gt;&lt;author&gt;Kamb, Mary L&lt;/author&gt;&lt;author&gt;de Leon, Rodolfo Gomez Ponce&lt;/author&gt;&lt;author&gt;Alonso, Monica&lt;/author&gt;&lt;author&gt;Midy, Ralph&lt;/author&gt;&lt;author&gt;Newman, Lori&lt;/author&gt;&lt;author&gt;Hayashi, Chika&lt;/author&gt;&lt;author&gt;Ghidinelli, Massimo&lt;/author&gt;&lt;/authors&gt;&lt;/contributors&gt;&lt;titles&gt;&lt;title&gt;Cuba Validated as the first country to eliminate mother-to-child transmission of Human Immunodeficiency Virus and congenital syphilis: Lessons learned from the implementation of the global validation methodology&lt;/title&gt;&lt;secondary-title&gt;Sexually transmitted diseases&lt;/secondary-title&gt;&lt;/titles&gt;&lt;periodical&gt;&lt;full-title&gt;Sexually transmitted diseases&lt;/full-title&gt;&lt;/periodical&gt;&lt;pages&gt;733&lt;/pages&gt;&lt;volume&gt;43&lt;/volume&gt;&lt;number&gt;12&lt;/number&gt;&lt;dates&gt;&lt;year&gt;2016&lt;/year&gt;&lt;/dates&gt;&lt;urls&gt;&lt;/urls&gt;&lt;/record&gt;&lt;/Cite&gt;&lt;/EndNote&gt;</w:instrText>
      </w:r>
      <w:r w:rsidR="00AD2C25" w:rsidRPr="00296025">
        <w:fldChar w:fldCharType="separate"/>
      </w:r>
      <w:r w:rsidR="00AD2C25" w:rsidRPr="00296025">
        <w:rPr>
          <w:noProof/>
        </w:rPr>
        <w:t>[19, 21]</w:t>
      </w:r>
      <w:r w:rsidR="00AD2C25" w:rsidRPr="00296025">
        <w:fldChar w:fldCharType="end"/>
      </w:r>
      <w:r w:rsidR="00AD2C25" w:rsidRPr="00296025">
        <w:t>.</w:t>
      </w:r>
      <w:r w:rsidRPr="00296025">
        <w:t xml:space="preserve"> Part of Cuba’s ability to contain and control HIV was the strict state control over its population’s health—Cuba is the only country where HIV detection tests are obligatory and where at least until recently people with HIV were confined</w:t>
      </w:r>
      <w:r w:rsidR="00AD2C25" w:rsidRPr="00296025">
        <w:t xml:space="preserve"> </w:t>
      </w:r>
      <w:r w:rsidR="00AD2C25" w:rsidRPr="00296025">
        <w:fldChar w:fldCharType="begin"/>
      </w:r>
      <w:r w:rsidR="00AD2C25" w:rsidRPr="00296025">
        <w:instrText xml:space="preserve"> ADDIN EN.CITE &lt;EndNote&gt;&lt;Cite&gt;&lt;Author&gt;Gómez-Dantés&lt;/Author&gt;&lt;Year&gt;2018&lt;/Year&gt;&lt;RecNum&gt;47&lt;/RecNum&gt;&lt;DisplayText&gt;[20]&lt;/DisplayText&gt;&lt;record&gt;&lt;rec-number&gt;47&lt;/rec-number&gt;&lt;foreign-keys&gt;&lt;key app="EN" db-id="5afra2929aw9efewdwv5axsfdzda9zxetv5a" timestamp="1624818609"&gt;47&lt;/key&gt;&lt;/foreign-keys&gt;&lt;ref-type name="Journal Article"&gt;17&lt;/ref-type&gt;&lt;contributors&gt;&lt;authors&gt;&lt;author&gt;Gómez-Dantés, Octavio&lt;/author&gt;&lt;/authors&gt;&lt;/contributors&gt;&lt;titles&gt;&lt;title&gt;Cuba’s health system: hardly an example to follow&lt;/title&gt;&lt;secondary-title&gt;Health policy and planning&lt;/secondary-title&gt;&lt;/titles&gt;&lt;periodical&gt;&lt;full-title&gt;Health policy and planning&lt;/full-title&gt;&lt;/periodical&gt;&lt;pages&gt;760-761&lt;/pages&gt;&lt;volume&gt;33&lt;/volume&gt;&lt;number&gt;6&lt;/number&gt;&lt;dates&gt;&lt;year&gt;2018&lt;/year&gt;&lt;/dates&gt;&lt;isbn&gt;0268-1080&lt;/isbn&gt;&lt;urls&gt;&lt;/urls&gt;&lt;/record&gt;&lt;/Cite&gt;&lt;/EndNote&gt;</w:instrText>
      </w:r>
      <w:r w:rsidR="00AD2C25" w:rsidRPr="00296025">
        <w:fldChar w:fldCharType="separate"/>
      </w:r>
      <w:r w:rsidR="00AD2C25" w:rsidRPr="00296025">
        <w:rPr>
          <w:noProof/>
        </w:rPr>
        <w:t>[20]</w:t>
      </w:r>
      <w:r w:rsidR="00AD2C25" w:rsidRPr="00296025">
        <w:fldChar w:fldCharType="end"/>
      </w:r>
      <w:r w:rsidRPr="00296025">
        <w:t>. Cuba also eliminated malaria in 1976 as the first country in Americas, which, to date, is only followed by Paraguay in 2018 and by El Salvador in 2021</w:t>
      </w:r>
      <w:r w:rsidR="00AD2C25" w:rsidRPr="00296025">
        <w:t xml:space="preserve"> </w:t>
      </w:r>
      <w:r w:rsidR="00AD2C25" w:rsidRPr="00296025">
        <w:fldChar w:fldCharType="begin"/>
      </w:r>
      <w:r w:rsidR="00AD2C25" w:rsidRPr="00296025">
        <w:instrText xml:space="preserve"> ADDIN EN.CITE &lt;EndNote&gt;&lt;Cite&gt;&lt;Author&gt;mondiale de la Santé&lt;/Author&gt;&lt;Year&gt;2021&lt;/Year&gt;&lt;RecNum&gt;49&lt;/RecNum&gt;&lt;DisplayText&gt;[22]&lt;/DisplayText&gt;&lt;record&gt;&lt;rec-number&gt;49&lt;/rec-number&gt;&lt;foreign-keys&gt;&lt;key app="EN" db-id="5afra2929aw9efewdwv5axsfdzda9zxetv5a" timestamp="1624818961"&gt;49&lt;/key&gt;&lt;/foreign-keys&gt;&lt;ref-type name="Journal Article"&gt;17&lt;/ref-type&gt;&lt;contributors&gt;&lt;authors&gt;&lt;author&gt;mondiale de la Santé, Organisation&lt;/author&gt;&lt;author&gt;World Health Organization&lt;/author&gt;&lt;/authors&gt;&lt;/contributors&gt;&lt;titles&gt;&lt;title&gt;El Salvador certified as malaria-free by WHO, 25 February 2021–Le Salvador certifié exempt de paludisme par l’OMS, 25 février 2021&lt;/title&gt;&lt;secondary-title&gt;Weekly Epidemiological Record= Relevé épidémiologique hebdomadaire&lt;/secondary-title&gt;&lt;/titles&gt;&lt;periodical&gt;&lt;full-title&gt;Weekly Epidemiological Record= Relevé épidémiologique hebdomadaire&lt;/full-title&gt;&lt;/periodical&gt;&lt;pages&gt;69-71&lt;/pages&gt;&lt;volume&gt;96&lt;/volume&gt;&lt;number&gt;10&lt;/number&gt;&lt;dates&gt;&lt;year&gt;2021&lt;/year&gt;&lt;/dates&gt;&lt;urls&gt;&lt;/urls&gt;&lt;/record&gt;&lt;/Cite&gt;&lt;/EndNote&gt;</w:instrText>
      </w:r>
      <w:r w:rsidR="00AD2C25" w:rsidRPr="00296025">
        <w:fldChar w:fldCharType="separate"/>
      </w:r>
      <w:r w:rsidR="00AD2C25" w:rsidRPr="00296025">
        <w:rPr>
          <w:noProof/>
        </w:rPr>
        <w:t>[22]</w:t>
      </w:r>
      <w:r w:rsidR="00AD2C25" w:rsidRPr="00296025">
        <w:fldChar w:fldCharType="end"/>
      </w:r>
      <w:r w:rsidR="00296025" w:rsidRPr="00296025">
        <w:t>.</w:t>
      </w:r>
      <w:r w:rsidRPr="00296025">
        <w:t xml:space="preserve"> These active steps rest upon an already strong bedrock of clinical preventative services and </w:t>
      </w:r>
      <w:r w:rsidR="00296025" w:rsidRPr="00296025">
        <w:t xml:space="preserve">disease </w:t>
      </w:r>
      <w:r w:rsidRPr="00296025">
        <w:t>surveillance</w:t>
      </w:r>
      <w:r w:rsidR="00296025" w:rsidRPr="00296025">
        <w:t xml:space="preserve"> and control</w:t>
      </w:r>
      <w:r w:rsidRPr="00296025">
        <w:t xml:space="preserve"> effort</w:t>
      </w:r>
      <w:r w:rsidR="00EC251F" w:rsidRPr="00296025">
        <w:t>s</w:t>
      </w:r>
      <w:r w:rsidR="00296025" w:rsidRPr="00296025">
        <w:t>, as well as disease-specific action groups, which work alongside routine health services and civil defense units to respond to crisis events and mobilize rapid to minimize any potential threat to the population</w:t>
      </w:r>
      <w:r w:rsidR="00AD2C25" w:rsidRPr="00296025">
        <w:fldChar w:fldCharType="begin"/>
      </w:r>
      <w:r w:rsidR="00AD2C25" w:rsidRPr="00296025">
        <w:instrText xml:space="preserve"> ADDIN EN.CITE &lt;EndNote&gt;&lt;Cite&gt;&lt;Author&gt;Keck&lt;/Author&gt;&lt;Year&gt;2012&lt;/Year&gt;&lt;RecNum&gt;39&lt;/RecNum&gt;&lt;DisplayText&gt;[12]&lt;/DisplayText&gt;&lt;record&gt;&lt;rec-number&gt;39&lt;/rec-number&gt;&lt;foreign-keys&gt;&lt;key app="EN" db-id="5afra2929aw9efewdwv5axsfdzda9zxetv5a" timestamp="1624817573"&gt;39&lt;/key&gt;&lt;/foreign-keys&gt;&lt;ref-type name="Journal Article"&gt;17&lt;/ref-type&gt;&lt;contributors&gt;&lt;authors&gt;&lt;author&gt;Keck, C William&lt;/author&gt;&lt;author&gt;Reed, Gail A&lt;/author&gt;&lt;/authors&gt;&lt;/contributors&gt;&lt;titles&gt;&lt;title&gt;The curious case of Cuba&lt;/title&gt;&lt;secondary-title&gt;American Journal of Public Health&lt;/secondary-title&gt;&lt;/titles&gt;&lt;periodical&gt;&lt;full-title&gt;American Journal of Public Health&lt;/full-title&gt;&lt;/periodical&gt;&lt;pages&gt;e13-e22&lt;/pages&gt;&lt;volume&gt;102&lt;/volume&gt;&lt;number&gt;8&lt;/number&gt;&lt;dates&gt;&lt;year&gt;2012&lt;/year&gt;&lt;/dates&gt;&lt;isbn&gt;1541-0048&lt;/isbn&gt;&lt;urls&gt;&lt;/urls&gt;&lt;/record&gt;&lt;/Cite&gt;&lt;/EndNote&gt;</w:instrText>
      </w:r>
      <w:r w:rsidR="00AD2C25" w:rsidRPr="00296025">
        <w:fldChar w:fldCharType="separate"/>
      </w:r>
      <w:r w:rsidR="00AD2C25" w:rsidRPr="00296025">
        <w:rPr>
          <w:noProof/>
        </w:rPr>
        <w:t>[12]</w:t>
      </w:r>
      <w:r w:rsidR="00AD2C25" w:rsidRPr="00296025">
        <w:fldChar w:fldCharType="end"/>
      </w:r>
      <w:r w:rsidR="00AD2C25" w:rsidRPr="00296025">
        <w:t>.</w:t>
      </w:r>
      <w:r w:rsidR="00296025" w:rsidRPr="00296025">
        <w:t xml:space="preserve"> For instance, a dengue task force is deployed in the face of an outbreak with the specific objective of containing it and works across multiple levels of governance from the municipality to the </w:t>
      </w:r>
      <w:proofErr w:type="spellStart"/>
      <w:r w:rsidR="00296025" w:rsidRPr="00296025">
        <w:t>MoH</w:t>
      </w:r>
      <w:proofErr w:type="spellEnd"/>
      <w:r w:rsidR="00296025" w:rsidRPr="00296025">
        <w:t xml:space="preserve">. A similar task force was instituted when Zika started to spread through the Americas which enabled a systematic response with </w:t>
      </w:r>
      <w:r w:rsidR="00296025" w:rsidRPr="00296025">
        <w:rPr>
          <w:rFonts w:eastAsia="Times New Roman"/>
          <w:color w:val="000000"/>
          <w:shd w:val="clear" w:color="auto" w:fill="FFFFFF"/>
        </w:rPr>
        <w:t xml:space="preserve">proactive measures to </w:t>
      </w:r>
      <w:r w:rsidR="00296025">
        <w:rPr>
          <w:rFonts w:eastAsia="Times New Roman"/>
          <w:color w:val="000000"/>
          <w:shd w:val="clear" w:color="auto" w:fill="FFFFFF"/>
        </w:rPr>
        <w:t>prevent</w:t>
      </w:r>
      <w:r w:rsidR="00296025" w:rsidRPr="00296025">
        <w:rPr>
          <w:rFonts w:eastAsia="Times New Roman"/>
          <w:color w:val="000000"/>
          <w:shd w:val="clear" w:color="auto" w:fill="FFFFFF"/>
        </w:rPr>
        <w:t xml:space="preserve"> the introduction of the disease into the country.</w:t>
      </w:r>
      <w:r w:rsidR="00296025">
        <w:rPr>
          <w:rFonts w:eastAsia="Times New Roman"/>
          <w:color w:val="000000"/>
          <w:shd w:val="clear" w:color="auto" w:fill="FFFFFF"/>
        </w:rPr>
        <w:t xml:space="preserve"> Within this context, it is important to note that Cuba also has a distinct focus on point-of-entry controls at airports for every flight and has the capacity to undertake personalized follow-ups of travelers </w:t>
      </w:r>
      <w:r w:rsidR="00DE65E1">
        <w:rPr>
          <w:rFonts w:eastAsia="Times New Roman"/>
          <w:color w:val="000000"/>
          <w:shd w:val="clear" w:color="auto" w:fill="FFFFFF"/>
        </w:rPr>
        <w:fldChar w:fldCharType="begin"/>
      </w:r>
      <w:r w:rsidR="00DE65E1">
        <w:rPr>
          <w:rFonts w:eastAsia="Times New Roman"/>
          <w:color w:val="000000"/>
          <w:shd w:val="clear" w:color="auto" w:fill="FFFFFF"/>
        </w:rPr>
        <w:instrText xml:space="preserve"> ADDIN EN.CITE &lt;EndNote&gt;&lt;Cite&gt;&lt;Author&gt;Wenham&lt;/Author&gt;&lt;Year&gt;2020&lt;/Year&gt;&lt;RecNum&gt;54&lt;/RecNum&gt;&lt;DisplayText&gt;[23]&lt;/DisplayText&gt;&lt;record&gt;&lt;rec-number&gt;54&lt;/rec-number&gt;&lt;foreign-keys&gt;&lt;key app="EN" db-id="5afra2929aw9efewdwv5axsfdzda9zxetv5a" timestamp="1624819517"&gt;54&lt;/key&gt;&lt;/foreign-keys&gt;&lt;ref-type name="Journal Article"&gt;17&lt;/ref-type&gt;&lt;contributors&gt;&lt;authors&gt;&lt;author&gt;Wenham, Clare&lt;/author&gt;&lt;author&gt;Kittelsen, Sonja K&lt;/author&gt;&lt;/authors&gt;&lt;/contributors&gt;&lt;titles&gt;&lt;title&gt;Cuba y seguridad sanitaria mundial: Cuba’s role in global health security&lt;/title&gt;&lt;secondary-title&gt;BMJ global health&lt;/secondary-title&gt;&lt;/titles&gt;&lt;periodical&gt;&lt;full-title&gt;BMJ Global Health&lt;/full-title&gt;&lt;/periodical&gt;&lt;pages&gt;e002227&lt;/pages&gt;&lt;volume&gt;5&lt;/volume&gt;&lt;number&gt;5&lt;/number&gt;&lt;dates&gt;&lt;year&gt;2020&lt;/year&gt;&lt;/dates&gt;&lt;isbn&gt;2059-7908&lt;/isbn&gt;&lt;urls&gt;&lt;/urls&gt;&lt;/record&gt;&lt;/Cite&gt;&lt;/EndNote&gt;</w:instrText>
      </w:r>
      <w:r w:rsidR="00DE65E1">
        <w:rPr>
          <w:rFonts w:eastAsia="Times New Roman"/>
          <w:color w:val="000000"/>
          <w:shd w:val="clear" w:color="auto" w:fill="FFFFFF"/>
        </w:rPr>
        <w:fldChar w:fldCharType="separate"/>
      </w:r>
      <w:r w:rsidR="00DE65E1">
        <w:rPr>
          <w:rFonts w:eastAsia="Times New Roman"/>
          <w:noProof/>
          <w:color w:val="000000"/>
          <w:shd w:val="clear" w:color="auto" w:fill="FFFFFF"/>
        </w:rPr>
        <w:t>[23]</w:t>
      </w:r>
      <w:r w:rsidR="00DE65E1">
        <w:rPr>
          <w:rFonts w:eastAsia="Times New Roman"/>
          <w:color w:val="000000"/>
          <w:shd w:val="clear" w:color="auto" w:fill="FFFFFF"/>
        </w:rPr>
        <w:fldChar w:fldCharType="end"/>
      </w:r>
      <w:del w:id="135" w:author="Sooyoung Kim" w:date="2021-06-28T14:34:00Z">
        <w:r w:rsidR="00296025" w:rsidDel="00DE65E1">
          <w:rPr>
            <w:rFonts w:eastAsia="Times New Roman"/>
            <w:color w:val="000000"/>
            <w:shd w:val="clear" w:color="auto" w:fill="FFFFFF"/>
          </w:rPr>
          <w:delText>[</w:delText>
        </w:r>
        <w:commentRangeStart w:id="136"/>
        <w:r w:rsidR="00296025" w:rsidDel="00DE65E1">
          <w:rPr>
            <w:rFonts w:eastAsia="Times New Roman"/>
            <w:color w:val="000000"/>
            <w:shd w:val="clear" w:color="auto" w:fill="FFFFFF"/>
          </w:rPr>
          <w:delText>27</w:delText>
        </w:r>
        <w:commentRangeEnd w:id="136"/>
        <w:r w:rsidR="00296025" w:rsidDel="00DE65E1">
          <w:rPr>
            <w:rStyle w:val="CommentReference"/>
          </w:rPr>
          <w:commentReference w:id="136"/>
        </w:r>
        <w:r w:rsidR="00342AD1" w:rsidDel="00DE65E1">
          <w:rPr>
            <w:rFonts w:eastAsia="Times New Roman"/>
            <w:color w:val="000000"/>
            <w:shd w:val="clear" w:color="auto" w:fill="FFFFFF"/>
          </w:rPr>
          <w:delText xml:space="preserve"> </w:delText>
        </w:r>
        <w:r w:rsidR="00342AD1" w:rsidDel="00DE65E1">
          <w:rPr>
            <w:rFonts w:eastAsia="Times New Roman"/>
            <w:color w:val="000000"/>
            <w:shd w:val="clear" w:color="auto" w:fill="FFFFFF"/>
          </w:rPr>
          <w:fldChar w:fldCharType="begin"/>
        </w:r>
        <w:r w:rsidR="00DE65E1" w:rsidDel="00DE65E1">
          <w:rPr>
            <w:rFonts w:eastAsia="Times New Roman"/>
            <w:color w:val="000000"/>
            <w:shd w:val="clear" w:color="auto" w:fill="FFFFFF"/>
          </w:rPr>
          <w:delInstrText xml:space="preserve"> ADDIN EN.CITE &lt;EndNote&gt;&lt;Cite&gt;&lt;Author&gt;Wenham&lt;/Author&gt;&lt;Year&gt;2020&lt;/Year&gt;&lt;RecNum&gt;27&lt;/RecNum&gt;&lt;DisplayText&gt;[23]&lt;/DisplayText&gt;&lt;record&gt;&lt;rec-number&gt;27&lt;/rec-number&gt;&lt;foreign-keys&gt;&lt;key app="EN" db-id="er9w5te5ydz5scerzs6vr9rjvepsw2wv00ee" timestamp="1624905271"&gt;27&lt;/key&gt;&lt;/foreign-keys&gt;&lt;ref-type name="Journal Article"&gt;17&lt;/ref-type&gt;&lt;contributors&gt;&lt;authors&gt;&lt;author&gt;Wenham, Clare&lt;/author&gt;&lt;author&gt;Kittelsen, Sonja K&lt;/author&gt;&lt;/authors&gt;&lt;/contributors&gt;&lt;titles&gt;&lt;title&gt;Cuba y seguridad sanitaria mundial: Cuba’s role in global health security&lt;/title&gt;&lt;secondary-title&gt;BMJ global health&lt;/secondary-title&gt;&lt;/titles&gt;&lt;pages&gt;e002227&lt;/pages&gt;&lt;volume&gt;5&lt;/volume&gt;&lt;number&gt;5&lt;/number&gt;&lt;dates&gt;&lt;year&gt;2020&lt;/year&gt;&lt;/dates&gt;&lt;isbn&gt;2059-7908&lt;/isbn&gt;&lt;urls&gt;&lt;/urls&gt;&lt;/record&gt;&lt;/Cite&gt;&lt;/EndNote&gt;</w:delInstrText>
        </w:r>
        <w:r w:rsidR="00342AD1" w:rsidDel="00DE65E1">
          <w:rPr>
            <w:rFonts w:eastAsia="Times New Roman"/>
            <w:color w:val="000000"/>
            <w:shd w:val="clear" w:color="auto" w:fill="FFFFFF"/>
          </w:rPr>
          <w:fldChar w:fldCharType="separate"/>
        </w:r>
        <w:r w:rsidR="00DE65E1" w:rsidDel="00DE65E1">
          <w:rPr>
            <w:rFonts w:eastAsia="Times New Roman"/>
            <w:noProof/>
            <w:color w:val="000000"/>
            <w:shd w:val="clear" w:color="auto" w:fill="FFFFFF"/>
          </w:rPr>
          <w:delText>[23]</w:delText>
        </w:r>
        <w:r w:rsidR="00342AD1" w:rsidDel="00DE65E1">
          <w:rPr>
            <w:rFonts w:eastAsia="Times New Roman"/>
            <w:color w:val="000000"/>
            <w:shd w:val="clear" w:color="auto" w:fill="FFFFFF"/>
          </w:rPr>
          <w:fldChar w:fldCharType="end"/>
        </w:r>
        <w:r w:rsidR="00296025" w:rsidDel="00DE65E1">
          <w:rPr>
            <w:rFonts w:eastAsia="Times New Roman"/>
            <w:color w:val="000000"/>
            <w:shd w:val="clear" w:color="auto" w:fill="FFFFFF"/>
          </w:rPr>
          <w:delText>]</w:delText>
        </w:r>
      </w:del>
      <w:r w:rsidR="00296025">
        <w:rPr>
          <w:rFonts w:eastAsia="Times New Roman"/>
          <w:color w:val="000000"/>
          <w:shd w:val="clear" w:color="auto" w:fill="FFFFFF"/>
        </w:rPr>
        <w:t xml:space="preserve">.  </w:t>
      </w:r>
    </w:p>
    <w:p w14:paraId="07AA1C47" w14:textId="49FFA99D" w:rsidR="00580ABD" w:rsidRPr="00CC7EAF" w:rsidRDefault="00296025" w:rsidP="00296025">
      <w:pPr>
        <w:jc w:val="both"/>
      </w:pPr>
      <w:r>
        <w:t xml:space="preserve">   </w:t>
      </w:r>
    </w:p>
    <w:p w14:paraId="240B976D" w14:textId="19FA3816" w:rsidR="00580ABD" w:rsidRDefault="00580ABD" w:rsidP="00580ABD">
      <w:pPr>
        <w:jc w:val="both"/>
      </w:pPr>
      <w:r w:rsidRPr="00CC7EAF">
        <w:t>Second, Cuba had its strong progress towards UHC, which included extremely strong primary health care, a large and well-trained workforce, and the presence of strong research centers organized for innovation</w:t>
      </w:r>
      <w:r w:rsidR="005B2F8C">
        <w:t xml:space="preserve"> </w:t>
      </w:r>
      <w:r w:rsidR="005B2F8C">
        <w:fldChar w:fldCharType="begin"/>
      </w:r>
      <w:r w:rsidR="005B2F8C">
        <w:instrText xml:space="preserve"> ADDIN EN.CITE &lt;EndNote&gt;&lt;Cite&gt;&lt;Author&gt;Reed&lt;/Author&gt;&lt;Year&gt;2020&lt;/Year&gt;&lt;RecNum&gt;41&lt;/RecNum&gt;&lt;DisplayText&gt;[14]&lt;/DisplayText&gt;&lt;record&gt;&lt;rec-number&gt;41&lt;/rec-number&gt;&lt;foreign-keys&gt;&lt;key app="EN" db-id="5afra2929aw9efewdwv5axsfdzda9zxetv5a" timestamp="1624817694"&gt;41&lt;/key&gt;&lt;/foreign-keys&gt;&lt;ref-type name="Journal Article"&gt;17&lt;/ref-type&gt;&lt;contributors&gt;&lt;authors&gt;&lt;author&gt;Reed, Gail&lt;/author&gt;&lt;/authors&gt;&lt;/contributors&gt;&lt;titles&gt;&lt;title&gt;Mobilizing primary health care: Cuba’s powerful weapon against COVID-19&lt;/title&gt;&lt;secondary-title&gt;MEDICC review&lt;/secondary-title&gt;&lt;/titles&gt;&lt;periodical&gt;&lt;full-title&gt;MEDICC review&lt;/full-title&gt;&lt;/periodical&gt;&lt;pages&gt;54&lt;/pages&gt;&lt;volume&gt;22&lt;/volume&gt;&lt;number&gt;2&lt;/number&gt;&lt;dates&gt;&lt;year&gt;2020&lt;/year&gt;&lt;/dates&gt;&lt;urls&gt;&lt;/urls&gt;&lt;/record&gt;&lt;/Cite&gt;&lt;/EndNote&gt;</w:instrText>
      </w:r>
      <w:r w:rsidR="005B2F8C">
        <w:fldChar w:fldCharType="separate"/>
      </w:r>
      <w:r w:rsidR="005B2F8C">
        <w:rPr>
          <w:noProof/>
        </w:rPr>
        <w:t>[14]</w:t>
      </w:r>
      <w:r w:rsidR="005B2F8C">
        <w:fldChar w:fldCharType="end"/>
      </w:r>
      <w:r w:rsidRPr="00CC7EAF">
        <w:t>. By the end of 2016, more than 2,000 health investigations were being carried out in Cuba by more than 3,200 researchers</w:t>
      </w:r>
      <w:r w:rsidR="005B2F8C">
        <w:t xml:space="preserve"> </w:t>
      </w:r>
      <w:r w:rsidR="005B2F8C">
        <w:fldChar w:fldCharType="begin"/>
      </w:r>
      <w:r w:rsidR="005B2F8C">
        <w:instrText xml:space="preserve"> ADDIN EN.CITE &lt;EndNote&gt;&lt;Cite&gt;&lt;Author&gt;Morales&lt;/Author&gt;&lt;Year&gt;2018&lt;/Year&gt;&lt;RecNum&gt;46&lt;/RecNum&gt;&lt;DisplayText&gt;[19]&lt;/DisplayText&gt;&lt;record&gt;&lt;rec-number&gt;46&lt;/rec-number&gt;&lt;foreign-keys&gt;&lt;key app="EN" db-id="5afra2929aw9efewdwv5axsfdzda9zxetv5a" timestamp="1624818566"&gt;46&lt;/key&gt;&lt;/foreign-keys&gt;&lt;ref-type name="Generic"&gt;13&lt;/ref-type&gt;&lt;contributors&gt;&lt;authors&gt;&lt;author&gt;Morales, Cristian&lt;/author&gt;&lt;author&gt;Fitzgerald, James&lt;/author&gt;&lt;/authors&gt;&lt;/contributors&gt;&lt;titles&gt;&lt;title&gt;Experiences and lessons from Cuba on the road to Universal Health in the Americas&lt;/title&gt;&lt;/titles&gt;&lt;dates&gt;&lt;year&gt;2018&lt;/year&gt;&lt;/dates&gt;&lt;publisher&gt;SciELO Public Health&lt;/publisher&gt;&lt;isbn&gt;1020-4989&lt;/isbn&gt;&lt;urls&gt;&lt;/urls&gt;&lt;/record&gt;&lt;/Cite&gt;&lt;/EndNote&gt;</w:instrText>
      </w:r>
      <w:r w:rsidR="005B2F8C">
        <w:fldChar w:fldCharType="separate"/>
      </w:r>
      <w:r w:rsidR="005B2F8C">
        <w:rPr>
          <w:noProof/>
        </w:rPr>
        <w:t>[19]</w:t>
      </w:r>
      <w:r w:rsidR="005B2F8C">
        <w:fldChar w:fldCharType="end"/>
      </w:r>
      <w:r w:rsidRPr="00CC7EAF">
        <w:t>. That said, about half of Cuban physicians work in international missions and many are gynecologists</w:t>
      </w:r>
      <w:r w:rsidR="005B2F8C">
        <w:t xml:space="preserve"> </w:t>
      </w:r>
      <w:r w:rsidR="005B2F8C">
        <w:fldChar w:fldCharType="begin"/>
      </w:r>
      <w:r w:rsidR="005B2F8C">
        <w:instrText xml:space="preserve"> ADDIN EN.CITE &lt;EndNote&gt;&lt;Cite&gt;&lt;Author&gt;Gómez-Dantés&lt;/Author&gt;&lt;Year&gt;2018&lt;/Year&gt;&lt;RecNum&gt;47&lt;/RecNum&gt;&lt;DisplayText&gt;[20]&lt;/DisplayText&gt;&lt;record&gt;&lt;rec-number&gt;47&lt;/rec-number&gt;&lt;foreign-keys&gt;&lt;key app="EN" db-id="5afra2929aw9efewdwv5axsfdzda9zxetv5a" timestamp="1624818609"&gt;47&lt;/key&gt;&lt;/foreign-keys&gt;&lt;ref-type name="Journal Article"&gt;17&lt;/ref-type&gt;&lt;contributors&gt;&lt;authors&gt;&lt;author&gt;Gómez-Dantés, Octavio&lt;/author&gt;&lt;/authors&gt;&lt;/contributors&gt;&lt;titles&gt;&lt;title&gt;Cuba’s health system: hardly an example to follow&lt;/title&gt;&lt;secondary-title&gt;Health policy and planning&lt;/secondary-title&gt;&lt;/titles&gt;&lt;periodical&gt;&lt;full-title&gt;Health policy and planning&lt;/full-title&gt;&lt;/periodical&gt;&lt;pages&gt;760-761&lt;/pages&gt;&lt;volume&gt;33&lt;/volume&gt;&lt;number&gt;6&lt;/number&gt;&lt;dates&gt;&lt;year&gt;2018&lt;/year&gt;&lt;/dates&gt;&lt;isbn&gt;0268-1080&lt;/isbn&gt;&lt;urls&gt;&lt;/urls&gt;&lt;/record&gt;&lt;/Cite&gt;&lt;/EndNote&gt;</w:instrText>
      </w:r>
      <w:r w:rsidR="005B2F8C">
        <w:fldChar w:fldCharType="separate"/>
      </w:r>
      <w:r w:rsidR="005B2F8C">
        <w:rPr>
          <w:noProof/>
        </w:rPr>
        <w:t>[20]</w:t>
      </w:r>
      <w:r w:rsidR="005B2F8C">
        <w:fldChar w:fldCharType="end"/>
      </w:r>
      <w:r w:rsidRPr="00CC7EAF">
        <w:t>. Outside of the health context, Cuba also has ample experience in disaster mitigation, developing disaster preparedness institutions that have been used not just during epidemics but also during tropical hurricanes</w:t>
      </w:r>
      <w:r w:rsidR="005B2F8C">
        <w:t xml:space="preserve"> </w:t>
      </w:r>
      <w:r w:rsidR="005B2F8C">
        <w:fldChar w:fldCharType="begin"/>
      </w:r>
      <w:r w:rsidR="005B2F8C">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5B2F8C">
        <w:fldChar w:fldCharType="separate"/>
      </w:r>
      <w:r w:rsidR="005B2F8C">
        <w:rPr>
          <w:noProof/>
        </w:rPr>
        <w:t>[11]</w:t>
      </w:r>
      <w:r w:rsidR="005B2F8C">
        <w:fldChar w:fldCharType="end"/>
      </w:r>
      <w:r w:rsidRPr="00CC7EAF">
        <w:t xml:space="preserve">. </w:t>
      </w:r>
    </w:p>
    <w:p w14:paraId="6BBD0873" w14:textId="77777777" w:rsidR="00580ABD" w:rsidRDefault="00580ABD" w:rsidP="00580ABD"/>
    <w:p w14:paraId="4DFA0FC9" w14:textId="05251FED" w:rsidR="00580ABD" w:rsidRPr="00CC7EAF" w:rsidRDefault="00580ABD" w:rsidP="00580ABD">
      <w:pPr>
        <w:jc w:val="both"/>
      </w:pPr>
      <w:r>
        <w:t xml:space="preserve">Third, Cuba has been focusing on building </w:t>
      </w:r>
      <w:r w:rsidR="00EC251F">
        <w:t xml:space="preserve">its </w:t>
      </w:r>
      <w:r>
        <w:t>health system resilience by investing in science and technology, which enabled the supply of medicines and medical equipment through domestic production</w:t>
      </w:r>
      <w:r w:rsidR="007531AF">
        <w:t xml:space="preserve"> </w:t>
      </w:r>
      <w:r w:rsidR="007531AF">
        <w:fldChar w:fldCharType="begin"/>
      </w:r>
      <w:r w:rsidR="00DE65E1">
        <w:instrText xml:space="preserve"> ADDIN EN.CITE &lt;EndNote&gt;&lt;Cite&gt;&lt;Author&gt;Reed&lt;/Author&gt;&lt;Year&gt;2020&lt;/Year&gt;&lt;RecNum&gt;50&lt;/RecNum&gt;&lt;DisplayText&gt;[24]&lt;/DisplayText&gt;&lt;record&gt;&lt;rec-number&gt;50&lt;/rec-number&gt;&lt;foreign-keys&gt;&lt;key app="EN" db-id="5afra2929aw9efewdwv5axsfdzda9zxetv5a" timestamp="1624819182"&gt;50&lt;/key&gt;&lt;/foreign-keys&gt;&lt;ref-type name="Generic"&gt;13&lt;/ref-type&gt;&lt;contributors&gt;&lt;authors&gt;&lt;author&gt;Reed, Gail A&lt;/author&gt;&lt;/authors&gt;&lt;/contributors&gt;&lt;titles&gt;&lt;title&gt;A PAHO Perspective on COVID-19 in Cuba José Moya MD MPH PhD&lt;/title&gt;&lt;/titles&gt;&lt;dates&gt;&lt;year&gt;2020&lt;/year&gt;&lt;/dates&gt;&lt;publisher&gt;MEDICC-MED EDUC COOPERATION CUBA 1902 CLAIRMONT RD, STE 250, DECATUR …&lt;/publisher&gt;&lt;isbn&gt;1555-7960&lt;/isbn&gt;&lt;urls&gt;&lt;/urls&gt;&lt;/record&gt;&lt;/Cite&gt;&lt;/EndNote&gt;</w:instrText>
      </w:r>
      <w:r w:rsidR="007531AF">
        <w:fldChar w:fldCharType="separate"/>
      </w:r>
      <w:r w:rsidR="00DE65E1">
        <w:rPr>
          <w:noProof/>
        </w:rPr>
        <w:t>[24]</w:t>
      </w:r>
      <w:r w:rsidR="007531AF">
        <w:fldChar w:fldCharType="end"/>
      </w:r>
      <w:r>
        <w:t>. The country is internationally recognized for its well-advanced biopharmaceutical industry; according to WHO, Cuba holds over 1</w:t>
      </w:r>
      <w:r w:rsidR="00EC251F">
        <w:t>,</w:t>
      </w:r>
      <w:r>
        <w:t xml:space="preserve">300 international patents in the field and 9 of Cuban inventions received the gold medal from </w:t>
      </w:r>
      <w:r w:rsidR="00EC251F">
        <w:t xml:space="preserve">the </w:t>
      </w:r>
      <w:r>
        <w:t>World Intellectual Property Organization (WIPO)</w:t>
      </w:r>
      <w:r w:rsidR="00F4721A">
        <w:t xml:space="preserve"> </w:t>
      </w:r>
      <w:r w:rsidR="00F4721A">
        <w:fldChar w:fldCharType="begin"/>
      </w:r>
      <w:r w:rsidR="00DE65E1">
        <w:instrText xml:space="preserve"> ADDIN EN.CITE &lt;EndNote&gt;&lt;Cite&gt;&lt;Author&gt;Organization&lt;/Author&gt;&lt;Year&gt;2015&lt;/Year&gt;&lt;RecNum&gt;51&lt;/RecNum&gt;&lt;DisplayText&gt;[25]&lt;/DisplayText&gt;&lt;record&gt;&lt;rec-number&gt;51&lt;/rec-number&gt;&lt;foreign-keys&gt;&lt;key app="EN" db-id="5afra2929aw9efewdwv5axsfdzda9zxetv5a" timestamp="1624819238"&gt;51&lt;/key&gt;&lt;/foreign-keys&gt;&lt;ref-type name="Journal Article"&gt;17&lt;/ref-type&gt;&lt;contributors&gt;&lt;authors&gt;&lt;author&gt;World Health Organization&lt;/author&gt;&lt;/authors&gt;&lt;/contributors&gt;&lt;titles&gt;&lt;title&gt;Cuban experience with local production of medicines, technology transfer and improving access to health&lt;/title&gt;&lt;/titles&gt;&lt;dates&gt;&lt;year&gt;2015&lt;/year&gt;&lt;/dates&gt;&lt;isbn&gt;9241509716&lt;/isbn&gt;&lt;urls&gt;&lt;/urls&gt;&lt;/record&gt;&lt;/Cite&gt;&lt;/EndNote&gt;</w:instrText>
      </w:r>
      <w:r w:rsidR="00F4721A">
        <w:fldChar w:fldCharType="separate"/>
      </w:r>
      <w:r w:rsidR="00DE65E1">
        <w:rPr>
          <w:noProof/>
        </w:rPr>
        <w:t>[25]</w:t>
      </w:r>
      <w:r w:rsidR="00F4721A">
        <w:fldChar w:fldCharType="end"/>
      </w:r>
      <w:r>
        <w:t xml:space="preserve">. </w:t>
      </w:r>
      <w:r w:rsidR="00EC251F">
        <w:t>These advances</w:t>
      </w:r>
      <w:r>
        <w:t xml:space="preserve"> in R&amp;D and the domestic manufacturing capacity support the country to be relatively self-sufficient in medical supply; about 65</w:t>
      </w:r>
      <w:r w:rsidR="00EC251F">
        <w:t xml:space="preserve"> per cent</w:t>
      </w:r>
      <w:r>
        <w:t xml:space="preserve"> of the health needs </w:t>
      </w:r>
      <w:r w:rsidR="00EC251F">
        <w:t xml:space="preserve">of </w:t>
      </w:r>
      <w:r>
        <w:t>the country is supported by domestically manufactured products</w:t>
      </w:r>
      <w:r w:rsidR="00277FEB">
        <w:t xml:space="preserve"> </w:t>
      </w:r>
      <w:r w:rsidR="00277FEB">
        <w:fldChar w:fldCharType="begin"/>
      </w:r>
      <w:r w:rsidR="00DE65E1">
        <w:instrText xml:space="preserve"> ADDIN EN.CITE &lt;EndNote&gt;&lt;Cite&gt;&lt;Author&gt;Organization&lt;/Author&gt;&lt;Year&gt;2015&lt;/Year&gt;&lt;RecNum&gt;51&lt;/RecNum&gt;&lt;DisplayText&gt;[25]&lt;/DisplayText&gt;&lt;record&gt;&lt;rec-number&gt;51&lt;/rec-number&gt;&lt;foreign-keys&gt;&lt;key app="EN" db-id="5afra2929aw9efewdwv5axsfdzda9zxetv5a" timestamp="1624819238"&gt;51&lt;/key&gt;&lt;/foreign-keys&gt;&lt;ref-type name="Journal Article"&gt;17&lt;/ref-type&gt;&lt;contributors&gt;&lt;authors&gt;&lt;author&gt;World Health Organization&lt;/author&gt;&lt;/authors&gt;&lt;/contributors&gt;&lt;titles&gt;&lt;title&gt;Cuban experience with local production of medicines, technology transfer and improving access to health&lt;/title&gt;&lt;/titles&gt;&lt;dates&gt;&lt;year&gt;2015&lt;/year&gt;&lt;/dates&gt;&lt;isbn&gt;9241509716&lt;/isbn&gt;&lt;urls&gt;&lt;/urls&gt;&lt;/record&gt;&lt;/Cite&gt;&lt;/EndNote&gt;</w:instrText>
      </w:r>
      <w:r w:rsidR="00277FEB">
        <w:fldChar w:fldCharType="separate"/>
      </w:r>
      <w:r w:rsidR="00DE65E1">
        <w:rPr>
          <w:noProof/>
        </w:rPr>
        <w:t>[25]</w:t>
      </w:r>
      <w:r w:rsidR="00277FEB">
        <w:fldChar w:fldCharType="end"/>
      </w:r>
      <w:r>
        <w:t>; Cuba’s high immunization coverage against various vaccine-preventable diseases is powered by the domestically manufactured and supplied vaccine products, which accounts for around 80</w:t>
      </w:r>
      <w:r w:rsidR="00EC251F">
        <w:t xml:space="preserve"> per cent</w:t>
      </w:r>
      <w:r>
        <w:t xml:space="preserve"> of the total vaccine</w:t>
      </w:r>
      <w:r w:rsidR="00EC251F">
        <w:t>s</w:t>
      </w:r>
      <w:r>
        <w:t xml:space="preserve"> used in the country</w:t>
      </w:r>
      <w:r w:rsidR="00277FEB">
        <w:t xml:space="preserve"> </w:t>
      </w:r>
      <w:r w:rsidR="00277FEB">
        <w:fldChar w:fldCharType="begin"/>
      </w:r>
      <w:r w:rsidR="00DE65E1">
        <w:instrText xml:space="preserve"> ADDIN EN.CITE &lt;EndNote&gt;&lt;Cite&gt;&lt;Author&gt;Ambrón&lt;/Author&gt;&lt;Year&gt;2018&lt;/Year&gt;&lt;RecNum&gt;52&lt;/RecNum&gt;&lt;DisplayText&gt;[24, 26]&lt;/DisplayText&gt;&lt;record&gt;&lt;rec-number&gt;52&lt;/rec-number&gt;&lt;foreign-keys&gt;&lt;key app="EN" db-id="5afra2929aw9efewdwv5axsfdzda9zxetv5a" timestamp="1624819316"&gt;52&lt;/key&gt;&lt;/foreign-keys&gt;&lt;ref-type name="Journal Article"&gt;17&lt;/ref-type&gt;&lt;contributors&gt;&lt;authors&gt;&lt;author&gt;Ambrón, Lena López&lt;/author&gt;&lt;author&gt;Torres, Liudmila Ibelin Egües&lt;/author&gt;&lt;author&gt;Carreras, Alina Pérez&lt;/author&gt;&lt;author&gt;Santana, Belkys María Galindo&lt;/author&gt;&lt;author&gt;Sardiña, Miguel Ángel Galindo&lt;/author&gt;&lt;author&gt;Aguirre, Sonia Resik&lt;/author&gt;&lt;author&gt;Fuentes, Alina Tejeda&lt;/author&gt;&lt;/authors&gt;&lt;/contributors&gt;&lt;titles&gt;&lt;title&gt;Experiencia cubana en inmunización, 1962–2016&lt;/title&gt;&lt;secondary-title&gt;Revista Panamericana de Salud Pública&lt;/secondary-title&gt;&lt;/titles&gt;&lt;periodical&gt;&lt;full-title&gt;Revista Panamericana de Salud Pública&lt;/full-title&gt;&lt;/periodical&gt;&lt;pages&gt;e34&lt;/pages&gt;&lt;volume&gt;42&lt;/volume&gt;&lt;dates&gt;&lt;year&gt;2018&lt;/year&gt;&lt;/dates&gt;&lt;isbn&gt;1020-4989&lt;/isbn&gt;&lt;urls&gt;&lt;/urls&gt;&lt;/record&gt;&lt;/Cite&gt;&lt;Cite&gt;&lt;Author&gt;Reed&lt;/Author&gt;&lt;Year&gt;2020&lt;/Year&gt;&lt;RecNum&gt;50&lt;/RecNum&gt;&lt;record&gt;&lt;rec-number&gt;50&lt;/rec-number&gt;&lt;foreign-keys&gt;&lt;key app="EN" db-id="5afra2929aw9efewdwv5axsfdzda9zxetv5a" timestamp="1624819182"&gt;50&lt;/key&gt;&lt;/foreign-keys&gt;&lt;ref-type name="Generic"&gt;13&lt;/ref-type&gt;&lt;contributors&gt;&lt;authors&gt;&lt;author&gt;Reed, Gail A&lt;/author&gt;&lt;/authors&gt;&lt;/contributors&gt;&lt;titles&gt;&lt;title&gt;A PAHO Perspective on COVID-19 in Cuba José Moya MD MPH PhD&lt;/title&gt;&lt;/titles&gt;&lt;dates&gt;&lt;year&gt;2020&lt;/year&gt;&lt;/dates&gt;&lt;publisher&gt;MEDICC-MED EDUC COOPERATION CUBA 1902 CLAIRMONT RD, STE 250, DECATUR …&lt;/publisher&gt;&lt;isbn&gt;1555-7960&lt;/isbn&gt;&lt;urls&gt;&lt;/urls&gt;&lt;/record&gt;&lt;/Cite&gt;&lt;/EndNote&gt;</w:instrText>
      </w:r>
      <w:r w:rsidR="00277FEB">
        <w:fldChar w:fldCharType="separate"/>
      </w:r>
      <w:r w:rsidR="00DE65E1">
        <w:rPr>
          <w:noProof/>
        </w:rPr>
        <w:t>[24, 26]</w:t>
      </w:r>
      <w:r w:rsidR="00277FEB">
        <w:fldChar w:fldCharType="end"/>
      </w:r>
      <w:r>
        <w:t xml:space="preserve">. </w:t>
      </w:r>
      <w:r w:rsidR="00277FEB">
        <w:t>On net</w:t>
      </w:r>
      <w:r>
        <w:t xml:space="preserve">, this bolstered the overall resilience of the health system to external shocks.  </w:t>
      </w:r>
    </w:p>
    <w:p w14:paraId="0D3C78C0" w14:textId="77777777" w:rsidR="00580ABD" w:rsidRPr="00CC7EAF" w:rsidRDefault="00580ABD" w:rsidP="00580ABD">
      <w:r w:rsidRPr="00CC7EAF">
        <w:t xml:space="preserve"> </w:t>
      </w:r>
    </w:p>
    <w:p w14:paraId="63F11259" w14:textId="03E71A50" w:rsidR="00580ABD" w:rsidRPr="00CC7EAF" w:rsidRDefault="00296025" w:rsidP="00580ABD">
      <w:pPr>
        <w:jc w:val="both"/>
      </w:pPr>
      <w:r>
        <w:lastRenderedPageBreak/>
        <w:t>Lastly,</w:t>
      </w:r>
      <w:r w:rsidR="00580ABD" w:rsidRPr="00CC7EAF">
        <w:t xml:space="preserve"> Hurricane Ir</w:t>
      </w:r>
      <w:r w:rsidR="00580ABD">
        <w:t>m</w:t>
      </w:r>
      <w:r w:rsidR="00580ABD" w:rsidRPr="00CC7EAF">
        <w:t>a in 2017 serves as a prime example of the country’s emergency preparedness and public health response capacities. Fast resource re-allocation, including the immediate creation of extra hospital beds in major healthcare facilities, pre-emptive staffing of medical workers in rural areas, and equipping healthcare facilities with emergency power generators to anticipate electricity loss all concurrently enabled uninterrupted healthcare service provision during and after Irma. Post-hurricane epidemiological surveillance revealed no occurrence of waterborne and/or gastroenteritis disease outbreaks across the country, reaffirming Cuba’s adequate disaster management strategies. Cuba is also an active international player in supporting other countries’ emergency response capacities. The country dispatched healthcare workers to support numerous hurricane damages in Caribbean countries, as well as the two major Ebola virus disease outbreaks in African countries</w:t>
      </w:r>
      <w:r w:rsidR="00277FEB">
        <w:t xml:space="preserve"> </w:t>
      </w:r>
      <w:r w:rsidR="00277FEB">
        <w:fldChar w:fldCharType="begin"/>
      </w:r>
      <w:r w:rsidR="00DE65E1">
        <w:instrText xml:space="preserve"> ADDIN EN.CITE &lt;EndNote&gt;&lt;Cite&gt;&lt;Author&gt;Kirk&lt;/Author&gt;&lt;Year&gt;2016&lt;/Year&gt;&lt;RecNum&gt;53&lt;/RecNum&gt;&lt;DisplayText&gt;[23, 27]&lt;/DisplayText&gt;&lt;record&gt;&lt;rec-number&gt;53&lt;/rec-number&gt;&lt;foreign-keys&gt;&lt;key app="EN" db-id="5afra2929aw9efewdwv5axsfdzda9zxetv5a" timestamp="1624819457"&gt;53&lt;/key&gt;&lt;/foreign-keys&gt;&lt;ref-type name="Journal Article"&gt;17&lt;/ref-type&gt;&lt;contributors&gt;&lt;authors&gt;&lt;author&gt;Kirk, John M&lt;/author&gt;&lt;author&gt;Walker, Chris&lt;/author&gt;&lt;/authors&gt;&lt;/contributors&gt;&lt;titles&gt;&lt;title&gt;Cuban medical internationalism: The Ebola campaign of 2014–15&lt;/title&gt;&lt;secondary-title&gt;International Journal of Cuban Studies&lt;/secondary-title&gt;&lt;/titles&gt;&lt;periodical&gt;&lt;full-title&gt;International Journal of Cuban Studies&lt;/full-title&gt;&lt;/periodical&gt;&lt;pages&gt;9-27&lt;/pages&gt;&lt;volume&gt;8&lt;/volume&gt;&lt;number&gt;1&lt;/number&gt;&lt;dates&gt;&lt;year&gt;2016&lt;/year&gt;&lt;/dates&gt;&lt;isbn&gt;1756-3461&lt;/isbn&gt;&lt;urls&gt;&lt;/urls&gt;&lt;/record&gt;&lt;/Cite&gt;&lt;Cite&gt;&lt;Author&gt;Wenham&lt;/Author&gt;&lt;Year&gt;2020&lt;/Year&gt;&lt;RecNum&gt;54&lt;/RecNum&gt;&lt;record&gt;&lt;rec-number&gt;54&lt;/rec-number&gt;&lt;foreign-keys&gt;&lt;key app="EN" db-id="5afra2929aw9efewdwv5axsfdzda9zxetv5a" timestamp="1624819517"&gt;54&lt;/key&gt;&lt;/foreign-keys&gt;&lt;ref-type name="Journal Article"&gt;17&lt;/ref-type&gt;&lt;contributors&gt;&lt;authors&gt;&lt;author&gt;Wenham, Clare&lt;/author&gt;&lt;author&gt;Kittelsen, Sonja K&lt;/author&gt;&lt;/authors&gt;&lt;/contributors&gt;&lt;titles&gt;&lt;title&gt;Cuba y seguridad sanitaria mundial: Cuba’s role in global health security&lt;/title&gt;&lt;secondary-title&gt;BMJ global health&lt;/secondary-title&gt;&lt;/titles&gt;&lt;periodical&gt;&lt;full-title&gt;BMJ Global Health&lt;/full-title&gt;&lt;/periodical&gt;&lt;pages&gt;e002227&lt;/pages&gt;&lt;volume&gt;5&lt;/volume&gt;&lt;number&gt;5&lt;/number&gt;&lt;dates&gt;&lt;year&gt;2020&lt;/year&gt;&lt;/dates&gt;&lt;isbn&gt;2059-7908&lt;/isbn&gt;&lt;urls&gt;&lt;/urls&gt;&lt;/record&gt;&lt;/Cite&gt;&lt;/EndNote&gt;</w:instrText>
      </w:r>
      <w:r w:rsidR="00277FEB">
        <w:fldChar w:fldCharType="separate"/>
      </w:r>
      <w:r w:rsidR="00DE65E1">
        <w:rPr>
          <w:noProof/>
        </w:rPr>
        <w:t>[23, 27]</w:t>
      </w:r>
      <w:r w:rsidR="00277FEB">
        <w:fldChar w:fldCharType="end"/>
      </w:r>
      <w:r w:rsidR="00580ABD" w:rsidRPr="00CC7EAF">
        <w:t xml:space="preserve">. All being said, Cuba is arguably considered one of the most prepared countries for COVID-19, though much of this preparedness came due to a particular political context that raises questions about civil liberties </w:t>
      </w:r>
      <w:r w:rsidR="00277FEB">
        <w:fldChar w:fldCharType="begin"/>
      </w:r>
      <w:r w:rsidR="00DE65E1">
        <w:instrText xml:space="preserve"> ADDIN EN.CITE &lt;EndNote&gt;&lt;Cite&gt;&lt;Author&gt;Wenham&lt;/Author&gt;&lt;Year&gt;2020&lt;/Year&gt;&lt;RecNum&gt;54&lt;/RecNum&gt;&lt;DisplayText&gt;[23]&lt;/DisplayText&gt;&lt;record&gt;&lt;rec-number&gt;54&lt;/rec-number&gt;&lt;foreign-keys&gt;&lt;key app="EN" db-id="5afra2929aw9efewdwv5axsfdzda9zxetv5a" timestamp="1624819517"&gt;54&lt;/key&gt;&lt;/foreign-keys&gt;&lt;ref-type name="Journal Article"&gt;17&lt;/ref-type&gt;&lt;contributors&gt;&lt;authors&gt;&lt;author&gt;Wenham, Clare&lt;/author&gt;&lt;author&gt;Kittelsen, Sonja K&lt;/author&gt;&lt;/authors&gt;&lt;/contributors&gt;&lt;titles&gt;&lt;title&gt;Cuba y seguridad sanitaria mundial: Cuba’s role in global health security&lt;/title&gt;&lt;secondary-title&gt;BMJ global health&lt;/secondary-title&gt;&lt;/titles&gt;&lt;periodical&gt;&lt;full-title&gt;BMJ Global Health&lt;/full-title&gt;&lt;/periodical&gt;&lt;pages&gt;e002227&lt;/pages&gt;&lt;volume&gt;5&lt;/volume&gt;&lt;number&gt;5&lt;/number&gt;&lt;dates&gt;&lt;year&gt;2020&lt;/year&gt;&lt;/dates&gt;&lt;isbn&gt;2059-7908&lt;/isbn&gt;&lt;urls&gt;&lt;/urls&gt;&lt;/record&gt;&lt;/Cite&gt;&lt;/EndNote&gt;</w:instrText>
      </w:r>
      <w:r w:rsidR="00277FEB">
        <w:fldChar w:fldCharType="separate"/>
      </w:r>
      <w:r w:rsidR="00DE65E1">
        <w:rPr>
          <w:noProof/>
        </w:rPr>
        <w:t>[23]</w:t>
      </w:r>
      <w:r w:rsidR="00277FEB">
        <w:fldChar w:fldCharType="end"/>
      </w:r>
      <w:r w:rsidR="00580ABD" w:rsidRPr="00CC7EAF">
        <w:t>.</w:t>
      </w:r>
    </w:p>
    <w:p w14:paraId="3259CDCE" w14:textId="77777777" w:rsidR="00580ABD" w:rsidRPr="00CC7EAF" w:rsidRDefault="00580ABD" w:rsidP="00580ABD"/>
    <w:p w14:paraId="3A3919C6" w14:textId="77777777" w:rsidR="00580ABD" w:rsidRPr="00CC7EAF" w:rsidRDefault="00580ABD" w:rsidP="00580ABD">
      <w:pPr>
        <w:rPr>
          <w:i/>
        </w:rPr>
      </w:pPr>
      <w:r w:rsidRPr="00CC7EAF">
        <w:rPr>
          <w:i/>
        </w:rPr>
        <w:t>Response to COVID-19</w:t>
      </w:r>
    </w:p>
    <w:p w14:paraId="3B9E94C6" w14:textId="3DD66B0D" w:rsidR="00580ABD" w:rsidRDefault="00580ABD" w:rsidP="00580ABD">
      <w:pPr>
        <w:jc w:val="both"/>
      </w:pPr>
      <w:r w:rsidRPr="00CC7EAF">
        <w:t xml:space="preserve">In January 2020, Cuba activated the National Temporary Group to </w:t>
      </w:r>
      <w:proofErr w:type="spellStart"/>
      <w:r w:rsidRPr="00CC7EAF">
        <w:t>intersectorally</w:t>
      </w:r>
      <w:proofErr w:type="spellEnd"/>
      <w:r w:rsidRPr="00CC7EAF">
        <w:t xml:space="preserve"> confront the pandemic, outlining the policies of government, communication, and science and technology</w:t>
      </w:r>
      <w:r w:rsidR="00277FEB">
        <w:t xml:space="preserve"> </w:t>
      </w:r>
      <w:r w:rsidR="00277FEB">
        <w:fldChar w:fldCharType="begin"/>
      </w:r>
      <w:r w:rsidR="00277FEB">
        <w:instrText xml:space="preserve"> ADDIN EN.CITE &lt;EndNote&gt;&lt;Cite&gt;&lt;Author&gt;Galbán-García&lt;/Author&gt;&lt;Year&gt;2020&lt;/Year&gt;&lt;RecNum&gt;40&lt;/RecNum&gt;&lt;DisplayText&gt;[13]&lt;/DisplayText&gt;&lt;record&gt;&lt;rec-number&gt;40&lt;/rec-number&gt;&lt;foreign-keys&gt;&lt;key app="EN" db-id="5afra2929aw9efewdwv5axsfdzda9zxetv5a" timestamp="1624817642"&gt;40&lt;/key&gt;&lt;/foreign-keys&gt;&lt;ref-type name="Journal Article"&gt;17&lt;/ref-type&gt;&lt;contributors&gt;&lt;authors&gt;&lt;author&gt;Galbán-García, Enrique&lt;/author&gt;&lt;author&gt;Más-Bermejo, Pedro&lt;/author&gt;&lt;/authors&gt;&lt;/contributors&gt;&lt;titles&gt;&lt;title&gt;COVID-19 in Cuba: Assessing the National Response&lt;/title&gt;&lt;secondary-title&gt;MEDICC review&lt;/secondary-title&gt;&lt;/titles&gt;&lt;periodical&gt;&lt;full-title&gt;MEDICC review&lt;/full-title&gt;&lt;/periodical&gt;&lt;volume&gt;22&lt;/volume&gt;&lt;number&gt;4&lt;/number&gt;&lt;dates&gt;&lt;year&gt;2020&lt;/year&gt;&lt;/dates&gt;&lt;isbn&gt;1527-3172&lt;/isbn&gt;&lt;urls&gt;&lt;/urls&gt;&lt;/record&gt;&lt;/Cite&gt;&lt;/EndNote&gt;</w:instrText>
      </w:r>
      <w:r w:rsidR="00277FEB">
        <w:fldChar w:fldCharType="separate"/>
      </w:r>
      <w:r w:rsidR="00277FEB">
        <w:rPr>
          <w:noProof/>
        </w:rPr>
        <w:t>[13]</w:t>
      </w:r>
      <w:r w:rsidR="00277FEB">
        <w:fldChar w:fldCharType="end"/>
      </w:r>
      <w:r w:rsidRPr="00CC7EAF">
        <w:t>. Cuban authorities subsequently followed international guidelines, conducting contact tracing, isolating suspected cases, and mandating the use of masks in public places</w:t>
      </w:r>
      <w:r w:rsidR="00277FEB">
        <w:t xml:space="preserve"> </w:t>
      </w:r>
      <w:r w:rsidR="00277FEB">
        <w:fldChar w:fldCharType="begin"/>
      </w:r>
      <w:r w:rsidR="00277FEB">
        <w:instrText xml:space="preserve"> ADDIN EN.CITE &lt;EndNote&gt;&lt;Cite&gt;&lt;Author&gt;Perez Riverol&lt;/Author&gt;&lt;Year&gt;2020&lt;/Year&gt;&lt;RecNum&gt;55&lt;/RecNum&gt;&lt;DisplayText&gt;[28]&lt;/DisplayText&gt;&lt;record&gt;&lt;rec-number&gt;55&lt;/rec-number&gt;&lt;foreign-keys&gt;&lt;key app="EN" db-id="5afra2929aw9efewdwv5axsfdzda9zxetv5a" timestamp="1624819600"&gt;55&lt;/key&gt;&lt;/foreign-keys&gt;&lt;ref-type name="Journal Article"&gt;17&lt;/ref-type&gt;&lt;contributors&gt;&lt;authors&gt;&lt;author&gt;Perez Riverol, Amilcar&lt;/author&gt;&lt;/authors&gt;&lt;/contributors&gt;&lt;titles&gt;&lt;title&gt;The Cuban Strategy for Combatting the COVID-19 Pandemic&lt;/title&gt;&lt;secondary-title&gt;MEDICC review&lt;/secondary-title&gt;&lt;/titles&gt;&lt;periodical&gt;&lt;full-title&gt;MEDICC review&lt;/full-title&gt;&lt;/periodical&gt;&lt;volume&gt;22&lt;/volume&gt;&lt;number&gt;3&lt;/number&gt;&lt;dates&gt;&lt;year&gt;2020&lt;/year&gt;&lt;/dates&gt;&lt;isbn&gt;1527-3172&lt;/isbn&gt;&lt;urls&gt;&lt;/urls&gt;&lt;/record&gt;&lt;/Cite&gt;&lt;/EndNote&gt;</w:instrText>
      </w:r>
      <w:r w:rsidR="00277FEB">
        <w:fldChar w:fldCharType="separate"/>
      </w:r>
      <w:r w:rsidR="00277FEB">
        <w:rPr>
          <w:noProof/>
        </w:rPr>
        <w:t>[28]</w:t>
      </w:r>
      <w:r w:rsidR="00277FEB">
        <w:fldChar w:fldCharType="end"/>
      </w:r>
      <w:r w:rsidRPr="00CC7EAF">
        <w:t>. The first case of COVID-19 was confirmed in Cuba on March 11, 2020</w:t>
      </w:r>
      <w:r w:rsidR="00277FEB">
        <w:t xml:space="preserve"> </w:t>
      </w:r>
      <w:r w:rsidR="00277FEB">
        <w:fldChar w:fldCharType="begin"/>
      </w:r>
      <w:r w:rsidR="00277FEB">
        <w:instrText xml:space="preserve"> ADDIN EN.CITE &lt;EndNote&gt;&lt;Cite&gt;&lt;Author&gt;Galbán-García&lt;/Author&gt;&lt;Year&gt;2020&lt;/Year&gt;&lt;RecNum&gt;40&lt;/RecNum&gt;&lt;DisplayText&gt;[13]&lt;/DisplayText&gt;&lt;record&gt;&lt;rec-number&gt;40&lt;/rec-number&gt;&lt;foreign-keys&gt;&lt;key app="EN" db-id="5afra2929aw9efewdwv5axsfdzda9zxetv5a" timestamp="1624817642"&gt;40&lt;/key&gt;&lt;/foreign-keys&gt;&lt;ref-type name="Journal Article"&gt;17&lt;/ref-type&gt;&lt;contributors&gt;&lt;authors&gt;&lt;author&gt;Galbán-García, Enrique&lt;/author&gt;&lt;author&gt;Más-Bermejo, Pedro&lt;/author&gt;&lt;/authors&gt;&lt;/contributors&gt;&lt;titles&gt;&lt;title&gt;COVID-19 in Cuba: Assessing the National Response&lt;/title&gt;&lt;secondary-title&gt;MEDICC review&lt;/secondary-title&gt;&lt;/titles&gt;&lt;periodical&gt;&lt;full-title&gt;MEDICC review&lt;/full-title&gt;&lt;/periodical&gt;&lt;volume&gt;22&lt;/volume&gt;&lt;number&gt;4&lt;/number&gt;&lt;dates&gt;&lt;year&gt;2020&lt;/year&gt;&lt;/dates&gt;&lt;isbn&gt;1527-3172&lt;/isbn&gt;&lt;urls&gt;&lt;/urls&gt;&lt;/record&gt;&lt;/Cite&gt;&lt;/EndNote&gt;</w:instrText>
      </w:r>
      <w:r w:rsidR="00277FEB">
        <w:fldChar w:fldCharType="separate"/>
      </w:r>
      <w:r w:rsidR="00277FEB">
        <w:rPr>
          <w:noProof/>
        </w:rPr>
        <w:t>[13]</w:t>
      </w:r>
      <w:r w:rsidR="00277FEB">
        <w:fldChar w:fldCharType="end"/>
      </w:r>
      <w:r w:rsidRPr="00CC7EAF">
        <w:t>. On March 22, 2020, Cuba announced the selective closure of its international borders at airports and recreational ports; this was at a time when the country had fewer than 50 confirmed cases and only one death</w:t>
      </w:r>
      <w:r w:rsidR="001570B6">
        <w:t xml:space="preserve"> from COVID-19</w:t>
      </w:r>
      <w:r w:rsidR="00277FEB">
        <w:t xml:space="preserve"> </w:t>
      </w:r>
      <w:r w:rsidR="00277FEB">
        <w:fldChar w:fldCharType="begin"/>
      </w:r>
      <w:r w:rsidR="00277FEB">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277FEB">
        <w:fldChar w:fldCharType="separate"/>
      </w:r>
      <w:r w:rsidR="00277FEB">
        <w:rPr>
          <w:noProof/>
        </w:rPr>
        <w:t>[11]</w:t>
      </w:r>
      <w:r w:rsidR="00277FEB">
        <w:fldChar w:fldCharType="end"/>
      </w:r>
      <w:r w:rsidRPr="00CC7EAF">
        <w:t xml:space="preserve">. Simultaneously, all public events where safe social distancing cannot be respected were suspended. </w:t>
      </w:r>
      <w:r>
        <w:t>The immediate re-allocation</w:t>
      </w:r>
      <w:r w:rsidR="001570B6">
        <w:t xml:space="preserve"> of healthcare resources</w:t>
      </w:r>
      <w:r>
        <w:t xml:space="preserve"> created enough hospital beds to accommodate all severe cases</w:t>
      </w:r>
      <w:r w:rsidR="001570B6">
        <w:t>.</w:t>
      </w:r>
      <w:r>
        <w:t xml:space="preserve"> </w:t>
      </w:r>
      <w:r w:rsidR="001570B6">
        <w:t>I</w:t>
      </w:r>
      <w:r>
        <w:t>n April 2020, when the transmission rate in the country peaked, they still had around 20</w:t>
      </w:r>
      <w:r w:rsidR="001570B6">
        <w:t xml:space="preserve"> per cent</w:t>
      </w:r>
      <w:r>
        <w:t xml:space="preserve"> occupancy rate of ICU beds after </w:t>
      </w:r>
      <w:r w:rsidR="00C41725">
        <w:t>accommodating</w:t>
      </w:r>
      <w:r>
        <w:t xml:space="preserve"> all COVID-19 patients across 30 major hospitals</w:t>
      </w:r>
      <w:r w:rsidR="00277FEB">
        <w:t xml:space="preserve"> </w:t>
      </w:r>
      <w:r w:rsidR="00277FEB">
        <w:fldChar w:fldCharType="begin"/>
      </w:r>
      <w:r w:rsidR="00DE65E1">
        <w:instrText xml:space="preserve"> ADDIN EN.CITE &lt;EndNote&gt;&lt;Cite&gt;&lt;Author&gt;Reed&lt;/Author&gt;&lt;Year&gt;2020&lt;/Year&gt;&lt;RecNum&gt;50&lt;/RecNum&gt;&lt;DisplayText&gt;[24]&lt;/DisplayText&gt;&lt;record&gt;&lt;rec-number&gt;50&lt;/rec-number&gt;&lt;foreign-keys&gt;&lt;key app="EN" db-id="5afra2929aw9efewdwv5axsfdzda9zxetv5a" timestamp="1624819182"&gt;50&lt;/key&gt;&lt;/foreign-keys&gt;&lt;ref-type name="Generic"&gt;13&lt;/ref-type&gt;&lt;contributors&gt;&lt;authors&gt;&lt;author&gt;Reed, Gail A&lt;/author&gt;&lt;/authors&gt;&lt;/contributors&gt;&lt;titles&gt;&lt;title&gt;A PAHO Perspective on COVID-19 in Cuba José Moya MD MPH PhD&lt;/title&gt;&lt;/titles&gt;&lt;dates&gt;&lt;year&gt;2020&lt;/year&gt;&lt;/dates&gt;&lt;publisher&gt;MEDICC-MED EDUC COOPERATION CUBA 1902 CLAIRMONT RD, STE 250, DECATUR …&lt;/publisher&gt;&lt;isbn&gt;1555-7960&lt;/isbn&gt;&lt;urls&gt;&lt;/urls&gt;&lt;/record&gt;&lt;/Cite&gt;&lt;/EndNote&gt;</w:instrText>
      </w:r>
      <w:r w:rsidR="00277FEB">
        <w:fldChar w:fldCharType="separate"/>
      </w:r>
      <w:r w:rsidR="00DE65E1">
        <w:rPr>
          <w:noProof/>
        </w:rPr>
        <w:t>[24]</w:t>
      </w:r>
      <w:r w:rsidR="00277FEB">
        <w:fldChar w:fldCharType="end"/>
      </w:r>
      <w:r>
        <w:t xml:space="preserve">. </w:t>
      </w:r>
      <w:r w:rsidRPr="00CC7EAF">
        <w:t>Authorities</w:t>
      </w:r>
      <w:r w:rsidR="001570B6">
        <w:t>,</w:t>
      </w:r>
      <w:r w:rsidRPr="00CC7EAF">
        <w:t xml:space="preserve"> thereafter</w:t>
      </w:r>
      <w:r w:rsidR="001570B6">
        <w:t>,</w:t>
      </w:r>
      <w:r w:rsidRPr="00CC7EAF">
        <w:t xml:space="preserve"> activated Cuba’s defense councils, which decentralize the chain of command, and instituted interprovincial checkpoints to enforce mobility bans</w:t>
      </w:r>
      <w:r w:rsidR="00277FEB">
        <w:t xml:space="preserve"> </w:t>
      </w:r>
      <w:r w:rsidR="00277FEB">
        <w:fldChar w:fldCharType="begin"/>
      </w:r>
      <w:r w:rsidR="00277FEB">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277FEB">
        <w:fldChar w:fldCharType="separate"/>
      </w:r>
      <w:r w:rsidR="00277FEB">
        <w:rPr>
          <w:noProof/>
        </w:rPr>
        <w:t>[11]</w:t>
      </w:r>
      <w:r w:rsidR="00277FEB">
        <w:fldChar w:fldCharType="end"/>
      </w:r>
      <w:r w:rsidR="001570B6">
        <w:t>.</w:t>
      </w:r>
      <w:r w:rsidRPr="00CC7EAF">
        <w:t xml:space="preserve"> </w:t>
      </w:r>
      <w:r w:rsidR="001570B6">
        <w:t>B</w:t>
      </w:r>
      <w:r w:rsidR="001570B6" w:rsidRPr="00CC7EAF">
        <w:t xml:space="preserve">y </w:t>
      </w:r>
      <w:r w:rsidRPr="00CC7EAF">
        <w:t>mid-May, the Oxford Stringency Index gave Cuba its highest evaluation for governmental response</w:t>
      </w:r>
      <w:r w:rsidR="006C388D">
        <w:t xml:space="preserve"> </w:t>
      </w:r>
      <w:r w:rsidR="006C388D">
        <w:fldChar w:fldCharType="begin"/>
      </w:r>
      <w:r w:rsidR="00E23BD2">
        <w:instrText xml:space="preserve"> ADDIN EN.CITE &lt;EndNote&gt;&lt;Cite&gt;&lt;Author&gt;Hale&lt;/Author&gt;&lt;Year&gt;2020&lt;/Year&gt;&lt;RecNum&gt;26&lt;/RecNum&gt;&lt;DisplayText&gt;[4, 11]&lt;/DisplayText&gt;&lt;record&gt;&lt;rec-number&gt;26&lt;/rec-number&gt;&lt;foreign-keys&gt;&lt;key app="EN" db-id="5afra2929aw9efewdwv5axsfdzda9zxetv5a" timestamp="1621898507"&gt;26&lt;/key&gt;&lt;/foreign-keys&gt;&lt;ref-type name="Journal Article"&gt;17&lt;/ref-type&gt;&lt;contributors&gt;&lt;authors&gt;&lt;author&gt;Hale, Thomas&lt;/author&gt;&lt;author&gt;Petherick, Anna&lt;/author&gt;&lt;author&gt;Phillips, Toby&lt;/author&gt;&lt;author&gt;Webster, Samuel&lt;/author&gt;&lt;/authors&gt;&lt;/contributors&gt;&lt;titles&gt;&lt;title&gt;Variation in government responses to COVID-19&lt;/title&gt;&lt;secondary-title&gt;Blavatnik school of government working paper&lt;/secondary-title&gt;&lt;/titles&gt;&lt;periodical&gt;&lt;full-title&gt;Blavatnik school of government working paper&lt;/full-title&gt;&lt;/periodical&gt;&lt;pages&gt;2020-11&lt;/pages&gt;&lt;volume&gt;31&lt;/volume&gt;&lt;dates&gt;&lt;year&gt;2020&lt;/year&gt;&lt;/dates&gt;&lt;urls&gt;&lt;/urls&gt;&lt;/record&gt;&lt;/Cite&gt;&lt;Cite&gt;&lt;Author&gt;Salas&lt;/Author&gt;&lt;Year&gt;2020&lt;/Year&gt;&lt;RecNum&gt;38&lt;/RecNum&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6C388D">
        <w:fldChar w:fldCharType="separate"/>
      </w:r>
      <w:r w:rsidR="00E23BD2">
        <w:rPr>
          <w:noProof/>
        </w:rPr>
        <w:t>[4, 11]</w:t>
      </w:r>
      <w:r w:rsidR="006C388D">
        <w:fldChar w:fldCharType="end"/>
      </w:r>
      <w:r w:rsidRPr="00CC7EAF">
        <w:t xml:space="preserve"> </w:t>
      </w:r>
      <w:r w:rsidR="00C71E0B">
        <w:t>(Figure 5)</w:t>
      </w:r>
      <w:r w:rsidRPr="00CC7EAF">
        <w:t>. During the three months after the first case</w:t>
      </w:r>
      <w:r w:rsidR="00C71E0B">
        <w:t xml:space="preserve"> of COVID-19</w:t>
      </w:r>
      <w:r w:rsidRPr="00CC7EAF">
        <w:t xml:space="preserve"> was confirmed, Cuba also instituted some unique measures, including instituting a nationwide door-to-door active screening for individuals with COVID-19 symptoms</w:t>
      </w:r>
      <w:r w:rsidR="00C71E0B">
        <w:t>, which reached about 9 million people within a few weeks,</w:t>
      </w:r>
      <w:r>
        <w:t xml:space="preserve"> and referral of suspected cases into isolation facilities where treatment and tests were provided</w:t>
      </w:r>
      <w:r w:rsidR="00277FEB">
        <w:t xml:space="preserve"> </w:t>
      </w:r>
      <w:r w:rsidR="006C388D">
        <w:fldChar w:fldCharType="begin"/>
      </w:r>
      <w:r w:rsidR="00DE65E1">
        <w:instrText xml:space="preserve"> ADDIN EN.CITE &lt;EndNote&gt;&lt;Cite&gt;&lt;Author&gt;Reed&lt;/Author&gt;&lt;Year&gt;2020&lt;/Year&gt;&lt;RecNum&gt;50&lt;/RecNum&gt;&lt;DisplayText&gt;[24]&lt;/DisplayText&gt;&lt;record&gt;&lt;rec-number&gt;50&lt;/rec-number&gt;&lt;foreign-keys&gt;&lt;key app="EN" db-id="5afra2929aw9efewdwv5axsfdzda9zxetv5a" timestamp="1624819182"&gt;50&lt;/key&gt;&lt;/foreign-keys&gt;&lt;ref-type name="Generic"&gt;13&lt;/ref-type&gt;&lt;contributors&gt;&lt;authors&gt;&lt;author&gt;Reed, Gail A&lt;/author&gt;&lt;/authors&gt;&lt;/contributors&gt;&lt;titles&gt;&lt;title&gt;A PAHO Perspective on COVID-19 in Cuba José Moya MD MPH PhD&lt;/title&gt;&lt;/titles&gt;&lt;dates&gt;&lt;year&gt;2020&lt;/year&gt;&lt;/dates&gt;&lt;publisher&gt;MEDICC-MED EDUC COOPERATION CUBA 1902 CLAIRMONT RD, STE 250, DECATUR …&lt;/publisher&gt;&lt;isbn&gt;1555-7960&lt;/isbn&gt;&lt;urls&gt;&lt;/urls&gt;&lt;/record&gt;&lt;/Cite&gt;&lt;/EndNote&gt;</w:instrText>
      </w:r>
      <w:r w:rsidR="006C388D">
        <w:fldChar w:fldCharType="separate"/>
      </w:r>
      <w:r w:rsidR="00DE65E1">
        <w:rPr>
          <w:noProof/>
        </w:rPr>
        <w:t>[24]</w:t>
      </w:r>
      <w:r w:rsidR="006C388D">
        <w:fldChar w:fldCharType="end"/>
      </w:r>
      <w:r w:rsidR="001570B6">
        <w:t>.</w:t>
      </w:r>
      <w:r w:rsidRPr="00CC7EAF">
        <w:t xml:space="preserve"> </w:t>
      </w:r>
      <w:r w:rsidR="001570B6">
        <w:t>M</w:t>
      </w:r>
      <w:r w:rsidRPr="00CC7EAF">
        <w:t>uch of Cuba’s success</w:t>
      </w:r>
      <w:r w:rsidR="001570B6">
        <w:t xml:space="preserve"> has been attributed</w:t>
      </w:r>
      <w:r w:rsidRPr="00CC7EAF">
        <w:t xml:space="preserve"> to these proactive measures</w:t>
      </w:r>
      <w:r w:rsidR="006C388D">
        <w:t xml:space="preserve"> </w:t>
      </w:r>
      <w:r w:rsidR="006C388D">
        <w:fldChar w:fldCharType="begin"/>
      </w:r>
      <w:r w:rsidR="006C388D">
        <w:instrText xml:space="preserve"> ADDIN EN.CITE &lt;EndNote&gt;&lt;Cite&gt;&lt;Author&gt;Galbán-García&lt;/Author&gt;&lt;Year&gt;2020&lt;/Year&gt;&lt;RecNum&gt;40&lt;/RecNum&gt;&lt;DisplayText&gt;[13]&lt;/DisplayText&gt;&lt;record&gt;&lt;rec-number&gt;40&lt;/rec-number&gt;&lt;foreign-keys&gt;&lt;key app="EN" db-id="5afra2929aw9efewdwv5axsfdzda9zxetv5a" timestamp="1624817642"&gt;40&lt;/key&gt;&lt;/foreign-keys&gt;&lt;ref-type name="Journal Article"&gt;17&lt;/ref-type&gt;&lt;contributors&gt;&lt;authors&gt;&lt;author&gt;Galbán-García, Enrique&lt;/author&gt;&lt;author&gt;Más-Bermejo, Pedro&lt;/author&gt;&lt;/authors&gt;&lt;/contributors&gt;&lt;titles&gt;&lt;title&gt;COVID-19 in Cuba: Assessing the National Response&lt;/title&gt;&lt;secondary-title&gt;MEDICC review&lt;/secondary-title&gt;&lt;/titles&gt;&lt;periodical&gt;&lt;full-title&gt;MEDICC review&lt;/full-title&gt;&lt;/periodical&gt;&lt;volume&gt;22&lt;/volume&gt;&lt;number&gt;4&lt;/number&gt;&lt;dates&gt;&lt;year&gt;2020&lt;/year&gt;&lt;/dates&gt;&lt;isbn&gt;1527-3172&lt;/isbn&gt;&lt;urls&gt;&lt;/urls&gt;&lt;/record&gt;&lt;/Cite&gt;&lt;/EndNote&gt;</w:instrText>
      </w:r>
      <w:r w:rsidR="006C388D">
        <w:fldChar w:fldCharType="separate"/>
      </w:r>
      <w:r w:rsidR="006C388D">
        <w:rPr>
          <w:noProof/>
        </w:rPr>
        <w:t>[13]</w:t>
      </w:r>
      <w:r w:rsidR="006C388D">
        <w:fldChar w:fldCharType="end"/>
      </w:r>
      <w:r w:rsidRPr="00CC7EAF">
        <w:t xml:space="preserve">.  </w:t>
      </w:r>
    </w:p>
    <w:p w14:paraId="585DE927" w14:textId="77777777" w:rsidR="003017DD" w:rsidRDefault="003017DD" w:rsidP="00580ABD">
      <w:pPr>
        <w:jc w:val="both"/>
      </w:pPr>
    </w:p>
    <w:p w14:paraId="5AFDFEC7" w14:textId="54FBFE77" w:rsidR="00580ABD" w:rsidRPr="00CC7EAF" w:rsidRDefault="00580ABD" w:rsidP="00580ABD">
      <w:pPr>
        <w:jc w:val="both"/>
      </w:pPr>
      <w:r w:rsidRPr="00CC7EAF">
        <w:t xml:space="preserve">After the immediate governmental response, Cuba relied on its primary healthcare workers to carry out a proactive nationwide campaign of disease surveillance and community outreach </w:t>
      </w:r>
      <w:r w:rsidR="006C388D">
        <w:fldChar w:fldCharType="begin"/>
      </w:r>
      <w:r w:rsidR="006C388D">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6C388D">
        <w:fldChar w:fldCharType="separate"/>
      </w:r>
      <w:r w:rsidR="006C388D">
        <w:rPr>
          <w:noProof/>
        </w:rPr>
        <w:t>[11]</w:t>
      </w:r>
      <w:r w:rsidR="006C388D">
        <w:fldChar w:fldCharType="end"/>
      </w:r>
      <w:r w:rsidR="006C388D">
        <w:t xml:space="preserve">. </w:t>
      </w:r>
      <w:r w:rsidRPr="00CC7EAF">
        <w:t>Cuba’s research centers continued working through the pandemic; by October 2020, Cuba had four vaccine candidates</w:t>
      </w:r>
      <w:r w:rsidR="001570B6">
        <w:t>,</w:t>
      </w:r>
      <w:r w:rsidRPr="00CC7EAF">
        <w:t xml:space="preserve"> and Cuba’s Finlay Institu</w:t>
      </w:r>
      <w:r w:rsidR="00163EA2">
        <w:t>t</w:t>
      </w:r>
      <w:r w:rsidRPr="00CC7EAF">
        <w:t>e of Vaccine had a promising vaccine candidate, SOBERANA 01</w:t>
      </w:r>
      <w:r w:rsidR="006C388D">
        <w:t xml:space="preserve"> </w:t>
      </w:r>
      <w:r w:rsidR="006C388D">
        <w:fldChar w:fldCharType="begin"/>
      </w:r>
      <w:r w:rsidR="00DE65E1">
        <w:instrText xml:space="preserve"> ADDIN EN.CITE &lt;EndNote&gt;&lt;Cite&gt;&lt;Author&gt;Reed&lt;/Author&gt;&lt;Year&gt;2020&lt;/Year&gt;&lt;RecNum&gt;50&lt;/RecNum&gt;&lt;DisplayText&gt;[24]&lt;/DisplayText&gt;&lt;record&gt;&lt;rec-number&gt;50&lt;/rec-number&gt;&lt;foreign-keys&gt;&lt;key app="EN" db-id="5afra2929aw9efewdwv5axsfdzda9zxetv5a" timestamp="1624819182"&gt;50&lt;/key&gt;&lt;/foreign-keys&gt;&lt;ref-type name="Generic"&gt;13&lt;/ref-type&gt;&lt;contributors&gt;&lt;authors&gt;&lt;author&gt;Reed, Gail A&lt;/author&gt;&lt;/authors&gt;&lt;/contributors&gt;&lt;titles&gt;&lt;title&gt;A PAHO Perspective on COVID-19 in Cuba José Moya MD MPH PhD&lt;/title&gt;&lt;/titles&gt;&lt;dates&gt;&lt;year&gt;2020&lt;/year&gt;&lt;/dates&gt;&lt;publisher&gt;MEDICC-MED EDUC COOPERATION CUBA 1902 CLAIRMONT RD, STE 250, DECATUR …&lt;/publisher&gt;&lt;isbn&gt;1555-7960&lt;/isbn&gt;&lt;urls&gt;&lt;/urls&gt;&lt;/record&gt;&lt;/Cite&gt;&lt;/EndNote&gt;</w:instrText>
      </w:r>
      <w:r w:rsidR="006C388D">
        <w:fldChar w:fldCharType="separate"/>
      </w:r>
      <w:r w:rsidR="00DE65E1">
        <w:rPr>
          <w:noProof/>
        </w:rPr>
        <w:t>[24]</w:t>
      </w:r>
      <w:r w:rsidR="006C388D">
        <w:fldChar w:fldCharType="end"/>
      </w:r>
      <w:r w:rsidRPr="00CC7EAF">
        <w:t>. Cuba additionally focused some of its efforts abroad, garnering positive international reactions as stories of Cuban doctors being flown around the world widely circulated; these stories were reminiscent of similar praise garnered by Cuban doctors who flew to help during the Ebola epidemic</w:t>
      </w:r>
      <w:r w:rsidR="006C388D">
        <w:t xml:space="preserve"> </w:t>
      </w:r>
      <w:r w:rsidR="006C388D">
        <w:fldChar w:fldCharType="begin"/>
      </w:r>
      <w:r w:rsidR="006C388D">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6C388D">
        <w:fldChar w:fldCharType="separate"/>
      </w:r>
      <w:r w:rsidR="006C388D">
        <w:rPr>
          <w:noProof/>
        </w:rPr>
        <w:t>[11]</w:t>
      </w:r>
      <w:r w:rsidR="006C388D">
        <w:fldChar w:fldCharType="end"/>
      </w:r>
      <w:r w:rsidRPr="00CC7EAF">
        <w:t>.</w:t>
      </w:r>
    </w:p>
    <w:p w14:paraId="1FCB00DF" w14:textId="77777777" w:rsidR="00580ABD" w:rsidRPr="00CC7EAF" w:rsidRDefault="00580ABD" w:rsidP="00580ABD"/>
    <w:p w14:paraId="39BCACCF" w14:textId="4FADAD9B" w:rsidR="009A1E0C" w:rsidRPr="00CC7EAF" w:rsidRDefault="009A1E0C" w:rsidP="009A1E0C">
      <w:del w:id="137" w:author="Sooyoung Kim" w:date="2021-06-28T10:57:00Z">
        <w:r w:rsidRPr="00CC7EAF" w:rsidDel="00B268F9">
          <w:rPr>
            <w:noProof/>
          </w:rPr>
          <w:lastRenderedPageBreak/>
          <w:drawing>
            <wp:inline distT="114300" distB="114300" distL="114300" distR="114300" wp14:anchorId="70BBC5DD" wp14:editId="73CCAB34">
              <wp:extent cx="5943600" cy="2834640"/>
              <wp:effectExtent l="0" t="0" r="0" b="0"/>
              <wp:docPr id="12"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3.png" descr="Graphical user interface&#10;&#10;Description automatically generated"/>
                      <pic:cNvPicPr preferRelativeResize="0"/>
                    </pic:nvPicPr>
                    <pic:blipFill rotWithShape="1">
                      <a:blip r:embed="rId17"/>
                      <a:srcRect t="5561"/>
                      <a:stretch/>
                    </pic:blipFill>
                    <pic:spPr bwMode="auto">
                      <a:xfrm>
                        <a:off x="0" y="0"/>
                        <a:ext cx="5943600" cy="2834640"/>
                      </a:xfrm>
                      <a:prstGeom prst="rect">
                        <a:avLst/>
                      </a:prstGeom>
                      <a:ln>
                        <a:noFill/>
                      </a:ln>
                      <a:extLst>
                        <a:ext uri="{53640926-AAD7-44D8-BBD7-CCE9431645EC}">
                          <a14:shadowObscured xmlns:a14="http://schemas.microsoft.com/office/drawing/2010/main"/>
                        </a:ext>
                      </a:extLst>
                    </pic:spPr>
                  </pic:pic>
                </a:graphicData>
              </a:graphic>
            </wp:inline>
          </w:drawing>
        </w:r>
      </w:del>
      <w:ins w:id="138" w:author="Sooyoung Kim" w:date="2021-06-28T11:14:00Z">
        <w:r w:rsidR="00B268F9">
          <w:rPr>
            <w:noProof/>
          </w:rPr>
          <w:drawing>
            <wp:inline distT="0" distB="0" distL="0" distR="0" wp14:anchorId="54EA031A" wp14:editId="6F8FB3D6">
              <wp:extent cx="5731510" cy="3183890"/>
              <wp:effectExtent l="0" t="0" r="0" b="381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ins>
    </w:p>
    <w:p w14:paraId="163E57D2" w14:textId="78243412" w:rsidR="009A1E0C" w:rsidRDefault="009A1E0C" w:rsidP="009A1E0C">
      <w:pPr>
        <w:jc w:val="center"/>
      </w:pPr>
      <w:r>
        <w:t xml:space="preserve">Figure 5. </w:t>
      </w:r>
      <w:r w:rsidRPr="00740385">
        <w:t xml:space="preserve">The </w:t>
      </w:r>
      <w:r w:rsidRPr="00754E1D">
        <w:rPr>
          <w:rFonts w:eastAsia="Times New Roman"/>
          <w:color w:val="000000"/>
          <w:shd w:val="clear" w:color="auto" w:fill="FFFFFF"/>
        </w:rPr>
        <w:t xml:space="preserve">Oxford COVID-19 Government Response Tracker’s Stringy Index for </w:t>
      </w:r>
      <w:del w:id="139" w:author="Sooyoung Kim" w:date="2021-06-28T10:57:00Z">
        <w:r w:rsidDel="00B268F9">
          <w:rPr>
            <w:rFonts w:eastAsia="Times New Roman"/>
            <w:color w:val="000000"/>
            <w:shd w:val="clear" w:color="auto" w:fill="FFFFFF"/>
          </w:rPr>
          <w:delText>Rwanda</w:delText>
        </w:r>
        <w:r w:rsidRPr="00754E1D" w:rsidDel="00B268F9">
          <w:rPr>
            <w:rFonts w:eastAsia="Times New Roman"/>
            <w:color w:val="000000"/>
            <w:shd w:val="clear" w:color="auto" w:fill="FFFFFF"/>
          </w:rPr>
          <w:delText xml:space="preserve"> </w:delText>
        </w:r>
      </w:del>
      <w:ins w:id="140" w:author="Sooyoung Kim" w:date="2021-06-28T10:57:00Z">
        <w:r w:rsidR="00B268F9">
          <w:rPr>
            <w:rFonts w:eastAsia="Times New Roman"/>
            <w:color w:val="000000"/>
            <w:shd w:val="clear" w:color="auto" w:fill="FFFFFF"/>
          </w:rPr>
          <w:t>Cuba</w:t>
        </w:r>
        <w:r w:rsidR="00B268F9" w:rsidRPr="00754E1D">
          <w:rPr>
            <w:rFonts w:eastAsia="Times New Roman"/>
            <w:color w:val="000000"/>
            <w:shd w:val="clear" w:color="auto" w:fill="FFFFFF"/>
          </w:rPr>
          <w:t xml:space="preserve"> </w:t>
        </w:r>
      </w:ins>
      <w:r w:rsidRPr="00754E1D">
        <w:rPr>
          <w:rFonts w:eastAsia="Times New Roman"/>
          <w:color w:val="000000"/>
          <w:shd w:val="clear" w:color="auto" w:fill="FFFFFF"/>
        </w:rPr>
        <w:t>with </w:t>
      </w:r>
      <w:r w:rsidRPr="00740385">
        <w:t>average trendline</w:t>
      </w:r>
      <w:r>
        <w:t xml:space="preserve"> from January 2020 to present </w:t>
      </w:r>
      <w:r w:rsidRPr="00740385">
        <w:t>(Figure and Analysis by Authors)</w:t>
      </w:r>
    </w:p>
    <w:p w14:paraId="584D75EA" w14:textId="77777777" w:rsidR="009A1E0C" w:rsidRDefault="009A1E0C" w:rsidP="00580ABD">
      <w:pPr>
        <w:jc w:val="both"/>
      </w:pPr>
    </w:p>
    <w:p w14:paraId="4BD5827E" w14:textId="027369C5" w:rsidR="00580ABD" w:rsidRDefault="00580ABD" w:rsidP="00580ABD">
      <w:pPr>
        <w:jc w:val="both"/>
      </w:pPr>
      <w:r w:rsidRPr="00CC7EAF">
        <w:t xml:space="preserve">As the pandemic spread throughout Latin America, Cuba became a relative regional success story. Explanatory factors included Cuba’s universal health system, particularly the services provided by family doctors and nurses at the first level of care </w:t>
      </w:r>
      <w:r w:rsidR="008B1615">
        <w:fldChar w:fldCharType="begin"/>
      </w:r>
      <w:r w:rsidR="008B1615">
        <w:instrText xml:space="preserve"> ADDIN EN.CITE &lt;EndNote&gt;&lt;Cite&gt;&lt;Author&gt;Samuels&lt;/Author&gt;&lt;Year&gt;2020&lt;/Year&gt;&lt;RecNum&gt;56&lt;/RecNum&gt;&lt;DisplayText&gt;[29]&lt;/DisplayText&gt;&lt;record&gt;&lt;rec-number&gt;56&lt;/rec-number&gt;&lt;foreign-keys&gt;&lt;key app="EN" db-id="5afra2929aw9efewdwv5axsfdzda9zxetv5a" timestamp="1624820164"&gt;56&lt;/key&gt;&lt;/foreign-keys&gt;&lt;ref-type name="Journal Article"&gt;17&lt;/ref-type&gt;&lt;contributors&gt;&lt;authors&gt;&lt;author&gt;Samuels, Fiona&lt;/author&gt;&lt;/authors&gt;&lt;/contributors&gt;&lt;titles&gt;&lt;title&gt;Cuba&amp;apos;s Response to COVID‐19: What Underlies its Apparent Success?&lt;/title&gt;&lt;secondary-title&gt;Bulletin of Latin American Research&lt;/secondary-title&gt;&lt;/titles&gt;&lt;periodical&gt;&lt;full-title&gt;Bulletin of Latin American Research&lt;/full-title&gt;&lt;/periodical&gt;&lt;pages&gt;62-66&lt;/pages&gt;&lt;volume&gt;39&lt;/volume&gt;&lt;dates&gt;&lt;year&gt;2020&lt;/year&gt;&lt;/dates&gt;&lt;isbn&gt;0261-3050&lt;/isbn&gt;&lt;urls&gt;&lt;/urls&gt;&lt;/record&gt;&lt;/Cite&gt;&lt;/EndNote&gt;</w:instrText>
      </w:r>
      <w:r w:rsidR="008B1615">
        <w:fldChar w:fldCharType="separate"/>
      </w:r>
      <w:r w:rsidR="008B1615">
        <w:rPr>
          <w:noProof/>
        </w:rPr>
        <w:t>[29]</w:t>
      </w:r>
      <w:r w:rsidR="008B1615">
        <w:fldChar w:fldCharType="end"/>
      </w:r>
      <w:r w:rsidRPr="00CC7EAF">
        <w:t>. Other measures included Cuba’s previous history controlling communicable diseases, the swift closing of borders, the restriction of movement across the country, and nationally manufactured pharmaceuticals</w:t>
      </w:r>
      <w:r w:rsidR="001570B6">
        <w:t>,</w:t>
      </w:r>
      <w:r w:rsidRPr="00CC7EAF">
        <w:t xml:space="preserve"> which proved effective at controlling some of the more severe COVID-19 symptoms</w:t>
      </w:r>
      <w:r w:rsidR="008B1615">
        <w:t xml:space="preserve"> </w:t>
      </w:r>
      <w:r w:rsidR="008B1615">
        <w:fldChar w:fldCharType="begin"/>
      </w:r>
      <w:r w:rsidR="008B1615">
        <w:instrText xml:space="preserve"> ADDIN EN.CITE &lt;EndNote&gt;&lt;Cite&gt;&lt;Author&gt;Samuels&lt;/Author&gt;&lt;Year&gt;2020&lt;/Year&gt;&lt;RecNum&gt;56&lt;/RecNum&gt;&lt;DisplayText&gt;[29, 30]&lt;/DisplayText&gt;&lt;record&gt;&lt;rec-number&gt;56&lt;/rec-number&gt;&lt;foreign-keys&gt;&lt;key app="EN" db-id="5afra2929aw9efewdwv5axsfdzda9zxetv5a" timestamp="1624820164"&gt;56&lt;/key&gt;&lt;/foreign-keys&gt;&lt;ref-type name="Journal Article"&gt;17&lt;/ref-type&gt;&lt;contributors&gt;&lt;authors&gt;&lt;author&gt;Samuels, Fiona&lt;/author&gt;&lt;/authors&gt;&lt;/contributors&gt;&lt;titles&gt;&lt;title&gt;Cuba&amp;apos;s Response to COVID‐19: What Underlies its Apparent Success?&lt;/title&gt;&lt;secondary-title&gt;Bulletin of Latin American Research&lt;/secondary-title&gt;&lt;/titles&gt;&lt;periodical&gt;&lt;full-title&gt;Bulletin of Latin American Research&lt;/full-title&gt;&lt;/periodical&gt;&lt;pages&gt;62-66&lt;/pages&gt;&lt;volume&gt;39&lt;/volume&gt;&lt;dates&gt;&lt;year&gt;2020&lt;/year&gt;&lt;/dates&gt;&lt;isbn&gt;0261-3050&lt;/isbn&gt;&lt;urls&gt;&lt;/urls&gt;&lt;/record&gt;&lt;/Cite&gt;&lt;Cite&gt;&lt;Author&gt;Yaffe&lt;/Author&gt;&lt;Year&gt;2020&lt;/Year&gt;&lt;RecNum&gt;57&lt;/RecNum&gt;&lt;record&gt;&lt;rec-number&gt;57&lt;/rec-number&gt;&lt;foreign-keys&gt;&lt;key app="EN" db-id="5afra2929aw9efewdwv5axsfdzda9zxetv5a" timestamp="1624820260"&gt;57&lt;/key&gt;&lt;/foreign-keys&gt;&lt;ref-type name="Journal Article"&gt;17&lt;/ref-type&gt;&lt;contributors&gt;&lt;authors&gt;&lt;author&gt;Yaffe, Helen&lt;/author&gt;&lt;/authors&gt;&lt;/contributors&gt;&lt;titles&gt;&lt;title&gt;Leading by example: Cuba in the Covid-19 pandemic&lt;/title&gt;&lt;secondary-title&gt;CounterPunch. org. June&lt;/secondary-title&gt;&lt;/titles&gt;&lt;periodical&gt;&lt;full-title&gt;CounterPunch. org. June&lt;/full-title&gt;&lt;/periodical&gt;&lt;volume&gt;4&lt;/volume&gt;&lt;dates&gt;&lt;year&gt;2020&lt;/year&gt;&lt;/dates&gt;&lt;urls&gt;&lt;/urls&gt;&lt;/record&gt;&lt;/Cite&gt;&lt;/EndNote&gt;</w:instrText>
      </w:r>
      <w:r w:rsidR="008B1615">
        <w:fldChar w:fldCharType="separate"/>
      </w:r>
      <w:r w:rsidR="008B1615">
        <w:rPr>
          <w:noProof/>
        </w:rPr>
        <w:t>[29, 30]</w:t>
      </w:r>
      <w:r w:rsidR="008B1615">
        <w:fldChar w:fldCharType="end"/>
      </w:r>
      <w:r w:rsidR="008B1615">
        <w:t xml:space="preserve">. </w:t>
      </w:r>
      <w:r w:rsidRPr="00CC7EAF">
        <w:t xml:space="preserve"> However, despite the prevalence of locally available doctors</w:t>
      </w:r>
      <w:r w:rsidR="001570B6">
        <w:t>,</w:t>
      </w:r>
      <w:r w:rsidRPr="00CC7EAF">
        <w:t xml:space="preserve"> there were still urban-rural disparities in the level of care offered and available throughout the pandemic</w:t>
      </w:r>
      <w:r w:rsidR="008B1615">
        <w:t xml:space="preserve"> </w:t>
      </w:r>
      <w:r w:rsidR="008B1615">
        <w:fldChar w:fldCharType="begin"/>
      </w:r>
      <w:r w:rsidR="008B1615">
        <w:instrText xml:space="preserve"> ADDIN EN.CITE &lt;EndNote&gt;&lt;Cite&gt;&lt;Author&gt;Samuels&lt;/Author&gt;&lt;Year&gt;2020&lt;/Year&gt;&lt;RecNum&gt;56&lt;/RecNum&gt;&lt;DisplayText&gt;[29]&lt;/DisplayText&gt;&lt;record&gt;&lt;rec-number&gt;56&lt;/rec-number&gt;&lt;foreign-keys&gt;&lt;key app="EN" db-id="5afra2929aw9efewdwv5axsfdzda9zxetv5a" timestamp="1624820164"&gt;56&lt;/key&gt;&lt;/foreign-keys&gt;&lt;ref-type name="Journal Article"&gt;17&lt;/ref-type&gt;&lt;contributors&gt;&lt;authors&gt;&lt;author&gt;Samuels, Fiona&lt;/author&gt;&lt;/authors&gt;&lt;/contributors&gt;&lt;titles&gt;&lt;title&gt;Cuba&amp;apos;s Response to COVID‐19: What Underlies its Apparent Success?&lt;/title&gt;&lt;secondary-title&gt;Bulletin of Latin American Research&lt;/secondary-title&gt;&lt;/titles&gt;&lt;periodical&gt;&lt;full-title&gt;Bulletin of Latin American Research&lt;/full-title&gt;&lt;/periodical&gt;&lt;pages&gt;62-66&lt;/pages&gt;&lt;volume&gt;39&lt;/volume&gt;&lt;dates&gt;&lt;year&gt;2020&lt;/year&gt;&lt;/dates&gt;&lt;isbn&gt;0261-3050&lt;/isbn&gt;&lt;urls&gt;&lt;/urls&gt;&lt;/record&gt;&lt;/Cite&gt;&lt;/EndNote&gt;</w:instrText>
      </w:r>
      <w:r w:rsidR="008B1615">
        <w:fldChar w:fldCharType="separate"/>
      </w:r>
      <w:r w:rsidR="008B1615">
        <w:rPr>
          <w:noProof/>
        </w:rPr>
        <w:t>[29]</w:t>
      </w:r>
      <w:r w:rsidR="008B1615">
        <w:fldChar w:fldCharType="end"/>
      </w:r>
      <w:r w:rsidRPr="00CC7EAF">
        <w:t>. We also note that though Cuba garnered praise for its response to COVID-19, its economy was hit hard, and the pandemic amplified pre</w:t>
      </w:r>
      <w:r w:rsidR="001570B6">
        <w:t>-</w:t>
      </w:r>
      <w:r w:rsidRPr="00CC7EAF">
        <w:t xml:space="preserve">existing social inequities </w:t>
      </w:r>
      <w:r w:rsidR="008B1615">
        <w:fldChar w:fldCharType="begin"/>
      </w:r>
      <w:r w:rsidR="008B1615">
        <w:instrText xml:space="preserve"> ADDIN EN.CITE &lt;EndNote&gt;&lt;Cite&gt;&lt;Author&gt;Salas&lt;/Author&gt;&lt;Year&gt;2020&lt;/Year&gt;&lt;RecNum&gt;38&lt;/RecNum&gt;&lt;DisplayText&gt;[11]&lt;/DisplayText&gt;&lt;record&gt;&lt;rec-number&gt;38&lt;/rec-number&gt;&lt;foreign-keys&gt;&lt;key app="EN" db-id="5afra2929aw9efewdwv5axsfdzda9zxetv5a" timestamp="1624817527"&gt;38&lt;/key&gt;&lt;/foreign-keys&gt;&lt;ref-type name="Journal Article"&gt;17&lt;/ref-type&gt;&lt;contributors&gt;&lt;authors&gt;&lt;author&gt;Salas, Daniel&lt;/author&gt;&lt;/authors&gt;&lt;/contributors&gt;&lt;titles&gt;&lt;title&gt;COVID pandemic: updates from Cuba&lt;/title&gt;&lt;secondary-title&gt;Dialectical Anthropology&lt;/secondary-title&gt;&lt;/titles&gt;&lt;periodical&gt;&lt;full-title&gt;Dialectical Anthropology&lt;/full-title&gt;&lt;/periodical&gt;&lt;pages&gt;233-237&lt;/pages&gt;&lt;volume&gt;44&lt;/volume&gt;&lt;number&gt;3&lt;/number&gt;&lt;dates&gt;&lt;year&gt;2020&lt;/year&gt;&lt;/dates&gt;&lt;isbn&gt;1573-0786&lt;/isbn&gt;&lt;urls&gt;&lt;/urls&gt;&lt;/record&gt;&lt;/Cite&gt;&lt;/EndNote&gt;</w:instrText>
      </w:r>
      <w:r w:rsidR="008B1615">
        <w:fldChar w:fldCharType="separate"/>
      </w:r>
      <w:r w:rsidR="008B1615">
        <w:rPr>
          <w:noProof/>
        </w:rPr>
        <w:t>[11]</w:t>
      </w:r>
      <w:r w:rsidR="008B1615">
        <w:fldChar w:fldCharType="end"/>
      </w:r>
      <w:r w:rsidR="008B1615">
        <w:t>.</w:t>
      </w:r>
    </w:p>
    <w:p w14:paraId="30FA08E0" w14:textId="77777777" w:rsidR="00C71E0B" w:rsidRDefault="00C71E0B" w:rsidP="00580ABD">
      <w:pPr>
        <w:jc w:val="both"/>
      </w:pPr>
    </w:p>
    <w:p w14:paraId="03335205" w14:textId="58202789" w:rsidR="00C71E0B" w:rsidRPr="00CC7EAF" w:rsidRDefault="00C71E0B" w:rsidP="00580ABD">
      <w:pPr>
        <w:jc w:val="both"/>
      </w:pPr>
      <w:r>
        <w:t>After containing COVID-19 successfully for most of 2020, Cube has experienced a peak in infections</w:t>
      </w:r>
      <w:r w:rsidR="003821AA">
        <w:t xml:space="preserve"> in 2021</w:t>
      </w:r>
      <w:r>
        <w:t xml:space="preserve">. More than 70 per cent of current cases are linked to international travelers arriving at the country </w:t>
      </w:r>
      <w:r w:rsidR="003821AA">
        <w:t>following the relaxion of travel restrictions</w:t>
      </w:r>
      <w:r w:rsidR="008B1615">
        <w:t xml:space="preserve"> </w:t>
      </w:r>
      <w:r w:rsidR="008B1615">
        <w:fldChar w:fldCharType="begin"/>
      </w:r>
      <w:r w:rsidR="008B1615">
        <w:instrText xml:space="preserve"> ADDIN EN.CITE &lt;EndNote&gt;&lt;Cite&gt;&lt;Author&gt;Burki&lt;/Author&gt;&lt;Year&gt;2021&lt;/Year&gt;&lt;RecNum&gt;58&lt;/RecNum&gt;&lt;DisplayText&gt;[31]&lt;/DisplayText&gt;&lt;record&gt;&lt;rec-number&gt;58&lt;/rec-number&gt;&lt;foreign-keys&gt;&lt;key app="EN" db-id="5afra2929aw9efewdwv5axsfdzda9zxetv5a" timestamp="1624820355"&gt;58&lt;/key&gt;&lt;/foreign-keys&gt;&lt;ref-type name="Journal Article"&gt;17&lt;/ref-type&gt;&lt;contributors&gt;&lt;authors&gt;&lt;author&gt;Burki, Talha&lt;/author&gt;&lt;/authors&gt;&lt;/contributors&gt;&lt;titles&gt;&lt;title&gt;Behind Cuba&amp;apos;s successful pandemic response&lt;/title&gt;&lt;secondary-title&gt;The Lancet Infectious Diseases&lt;/secondary-title&gt;&lt;/titles&gt;&lt;periodical&gt;&lt;full-title&gt;The Lancet Infectious Diseases&lt;/full-title&gt;&lt;/periodical&gt;&lt;pages&gt;465-466&lt;/pages&gt;&lt;volume&gt;21&lt;/volume&gt;&lt;number&gt;4&lt;/number&gt;&lt;dates&gt;&lt;year&gt;2021&lt;/year&gt;&lt;/dates&gt;&lt;isbn&gt;1473-3099&lt;/isbn&gt;&lt;urls&gt;&lt;/urls&gt;&lt;/record&gt;&lt;/Cite&gt;&lt;/EndNote&gt;</w:instrText>
      </w:r>
      <w:r w:rsidR="008B1615">
        <w:fldChar w:fldCharType="separate"/>
      </w:r>
      <w:r w:rsidR="008B1615">
        <w:rPr>
          <w:noProof/>
        </w:rPr>
        <w:t>[31]</w:t>
      </w:r>
      <w:r w:rsidR="008B1615">
        <w:fldChar w:fldCharType="end"/>
      </w:r>
      <w:r w:rsidR="008B1615">
        <w:t>.</w:t>
      </w:r>
      <w:r w:rsidR="003821AA">
        <w:t xml:space="preserve"> </w:t>
      </w:r>
    </w:p>
    <w:p w14:paraId="26CD76DD" w14:textId="77777777" w:rsidR="00580ABD" w:rsidRDefault="00580ABD" w:rsidP="00580ABD"/>
    <w:p w14:paraId="58FBF8D5" w14:textId="0CB40E57" w:rsidR="00580ABD" w:rsidRPr="00CC7EAF" w:rsidRDefault="00580ABD" w:rsidP="00580ABD">
      <w:pPr>
        <w:rPr>
          <w:i/>
        </w:rPr>
      </w:pPr>
      <w:r w:rsidRPr="00CC7EAF">
        <w:rPr>
          <w:i/>
        </w:rPr>
        <w:t>Conclusion</w:t>
      </w:r>
      <w:r>
        <w:rPr>
          <w:i/>
        </w:rPr>
        <w:t>s</w:t>
      </w:r>
    </w:p>
    <w:p w14:paraId="5585F425" w14:textId="52B57F23" w:rsidR="00580ABD" w:rsidRPr="00CC7EAF" w:rsidRDefault="00580ABD" w:rsidP="00580ABD">
      <w:pPr>
        <w:jc w:val="both"/>
      </w:pPr>
      <w:r w:rsidRPr="00CC7EAF">
        <w:t xml:space="preserve">Cuba’s </w:t>
      </w:r>
      <w:r>
        <w:t xml:space="preserve">universal </w:t>
      </w:r>
      <w:r w:rsidRPr="00CC7EAF">
        <w:t xml:space="preserve">health system </w:t>
      </w:r>
      <w:r w:rsidR="001570B6">
        <w:t xml:space="preserve">providing </w:t>
      </w:r>
      <w:r w:rsidR="00F10825">
        <w:t>equitable</w:t>
      </w:r>
      <w:r w:rsidR="00F10825" w:rsidRPr="00CC7EAF">
        <w:t xml:space="preserve"> </w:t>
      </w:r>
      <w:r w:rsidR="001570B6">
        <w:t xml:space="preserve">access to </w:t>
      </w:r>
      <w:r w:rsidRPr="00CC7EAF">
        <w:t>primary care throughout the country, disaster preparedness and response capacit</w:t>
      </w:r>
      <w:r w:rsidR="001570B6">
        <w:t>y</w:t>
      </w:r>
      <w:r w:rsidR="00F10825">
        <w:t>,</w:t>
      </w:r>
      <w:r w:rsidRPr="00CC7EAF">
        <w:t xml:space="preserve"> </w:t>
      </w:r>
      <w:r w:rsidR="00F10825">
        <w:t>which has</w:t>
      </w:r>
      <w:r w:rsidR="001570B6">
        <w:t xml:space="preserve"> been </w:t>
      </w:r>
      <w:r w:rsidRPr="00CC7EAF">
        <w:t xml:space="preserve">bolstered </w:t>
      </w:r>
      <w:r w:rsidR="009D1B22">
        <w:t>in the aftermath of</w:t>
      </w:r>
      <w:r w:rsidR="009D1B22" w:rsidRPr="00CC7EAF">
        <w:t xml:space="preserve"> </w:t>
      </w:r>
      <w:r w:rsidRPr="00CC7EAF">
        <w:t>each disaster, and health</w:t>
      </w:r>
      <w:r w:rsidR="001570B6">
        <w:t xml:space="preserve">care </w:t>
      </w:r>
      <w:r w:rsidRPr="00CC7EAF">
        <w:t xml:space="preserve">institutions operated by professionals whose training includes immense focus </w:t>
      </w:r>
      <w:r w:rsidR="009D1B22">
        <w:t>health promotion and prevention of diseases</w:t>
      </w:r>
      <w:r w:rsidRPr="00CC7EAF">
        <w:t>, coupled with the agile and committed government, enabled a quick, effective, and adaptive response</w:t>
      </w:r>
      <w:r w:rsidR="00F10825">
        <w:t xml:space="preserve"> to COVID-19</w:t>
      </w:r>
      <w:r w:rsidRPr="00CC7EAF">
        <w:t xml:space="preserve"> </w:t>
      </w:r>
      <w:r w:rsidR="008B1615">
        <w:fldChar w:fldCharType="begin"/>
      </w:r>
      <w:r w:rsidR="008B1615">
        <w:instrText xml:space="preserve"> ADDIN EN.CITE &lt;EndNote&gt;&lt;Cite&gt;&lt;Author&gt;Reed&lt;/Author&gt;&lt;Year&gt;2020&lt;/Year&gt;&lt;RecNum&gt;41&lt;/RecNum&gt;&lt;DisplayText&gt;[14]&lt;/DisplayText&gt;&lt;record&gt;&lt;rec-number&gt;41&lt;/rec-number&gt;&lt;foreign-keys&gt;&lt;key app="EN" db-id="5afra2929aw9efewdwv5axsfdzda9zxetv5a" timestamp="1624817694"&gt;41&lt;/key&gt;&lt;/foreign-keys&gt;&lt;ref-type name="Journal Article"&gt;17&lt;/ref-type&gt;&lt;contributors&gt;&lt;authors&gt;&lt;author&gt;Reed, Gail&lt;/author&gt;&lt;/authors&gt;&lt;/contributors&gt;&lt;titles&gt;&lt;title&gt;Mobilizing primary health care: Cuba’s powerful weapon against COVID-19&lt;/title&gt;&lt;secondary-title&gt;MEDICC review&lt;/secondary-title&gt;&lt;/titles&gt;&lt;periodical&gt;&lt;full-title&gt;MEDICC review&lt;/full-title&gt;&lt;/periodical&gt;&lt;pages&gt;54&lt;/pages&gt;&lt;volume&gt;22&lt;/volume&gt;&lt;number&gt;2&lt;/number&gt;&lt;dates&gt;&lt;year&gt;2020&lt;/year&gt;&lt;/dates&gt;&lt;urls&gt;&lt;/urls&gt;&lt;/record&gt;&lt;/Cite&gt;&lt;/EndNote&gt;</w:instrText>
      </w:r>
      <w:r w:rsidR="008B1615">
        <w:fldChar w:fldCharType="separate"/>
      </w:r>
      <w:r w:rsidR="008B1615">
        <w:rPr>
          <w:noProof/>
        </w:rPr>
        <w:t>[14]</w:t>
      </w:r>
      <w:r w:rsidR="008B1615">
        <w:fldChar w:fldCharType="end"/>
      </w:r>
      <w:r w:rsidRPr="00CC7EAF">
        <w:t>.</w:t>
      </w:r>
      <w:r>
        <w:t xml:space="preserve"> Cuba has its own shortcoming</w:t>
      </w:r>
      <w:r w:rsidR="001570B6">
        <w:t>s</w:t>
      </w:r>
      <w:r>
        <w:t xml:space="preserve"> in the health system, including the increasing burden of noncommunicable diseases due to the fast changing population dynamics and the trade-off</w:t>
      </w:r>
      <w:r w:rsidR="00F10825">
        <w:t>s</w:t>
      </w:r>
      <w:r>
        <w:t xml:space="preserve"> between </w:t>
      </w:r>
      <w:r w:rsidR="009D1B22">
        <w:t xml:space="preserve">close medical surveillance </w:t>
      </w:r>
      <w:r>
        <w:t>and health system performance</w:t>
      </w:r>
      <w:r w:rsidR="009D1B22">
        <w:t xml:space="preserve"> and civil liberties</w:t>
      </w:r>
      <w:r w:rsidR="00EC2829">
        <w:t xml:space="preserve"> </w:t>
      </w:r>
      <w:r w:rsidR="00EC2829">
        <w:fldChar w:fldCharType="begin"/>
      </w:r>
      <w:r w:rsidR="00EC2829">
        <w:instrText xml:space="preserve"> ADDIN EN.CITE &lt;EndNote&gt;&lt;Cite&gt;&lt;Author&gt;Gómez-Dantés&lt;/Author&gt;&lt;Year&gt;2018&lt;/Year&gt;&lt;RecNum&gt;47&lt;/RecNum&gt;&lt;DisplayText&gt;[20]&lt;/DisplayText&gt;&lt;record&gt;&lt;rec-number&gt;47&lt;/rec-number&gt;&lt;foreign-keys&gt;&lt;key app="EN" db-id="5afra2929aw9efewdwv5axsfdzda9zxetv5a" timestamp="1624818609"&gt;47&lt;/key&gt;&lt;/foreign-keys&gt;&lt;ref-type name="Journal Article"&gt;17&lt;/ref-type&gt;&lt;contributors&gt;&lt;authors&gt;&lt;author&gt;Gómez-Dantés, Octavio&lt;/author&gt;&lt;/authors&gt;&lt;/contributors&gt;&lt;titles&gt;&lt;title&gt;Cuba’s health system: hardly an example to follow&lt;/title&gt;&lt;secondary-title&gt;Health policy and planning&lt;/secondary-title&gt;&lt;/titles&gt;&lt;periodical&gt;&lt;full-title&gt;Health policy and planning&lt;/full-title&gt;&lt;/periodical&gt;&lt;pages&gt;760-761&lt;/pages&gt;&lt;volume&gt;33&lt;/volume&gt;&lt;number&gt;6&lt;/number&gt;&lt;dates&gt;&lt;year&gt;2018&lt;/year&gt;&lt;/dates&gt;&lt;isbn&gt;0268-1080&lt;/isbn&gt;&lt;urls&gt;&lt;/urls&gt;&lt;/record&gt;&lt;/Cite&gt;&lt;/EndNote&gt;</w:instrText>
      </w:r>
      <w:r w:rsidR="00EC2829">
        <w:fldChar w:fldCharType="separate"/>
      </w:r>
      <w:r w:rsidR="00EC2829">
        <w:rPr>
          <w:noProof/>
        </w:rPr>
        <w:t>[20]</w:t>
      </w:r>
      <w:r w:rsidR="00EC2829">
        <w:fldChar w:fldCharType="end"/>
      </w:r>
      <w:r>
        <w:t xml:space="preserve">. </w:t>
      </w:r>
      <w:r w:rsidR="001570B6">
        <w:t>A l</w:t>
      </w:r>
      <w:r>
        <w:t xml:space="preserve">arge part of the country’s success during the COVID-19 pandemic </w:t>
      </w:r>
      <w:r w:rsidR="00F10825">
        <w:t xml:space="preserve">has been </w:t>
      </w:r>
      <w:r>
        <w:t xml:space="preserve">attributed to the strong central governance, which enabled streamlined execution of </w:t>
      </w:r>
      <w:r w:rsidR="00492075">
        <w:t xml:space="preserve">policies and </w:t>
      </w:r>
      <w:r>
        <w:t>strategies</w:t>
      </w:r>
      <w:r w:rsidR="00AC5655">
        <w:t>,</w:t>
      </w:r>
      <w:r>
        <w:t xml:space="preserve"> </w:t>
      </w:r>
      <w:r w:rsidR="00AC5655">
        <w:t>and the existing close medical surveillance system</w:t>
      </w:r>
      <w:r>
        <w:t xml:space="preserve">. </w:t>
      </w:r>
      <w:r w:rsidR="00AC5655">
        <w:t xml:space="preserve">In </w:t>
      </w:r>
      <w:r>
        <w:t xml:space="preserve">the case of </w:t>
      </w:r>
      <w:r w:rsidR="00492075">
        <w:t xml:space="preserve">the </w:t>
      </w:r>
      <w:r w:rsidR="00AC5655">
        <w:t>COVID-</w:t>
      </w:r>
      <w:r w:rsidR="00AC5655">
        <w:lastRenderedPageBreak/>
        <w:t xml:space="preserve">19 </w:t>
      </w:r>
      <w:r>
        <w:t xml:space="preserve">pandemic, a large-scale </w:t>
      </w:r>
      <w:r w:rsidR="00492075">
        <w:t xml:space="preserve">public </w:t>
      </w:r>
      <w:r>
        <w:t xml:space="preserve">health crisis, this strong governmental control worked favorable </w:t>
      </w:r>
      <w:r w:rsidR="00F10825">
        <w:t xml:space="preserve">for </w:t>
      </w:r>
      <w:r>
        <w:t xml:space="preserve">Cuba. However, post-pandemic direction of Cuba’s health system strategy, </w:t>
      </w:r>
      <w:proofErr w:type="gramStart"/>
      <w:r>
        <w:t>whether or not</w:t>
      </w:r>
      <w:proofErr w:type="gramEnd"/>
      <w:r>
        <w:t xml:space="preserve"> it could embrace and overcome the current criticism</w:t>
      </w:r>
      <w:r w:rsidR="00AC5655">
        <w:t>s around the suppression of civil liberties</w:t>
      </w:r>
      <w:r>
        <w:t>, would be crucial to the long-term sustainability of the country’s much lauded success in achieving universal health care</w:t>
      </w:r>
      <w:r w:rsidR="00492075">
        <w:t xml:space="preserve"> and other health-related </w:t>
      </w:r>
      <w:del w:id="141" w:author="Sooyoung Kim" w:date="2021-06-28T14:37:00Z">
        <w:r w:rsidR="00492075" w:rsidDel="00DE65E1">
          <w:delText>SDG3</w:delText>
        </w:r>
      </w:del>
      <w:ins w:id="142" w:author="Sooyoung Kim" w:date="2021-06-28T14:37:00Z">
        <w:r w:rsidR="00DE65E1">
          <w:t>SDG-3</w:t>
        </w:r>
      </w:ins>
      <w:r w:rsidR="00492075">
        <w:t xml:space="preserve"> targets</w:t>
      </w:r>
      <w:r>
        <w:t xml:space="preserve">. </w:t>
      </w:r>
    </w:p>
    <w:p w14:paraId="0EF41772" w14:textId="77777777" w:rsidR="00580ABD" w:rsidRPr="00CC7EAF" w:rsidRDefault="00580ABD" w:rsidP="00580ABD">
      <w:r w:rsidRPr="00CC7EAF">
        <w:t xml:space="preserve"> </w:t>
      </w:r>
    </w:p>
    <w:p w14:paraId="45342863" w14:textId="77777777" w:rsidR="00580ABD" w:rsidRPr="00CC7EAF" w:rsidRDefault="00580ABD" w:rsidP="00580ABD">
      <w:pPr>
        <w:rPr>
          <w:i/>
        </w:rPr>
      </w:pPr>
      <w:r w:rsidRPr="00CC7EAF">
        <w:rPr>
          <w:i/>
        </w:rPr>
        <w:t>Takeaways</w:t>
      </w:r>
    </w:p>
    <w:p w14:paraId="7CFE2BBD" w14:textId="77777777" w:rsidR="00580ABD" w:rsidRDefault="00580ABD" w:rsidP="00580ABD">
      <w:pPr>
        <w:pStyle w:val="ListParagraph"/>
        <w:numPr>
          <w:ilvl w:val="0"/>
          <w:numId w:val="19"/>
        </w:numPr>
        <w:spacing w:line="276" w:lineRule="auto"/>
        <w:jc w:val="both"/>
      </w:pPr>
      <w:r>
        <w:t>Cuba, an upper-middle income island country in the Caribbean, received both appraisal for its universal health coverage and strong investment in public health over decades, and criticism for its lack of transparency in reported indicators and potential suppression of basic human rights.</w:t>
      </w:r>
    </w:p>
    <w:p w14:paraId="3DE0E054" w14:textId="0CF7F807" w:rsidR="00580ABD" w:rsidRDefault="00580ABD" w:rsidP="00580ABD">
      <w:pPr>
        <w:pStyle w:val="ListParagraph"/>
        <w:numPr>
          <w:ilvl w:val="0"/>
          <w:numId w:val="19"/>
        </w:numPr>
        <w:spacing w:line="276" w:lineRule="auto"/>
        <w:jc w:val="both"/>
      </w:pPr>
      <w:r>
        <w:t xml:space="preserve">Cuba was able to respond to the COVID-19 pandemic in </w:t>
      </w:r>
      <w:r w:rsidR="00492075">
        <w:t xml:space="preserve">a </w:t>
      </w:r>
      <w:r>
        <w:t>timely and effective manner, due to the following strengths, coupled with a benefit of being an island nation:</w:t>
      </w:r>
    </w:p>
    <w:p w14:paraId="770ADB4B" w14:textId="4FA98AF9" w:rsidR="00580ABD" w:rsidRDefault="00580ABD" w:rsidP="00580ABD">
      <w:pPr>
        <w:pStyle w:val="ListParagraph"/>
        <w:numPr>
          <w:ilvl w:val="1"/>
          <w:numId w:val="19"/>
        </w:numPr>
        <w:spacing w:line="276" w:lineRule="auto"/>
        <w:jc w:val="both"/>
      </w:pPr>
      <w:r>
        <w:t xml:space="preserve">Strong foundation of its </w:t>
      </w:r>
      <w:r w:rsidRPr="000266E4">
        <w:t>well-established primary healthcare</w:t>
      </w:r>
      <w:r w:rsidR="00492075">
        <w:t xml:space="preserve"> system</w:t>
      </w:r>
      <w:r>
        <w:t xml:space="preserve">, </w:t>
      </w:r>
      <w:r w:rsidR="00492075">
        <w:t xml:space="preserve">run </w:t>
      </w:r>
      <w:r>
        <w:t>by the government, the sole payer of the health system</w:t>
      </w:r>
    </w:p>
    <w:p w14:paraId="768BB1D9" w14:textId="77777777" w:rsidR="00580ABD" w:rsidRPr="00CC7EAF" w:rsidRDefault="00580ABD" w:rsidP="00580ABD">
      <w:pPr>
        <w:pStyle w:val="ListParagraph"/>
        <w:numPr>
          <w:ilvl w:val="1"/>
          <w:numId w:val="19"/>
        </w:numPr>
        <w:spacing w:line="276" w:lineRule="auto"/>
        <w:jc w:val="both"/>
      </w:pPr>
      <w:r>
        <w:t>R</w:t>
      </w:r>
      <w:r w:rsidRPr="000266E4">
        <w:t>elatively equitable</w:t>
      </w:r>
      <w:r>
        <w:t xml:space="preserve"> and abundant human </w:t>
      </w:r>
      <w:r w:rsidRPr="000266E4">
        <w:t>resources allocated across the country</w:t>
      </w:r>
      <w:r>
        <w:t xml:space="preserve"> </w:t>
      </w:r>
    </w:p>
    <w:p w14:paraId="6832B75C" w14:textId="3645507E" w:rsidR="00580ABD" w:rsidRDefault="00580ABD" w:rsidP="00580ABD">
      <w:pPr>
        <w:pStyle w:val="ListParagraph"/>
        <w:numPr>
          <w:ilvl w:val="1"/>
          <w:numId w:val="19"/>
        </w:numPr>
        <w:spacing w:line="276" w:lineRule="auto"/>
        <w:jc w:val="both"/>
      </w:pPr>
      <w:r>
        <w:t xml:space="preserve">Lessons learned and applied from previous </w:t>
      </w:r>
      <w:r w:rsidRPr="000266E4">
        <w:t>emergenc</w:t>
      </w:r>
      <w:r w:rsidR="00492075">
        <w:t>ies</w:t>
      </w:r>
      <w:r>
        <w:t xml:space="preserve"> and disasters</w:t>
      </w:r>
    </w:p>
    <w:p w14:paraId="7CB1230E" w14:textId="1C54A98D" w:rsidR="00580ABD" w:rsidRPr="00CC7EAF" w:rsidRDefault="00580ABD" w:rsidP="00580ABD">
      <w:pPr>
        <w:pStyle w:val="ListParagraph"/>
        <w:numPr>
          <w:ilvl w:val="1"/>
          <w:numId w:val="19"/>
        </w:numPr>
        <w:spacing w:line="276" w:lineRule="auto"/>
        <w:jc w:val="both"/>
      </w:pPr>
      <w:r>
        <w:t>Investment in science and technology supporting self-sufficient supply of medicine</w:t>
      </w:r>
      <w:r w:rsidR="00492075">
        <w:t>s</w:t>
      </w:r>
      <w:r>
        <w:t xml:space="preserve"> and equipment</w:t>
      </w:r>
    </w:p>
    <w:p w14:paraId="329AB9BC" w14:textId="17DB54A8" w:rsidR="00580ABD" w:rsidRPr="00CC7EAF" w:rsidRDefault="00580ABD" w:rsidP="00580ABD">
      <w:pPr>
        <w:pStyle w:val="ListParagraph"/>
        <w:numPr>
          <w:ilvl w:val="0"/>
          <w:numId w:val="19"/>
        </w:numPr>
        <w:spacing w:line="276" w:lineRule="auto"/>
        <w:jc w:val="both"/>
      </w:pPr>
      <w:r>
        <w:t xml:space="preserve">While the current health system worked favorable in the </w:t>
      </w:r>
      <w:r w:rsidR="00492075">
        <w:t xml:space="preserve">case </w:t>
      </w:r>
      <w:r>
        <w:t xml:space="preserve">of </w:t>
      </w:r>
      <w:r w:rsidR="00492075">
        <w:t xml:space="preserve">a </w:t>
      </w:r>
      <w:r>
        <w:t xml:space="preserve">large-scale </w:t>
      </w:r>
      <w:r w:rsidR="00492075">
        <w:t xml:space="preserve">public health </w:t>
      </w:r>
      <w:r>
        <w:t xml:space="preserve">crisis, the country’s long-term success in achieving UHC </w:t>
      </w:r>
      <w:r w:rsidR="00492075">
        <w:t xml:space="preserve">and other health-related </w:t>
      </w:r>
      <w:del w:id="143" w:author="Sooyoung Kim" w:date="2021-06-28T14:37:00Z">
        <w:r w:rsidR="00492075" w:rsidDel="00DE65E1">
          <w:delText>SDG3</w:delText>
        </w:r>
      </w:del>
      <w:ins w:id="144" w:author="Sooyoung Kim" w:date="2021-06-28T14:37:00Z">
        <w:r w:rsidR="00DE65E1">
          <w:t>SDG-3</w:t>
        </w:r>
      </w:ins>
      <w:r w:rsidR="00492075">
        <w:t xml:space="preserve"> targets </w:t>
      </w:r>
      <w:r>
        <w:t>will rely on how Cuba embraces its current criticism</w:t>
      </w:r>
      <w:r w:rsidR="00AC5655">
        <w:t>s</w:t>
      </w:r>
      <w:r>
        <w:t xml:space="preserve">. </w:t>
      </w:r>
    </w:p>
    <w:p w14:paraId="3D638529" w14:textId="77777777" w:rsidR="00580ABD" w:rsidRDefault="00580ABD">
      <w:pPr>
        <w:tabs>
          <w:tab w:val="left" w:pos="2970"/>
        </w:tabs>
        <w:rPr>
          <w:b/>
        </w:rPr>
      </w:pPr>
    </w:p>
    <w:p w14:paraId="343586A5" w14:textId="77777777" w:rsidR="003017DD" w:rsidRDefault="003017DD">
      <w:pPr>
        <w:tabs>
          <w:tab w:val="left" w:pos="2970"/>
        </w:tabs>
        <w:rPr>
          <w:b/>
        </w:rPr>
      </w:pPr>
    </w:p>
    <w:p w14:paraId="0606BE9A" w14:textId="77777777" w:rsidR="00D1203D" w:rsidRDefault="00D1203D" w:rsidP="00D1203D">
      <w:pPr>
        <w:rPr>
          <w:b/>
          <w:bCs/>
        </w:rPr>
      </w:pPr>
      <w:r>
        <w:rPr>
          <w:b/>
          <w:bCs/>
        </w:rPr>
        <w:t>Nigeria – Avoiding potential crisis by quick government action and expanding social protection strategies</w:t>
      </w:r>
    </w:p>
    <w:p w14:paraId="4BCABBBD" w14:textId="77777777" w:rsidR="00D1203D" w:rsidRDefault="00D1203D" w:rsidP="00D1203D">
      <w:pPr>
        <w:rPr>
          <w:b/>
          <w:bCs/>
        </w:rPr>
      </w:pPr>
    </w:p>
    <w:p w14:paraId="3B91186D" w14:textId="77777777" w:rsidR="00D1203D" w:rsidRDefault="00D1203D" w:rsidP="00D1203D">
      <w:pPr>
        <w:rPr>
          <w:i/>
          <w:iCs/>
        </w:rPr>
      </w:pPr>
      <w:r>
        <w:rPr>
          <w:i/>
          <w:iCs/>
        </w:rPr>
        <w:t xml:space="preserve">Introduction </w:t>
      </w:r>
    </w:p>
    <w:p w14:paraId="1BB1104F" w14:textId="4D1E04C4" w:rsidR="00164CEC" w:rsidRDefault="00D1203D" w:rsidP="00D1203D">
      <w:pPr>
        <w:jc w:val="both"/>
      </w:pPr>
      <w:r w:rsidRPr="00D93134">
        <w:t>Nigeria, a lower middle-income country</w:t>
      </w:r>
      <w:r>
        <w:t xml:space="preserve"> lo</w:t>
      </w:r>
      <w:r w:rsidRPr="00D93134">
        <w:t xml:space="preserve">cated in West Africa and the most populous </w:t>
      </w:r>
      <w:r>
        <w:t xml:space="preserve">African </w:t>
      </w:r>
      <w:r w:rsidRPr="00D93134">
        <w:t>nation</w:t>
      </w:r>
      <w:r>
        <w:t xml:space="preserve"> with 201 million people,</w:t>
      </w:r>
      <w:r w:rsidRPr="00D93134">
        <w:t xml:space="preserve"> was one of 13 countries identified by the WHO as a high-risk priority zone for proactive surveillance, detection and containment of the spread of COVID so as to not overwhelm the already vulnerable health system</w:t>
      </w:r>
      <w:r>
        <w:t xml:space="preserve"> of the country</w:t>
      </w:r>
      <w:r w:rsidR="004F0876">
        <w:t xml:space="preserve"> </w:t>
      </w:r>
      <w:r w:rsidR="004F0876">
        <w:fldChar w:fldCharType="begin"/>
      </w:r>
      <w:r w:rsidR="004F0876">
        <w:instrText xml:space="preserve"> ADDIN EN.CITE &lt;EndNote&gt;&lt;Cite&gt;&lt;Author&gt;Organization&lt;/Author&gt;&lt;Year&gt;1999&lt;/Year&gt;&lt;RecNum&gt;59&lt;/RecNum&gt;&lt;DisplayText&gt;[32]&lt;/DisplayText&gt;&lt;record&gt;&lt;rec-number&gt;59&lt;/rec-number&gt;&lt;foreign-keys&gt;&lt;key app="EN" db-id="5afra2929aw9efewdwv5axsfdzda9zxetv5a" timestamp="1624820843"&gt;59&lt;/key&gt;&lt;/foreign-keys&gt;&lt;ref-type name="Journal Article"&gt;17&lt;/ref-type&gt;&lt;contributors&gt;&lt;authors&gt;&lt;author&gt;World Health Organization&lt;/author&gt;&lt;/authors&gt;&lt;/contributors&gt;&lt;titles&gt;&lt;title&gt;Global health observatory&lt;/title&gt;&lt;/titles&gt;&lt;dates&gt;&lt;year&gt;1999&lt;/year&gt;&lt;/dates&gt;&lt;urls&gt;&lt;/urls&gt;&lt;/record&gt;&lt;/Cite&gt;&lt;/EndNote&gt;</w:instrText>
      </w:r>
      <w:r w:rsidR="004F0876">
        <w:fldChar w:fldCharType="separate"/>
      </w:r>
      <w:r w:rsidR="004F0876">
        <w:rPr>
          <w:noProof/>
        </w:rPr>
        <w:t>[32]</w:t>
      </w:r>
      <w:r w:rsidR="004F0876">
        <w:fldChar w:fldCharType="end"/>
      </w:r>
      <w:r w:rsidRPr="00D93134">
        <w:t xml:space="preserve">. </w:t>
      </w:r>
      <w:r w:rsidR="00164CEC">
        <w:rPr>
          <w:color w:val="000000"/>
        </w:rPr>
        <w:t>Nigeria’s GDP per capita in 2019 was roughly US$2,200, which was marginally higher than the comparable countries of Ghana and Kenya</w:t>
      </w:r>
      <w:r w:rsidR="004F0876">
        <w:rPr>
          <w:color w:val="000000"/>
        </w:rPr>
        <w:t xml:space="preserve"> </w:t>
      </w:r>
      <w:r w:rsidR="004F0876">
        <w:rPr>
          <w:color w:val="000000"/>
        </w:rPr>
        <w:fldChar w:fldCharType="begin"/>
      </w:r>
      <w:r w:rsidR="004F0876">
        <w:rPr>
          <w:color w:val="000000"/>
        </w:rPr>
        <w:instrText xml:space="preserve"> ADDIN EN.CITE &lt;EndNote&gt;&lt;Cite&gt;&lt;Year&gt;2019&lt;/Year&gt;&lt;RecNum&gt;36&lt;/RecNum&gt;&lt;DisplayText&gt;[9]&lt;/DisplayText&gt;&lt;record&gt;&lt;rec-number&gt;36&lt;/rec-number&gt;&lt;foreign-keys&gt;&lt;key app="EN" db-id="5afra2929aw9efewdwv5axsfdzda9zxetv5a" timestamp="1624817232"&gt;36&lt;/key&gt;&lt;/foreign-keys&gt;&lt;ref-type name="Dataset"&gt;59&lt;/ref-type&gt;&lt;contributors&gt;&lt;secondary-authors&gt;&lt;author&gt;World Bank&lt;/author&gt;&lt;/secondary-authors&gt;&lt;/contributors&gt;&lt;titles&gt;&lt;title&gt;GDP per Capita&lt;/title&gt;&lt;secondary-title&gt;World Bank Indicators&lt;/secondary-title&gt;&lt;/titles&gt;&lt;section&gt;2019&lt;/section&gt;&lt;dates&gt;&lt;year&gt;2019&lt;/year&gt;&lt;/dates&gt;&lt;pub-location&gt;Washington, DC&lt;/pub-location&gt;&lt;urls&gt;&lt;/urls&gt;&lt;/record&gt;&lt;/Cite&gt;&lt;/EndNote&gt;</w:instrText>
      </w:r>
      <w:r w:rsidR="004F0876">
        <w:rPr>
          <w:color w:val="000000"/>
        </w:rPr>
        <w:fldChar w:fldCharType="separate"/>
      </w:r>
      <w:r w:rsidR="004F0876">
        <w:rPr>
          <w:noProof/>
          <w:color w:val="000000"/>
        </w:rPr>
        <w:t>[9]</w:t>
      </w:r>
      <w:r w:rsidR="004F0876">
        <w:rPr>
          <w:color w:val="000000"/>
        </w:rPr>
        <w:fldChar w:fldCharType="end"/>
      </w:r>
      <w:r w:rsidR="00164CEC">
        <w:rPr>
          <w:color w:val="000000"/>
        </w:rPr>
        <w:t>. The country’s pandemic preparedness index score was 37.8, which ranked 96/195 for countries in the world and 11/54 for countries in Africa</w:t>
      </w:r>
      <w:r w:rsidR="004F0876">
        <w:rPr>
          <w:color w:val="000000"/>
        </w:rPr>
        <w:t xml:space="preserve"> </w:t>
      </w:r>
      <w:r w:rsidR="004F0876">
        <w:rPr>
          <w:color w:val="000000"/>
        </w:rPr>
        <w:fldChar w:fldCharType="begin"/>
      </w:r>
      <w:r w:rsidR="004F0876">
        <w:rPr>
          <w:color w:val="000000"/>
        </w:rPr>
        <w:instrText xml:space="preserve"> ADDIN EN.CITE &lt;EndNote&gt;&lt;Cite&gt;&lt;Author&gt;Cameron&lt;/Author&gt;&lt;Year&gt;2019&lt;/Year&gt;&lt;RecNum&gt;37&lt;/RecNum&gt;&lt;DisplayText&gt;[10]&lt;/DisplayText&gt;&lt;record&gt;&lt;rec-number&gt;37&lt;/rec-number&gt;&lt;foreign-keys&gt;&lt;key app="EN" db-id="5afra2929aw9efewdwv5axsfdzda9zxetv5a" timestamp="1624817489"&gt;37&lt;/key&gt;&lt;/foreign-keys&gt;&lt;ref-type name="Report"&gt;27&lt;/ref-type&gt;&lt;contributors&gt;&lt;authors&gt;&lt;author&gt;Elizabeth E. Cameron&lt;/author&gt;&lt;author&gt;Jennifer B. Nuzzo&lt;/author&gt;&lt;author&gt;Jessica A. Bell&lt;/author&gt;&lt;/authors&gt;&lt;/contributors&gt;&lt;titles&gt;&lt;title&gt;Global Health Security Index&lt;/title&gt;&lt;secondary-title&gt;GHS Index&lt;/secondary-title&gt;&lt;/titles&gt;&lt;dates&gt;&lt;year&gt;2019&lt;/year&gt;&lt;/dates&gt;&lt;publisher&gt;Johns Hopkins&amp;#xD;NTI&lt;/publisher&gt;&lt;urls&gt;&lt;/urls&gt;&lt;/record&gt;&lt;/Cite&gt;&lt;/EndNote&gt;</w:instrText>
      </w:r>
      <w:r w:rsidR="004F0876">
        <w:rPr>
          <w:color w:val="000000"/>
        </w:rPr>
        <w:fldChar w:fldCharType="separate"/>
      </w:r>
      <w:r w:rsidR="004F0876">
        <w:rPr>
          <w:noProof/>
          <w:color w:val="000000"/>
        </w:rPr>
        <w:t>[10]</w:t>
      </w:r>
      <w:r w:rsidR="004F0876">
        <w:rPr>
          <w:color w:val="000000"/>
        </w:rPr>
        <w:fldChar w:fldCharType="end"/>
      </w:r>
      <w:r w:rsidR="00164CEC">
        <w:rPr>
          <w:color w:val="000000"/>
        </w:rPr>
        <w:t>.</w:t>
      </w:r>
    </w:p>
    <w:p w14:paraId="01CD39CE" w14:textId="77777777" w:rsidR="00164CEC" w:rsidRDefault="00164CEC" w:rsidP="00D1203D">
      <w:pPr>
        <w:jc w:val="both"/>
      </w:pPr>
    </w:p>
    <w:p w14:paraId="4862F479" w14:textId="090465B0" w:rsidR="00D1203D" w:rsidRDefault="00D1203D" w:rsidP="00D1203D">
      <w:pPr>
        <w:jc w:val="both"/>
      </w:pPr>
      <w:r w:rsidRPr="00D93134">
        <w:t>In December 2020, Nigeria had the second-highest number of confirmed COVID-19 cases in Africa and accounted for 7</w:t>
      </w:r>
      <w:r>
        <w:t xml:space="preserve"> per cent</w:t>
      </w:r>
      <w:r w:rsidRPr="00D93134">
        <w:t xml:space="preserve"> of all confirmed cases on the continent</w:t>
      </w:r>
      <w:r w:rsidR="004F0876">
        <w:t xml:space="preserve"> </w:t>
      </w:r>
      <w:r w:rsidR="004F0876">
        <w:fldChar w:fldCharType="begin"/>
      </w:r>
      <w:r w:rsidR="004F0876">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4F0876">
        <w:fldChar w:fldCharType="separate"/>
      </w:r>
      <w:r w:rsidR="004F0876">
        <w:rPr>
          <w:noProof/>
        </w:rPr>
        <w:t>[33]</w:t>
      </w:r>
      <w:r w:rsidR="004F0876">
        <w:fldChar w:fldCharType="end"/>
      </w:r>
      <w:r w:rsidRPr="00D93134">
        <w:t xml:space="preserve">.  As of May 24, 2021, Nigeria reported 166,061 confirmed cases of </w:t>
      </w:r>
      <w:r>
        <w:t>COVID-19</w:t>
      </w:r>
      <w:r w:rsidRPr="00D93134">
        <w:t>, placing it at the 8</w:t>
      </w:r>
      <w:r w:rsidRPr="00D93134">
        <w:rPr>
          <w:vertAlign w:val="superscript"/>
        </w:rPr>
        <w:t>th</w:t>
      </w:r>
      <w:r w:rsidRPr="00D93134">
        <w:t xml:space="preserve"> highest number of cases in Africa and making up 3.5</w:t>
      </w:r>
      <w:r>
        <w:t xml:space="preserve"> per cent</w:t>
      </w:r>
      <w:r w:rsidRPr="00D93134">
        <w:t xml:space="preserve"> of all confirmed cases on the continent to date</w:t>
      </w:r>
      <w:r w:rsidR="004F0876">
        <w:t xml:space="preserve"> </w:t>
      </w:r>
      <w:r w:rsidR="004F0876">
        <w:fldChar w:fldCharType="begin"/>
      </w:r>
      <w:r w:rsidR="004F0876">
        <w:instrText xml:space="preserve"> ADDIN EN.CITE &lt;EndNote&gt;&lt;Cite&gt;&lt;Author&gt;Galal&lt;/Author&gt;&lt;Year&gt;2021&lt;/Year&gt;&lt;RecNum&gt;61&lt;/RecNum&gt;&lt;DisplayText&gt;[34]&lt;/DisplayText&gt;&lt;record&gt;&lt;rec-number&gt;61&lt;/rec-number&gt;&lt;foreign-keys&gt;&lt;key app="EN" db-id="5afra2929aw9efewdwv5axsfdzda9zxetv5a" timestamp="1624820996"&gt;61&lt;/key&gt;&lt;/foreign-keys&gt;&lt;ref-type name="Report"&gt;27&lt;/ref-type&gt;&lt;contributors&gt;&lt;authors&gt;&lt;author&gt;Saifaddin Galal&lt;/author&gt;&lt;/authors&gt;&lt;/contributors&gt;&lt;titles&gt;&lt;title&gt;Coronavirus cases in Africa as of June 22, 2021, by country. &lt;/title&gt;&lt;/titles&gt;&lt;dates&gt;&lt;year&gt;2021&lt;/year&gt;&lt;/dates&gt;&lt;publisher&gt;Statista&lt;/publisher&gt;&lt;urls&gt;&lt;/urls&gt;&lt;/record&gt;&lt;/Cite&gt;&lt;/EndNote&gt;</w:instrText>
      </w:r>
      <w:r w:rsidR="004F0876">
        <w:fldChar w:fldCharType="separate"/>
      </w:r>
      <w:r w:rsidR="004F0876">
        <w:rPr>
          <w:noProof/>
        </w:rPr>
        <w:t>[34]</w:t>
      </w:r>
      <w:r w:rsidR="004F0876">
        <w:fldChar w:fldCharType="end"/>
      </w:r>
      <w:r w:rsidRPr="00D93134">
        <w:t xml:space="preserve">. While the number of cases is high and is likely an underestimation due to limited testing in some communities, Nigeria faced a potentially devastating COVID-19 outbreak due </w:t>
      </w:r>
      <w:r w:rsidRPr="00D93134">
        <w:lastRenderedPageBreak/>
        <w:t>to several factors, including high population density in urban slums, large numbers of internally displaced people (IDP) due to the presence of Boko Haram, prevalence of other infectious diseases and noncommunicable diseases which puts the population at an increased risk of serious illness as a result of COVID-19 infection</w:t>
      </w:r>
      <w:r>
        <w:t xml:space="preserve"> and overall weak health infrastructure</w:t>
      </w:r>
      <w:r w:rsidR="004F0876">
        <w:t xml:space="preserve"> </w:t>
      </w:r>
      <w:r w:rsidR="004F0876">
        <w:fldChar w:fldCharType="begin"/>
      </w:r>
      <w:r w:rsidR="004F0876">
        <w:instrText xml:space="preserve"> ADDIN EN.CITE &lt;EndNote&gt;&lt;Cite&gt;&lt;Author&gt;Anyanwu&lt;/Author&gt;&lt;Year&gt;2020&lt;/Year&gt;&lt;RecNum&gt;62&lt;/RecNum&gt;&lt;DisplayText&gt;[35]&lt;/DisplayText&gt;&lt;record&gt;&lt;rec-number&gt;62&lt;/rec-number&gt;&lt;foreign-keys&gt;&lt;key app="EN" db-id="5afra2929aw9efewdwv5axsfdzda9zxetv5a" timestamp="1624821041"&gt;62&lt;/key&gt;&lt;/foreign-keys&gt;&lt;ref-type name="Journal Article"&gt;17&lt;/ref-type&gt;&lt;contributors&gt;&lt;authors&gt;&lt;author&gt;Anyanwu, Madubuike Umunna&lt;/author&gt;&lt;author&gt;Festus, Ishmael Jaja&lt;/author&gt;&lt;author&gt;Nwobi, Obichukwu Chisom&lt;/author&gt;&lt;author&gt;Jaja, Chinwe-Juliana Iwu&lt;/author&gt;&lt;author&gt;Oguttu, James Wabwire&lt;/author&gt;&lt;/authors&gt;&lt;/contributors&gt;&lt;titles&gt;&lt;title&gt;A Perspective on Nigeria’s Preparedness, Response and Challenges to Mitigating the Spread of COVID-19&lt;/title&gt;&lt;secondary-title&gt;Challenges&lt;/secondary-title&gt;&lt;/titles&gt;&lt;periodical&gt;&lt;full-title&gt;Challenges&lt;/full-title&gt;&lt;/periodical&gt;&lt;pages&gt;22&lt;/pages&gt;&lt;volume&gt;11&lt;/volume&gt;&lt;number&gt;2&lt;/number&gt;&lt;dates&gt;&lt;year&gt;2020&lt;/year&gt;&lt;/dates&gt;&lt;urls&gt;&lt;/urls&gt;&lt;/record&gt;&lt;/Cite&gt;&lt;/EndNote&gt;</w:instrText>
      </w:r>
      <w:r w:rsidR="004F0876">
        <w:fldChar w:fldCharType="separate"/>
      </w:r>
      <w:r w:rsidR="004F0876">
        <w:rPr>
          <w:noProof/>
        </w:rPr>
        <w:t>[35]</w:t>
      </w:r>
      <w:r w:rsidR="004F0876">
        <w:fldChar w:fldCharType="end"/>
      </w:r>
      <w:r>
        <w:t>.</w:t>
      </w:r>
      <w:r w:rsidRPr="00D93134">
        <w:t xml:space="preserve"> </w:t>
      </w:r>
      <w:r>
        <w:t xml:space="preserve">However, Nigeria has managed to mitigate what could have been the catastrophic impact of the pandemic by taking swift and aggressive action and importantly, implementing social protection mechanisms to ease the socioeconomic impact of COVID-19 mitigation efforts. </w:t>
      </w:r>
    </w:p>
    <w:p w14:paraId="1749AEDC" w14:textId="77777777" w:rsidR="00D1203D" w:rsidRDefault="00D1203D" w:rsidP="00D1203D">
      <w:pPr>
        <w:jc w:val="both"/>
      </w:pPr>
    </w:p>
    <w:p w14:paraId="1747AFF2" w14:textId="544B7CEF" w:rsidR="003017DD" w:rsidRPr="00D93134" w:rsidRDefault="00D1203D" w:rsidP="00D1203D">
      <w:pPr>
        <w:jc w:val="both"/>
      </w:pPr>
      <w:r>
        <w:t xml:space="preserve">While progress towards UHC and other </w:t>
      </w:r>
      <w:del w:id="145" w:author="Sooyoung Kim" w:date="2021-06-28T14:37:00Z">
        <w:r w:rsidDel="00DE65E1">
          <w:delText>SDG3</w:delText>
        </w:r>
      </w:del>
      <w:ins w:id="146" w:author="Sooyoung Kim" w:date="2021-06-28T14:37:00Z">
        <w:r w:rsidR="00DE65E1">
          <w:t>SDG-3</w:t>
        </w:r>
      </w:ins>
      <w:r>
        <w:t xml:space="preserve"> targets has certainly been made in Nigeria, as shown in Figure X, there has not been adequate focus and investment into health systems development. Therefore, the health system remains vulnerable and UHC has not been a driving force behind the country’s COVID-19 response. Rather, taking early preventive actions, implementing social protection measures, leveraging existing epidemic preparedness and experience, and robust support from WHO and other agencies have likely slowed COVID-19 transmission</w:t>
      </w:r>
      <w:r w:rsidR="005F5DAE">
        <w:t xml:space="preserve"> </w:t>
      </w:r>
      <w:r w:rsidR="005F5DAE">
        <w:fldChar w:fldCharType="begin"/>
      </w:r>
      <w:r w:rsidR="005F5DAE">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5F5DAE">
        <w:fldChar w:fldCharType="separate"/>
      </w:r>
      <w:r w:rsidR="005F5DAE">
        <w:rPr>
          <w:noProof/>
        </w:rPr>
        <w:t>[33]</w:t>
      </w:r>
      <w:r w:rsidR="005F5DAE">
        <w:fldChar w:fldCharType="end"/>
      </w:r>
      <w:r>
        <w:t>.</w:t>
      </w:r>
      <w:r w:rsidR="005F5DAE" w:rsidRPr="00D93134">
        <w:t xml:space="preserve"> </w:t>
      </w:r>
    </w:p>
    <w:p w14:paraId="4419C412" w14:textId="77777777" w:rsidR="00D1203D" w:rsidRDefault="00D1203D" w:rsidP="00D1203D">
      <w:pPr>
        <w:jc w:val="both"/>
      </w:pPr>
    </w:p>
    <w:p w14:paraId="2B83B358" w14:textId="77777777" w:rsidR="00D1203D" w:rsidRDefault="00D1203D" w:rsidP="00D1203D">
      <w:pPr>
        <w:jc w:val="center"/>
      </w:pPr>
      <w:r>
        <w:rPr>
          <w:noProof/>
        </w:rPr>
        <w:drawing>
          <wp:inline distT="0" distB="0" distL="0" distR="0" wp14:anchorId="2DB3D0D5" wp14:editId="75FC0B92">
            <wp:extent cx="4385806" cy="3108960"/>
            <wp:effectExtent l="0" t="0" r="0" b="254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t="3336"/>
                    <a:stretch/>
                  </pic:blipFill>
                  <pic:spPr bwMode="auto">
                    <a:xfrm>
                      <a:off x="0" y="0"/>
                      <a:ext cx="4385806" cy="3108960"/>
                    </a:xfrm>
                    <a:prstGeom prst="rect">
                      <a:avLst/>
                    </a:prstGeom>
                    <a:ln>
                      <a:noFill/>
                    </a:ln>
                    <a:extLst>
                      <a:ext uri="{53640926-AAD7-44D8-BBD7-CCE9431645EC}">
                        <a14:shadowObscured xmlns:a14="http://schemas.microsoft.com/office/drawing/2010/main"/>
                      </a:ext>
                    </a:extLst>
                  </pic:spPr>
                </pic:pic>
              </a:graphicData>
            </a:graphic>
          </wp:inline>
        </w:drawing>
      </w:r>
    </w:p>
    <w:p w14:paraId="7683FCE0" w14:textId="22F09450" w:rsidR="00D1203D" w:rsidRDefault="00D1203D" w:rsidP="00D1203D">
      <w:pPr>
        <w:jc w:val="center"/>
      </w:pPr>
      <w:r>
        <w:t>Fig</w:t>
      </w:r>
      <w:r w:rsidR="003017DD">
        <w:t>ure 6.</w:t>
      </w:r>
      <w:r>
        <w:t xml:space="preserve"> </w:t>
      </w:r>
      <w:r w:rsidR="003017DD">
        <w:t xml:space="preserve">Trends in selected </w:t>
      </w:r>
      <w:del w:id="147" w:author="Sooyoung Kim" w:date="2021-06-28T14:38:00Z">
        <w:r w:rsidR="003017DD" w:rsidDel="00DE65E1">
          <w:delText>SDG 3</w:delText>
        </w:r>
      </w:del>
      <w:ins w:id="148" w:author="Sooyoung Kim" w:date="2021-06-28T14:38:00Z">
        <w:r w:rsidR="00DE65E1">
          <w:t>SDG-3</w:t>
        </w:r>
      </w:ins>
      <w:r w:rsidR="003017DD">
        <w:t xml:space="preserve"> indicators in Nigeria, 2009-2019</w:t>
      </w:r>
    </w:p>
    <w:p w14:paraId="790D74EC" w14:textId="77777777" w:rsidR="003017DD" w:rsidRDefault="003017DD" w:rsidP="00D1203D">
      <w:pPr>
        <w:rPr>
          <w:i/>
          <w:iCs/>
        </w:rPr>
      </w:pPr>
    </w:p>
    <w:p w14:paraId="64358B7C" w14:textId="77777777" w:rsidR="00D1203D" w:rsidRDefault="00D1203D" w:rsidP="00D1203D">
      <w:pPr>
        <w:rPr>
          <w:i/>
          <w:iCs/>
        </w:rPr>
      </w:pPr>
      <w:r>
        <w:rPr>
          <w:i/>
          <w:iCs/>
        </w:rPr>
        <w:t>Overview of the health system and progress towards UHC</w:t>
      </w:r>
    </w:p>
    <w:p w14:paraId="0B29888B" w14:textId="55904B4A" w:rsidR="00D1203D" w:rsidRDefault="00D1203D" w:rsidP="00D1203D">
      <w:pPr>
        <w:jc w:val="both"/>
      </w:pPr>
      <w:r>
        <w:t>Nigeria’s health system is largely publicly managed, with 66 per cent of the 34,000 healthcare facilities owned by the government. There is also substantial private sector involvement in the provision of health services</w:t>
      </w:r>
      <w:r w:rsidR="005F5DAE">
        <w:t xml:space="preserve"> </w:t>
      </w:r>
      <w:r w:rsidR="005F5DAE">
        <w:fldChar w:fldCharType="begin"/>
      </w:r>
      <w:r w:rsidR="005F5DAE">
        <w:instrText xml:space="preserve"> ADDIN EN.CITE &lt;EndNote&gt;&lt;Cite&gt;&lt;Author&gt;Okpani&lt;/Author&gt;&lt;Year&gt;2015&lt;/Year&gt;&lt;RecNum&gt;63&lt;/RecNum&gt;&lt;DisplayText&gt;[36]&lt;/DisplayText&gt;&lt;record&gt;&lt;rec-number&gt;63&lt;/rec-number&gt;&lt;foreign-keys&gt;&lt;key app="EN" db-id="5afra2929aw9efewdwv5axsfdzda9zxetv5a" timestamp="1624821129"&gt;63&lt;/key&gt;&lt;/foreign-keys&gt;&lt;ref-type name="Journal Article"&gt;17&lt;/ref-type&gt;&lt;contributors&gt;&lt;authors&gt;&lt;author&gt;Okpani, Arnold Ikedichi&lt;/author&gt;&lt;author&gt;Abimbola, Seye&lt;/author&gt;&lt;/authors&gt;&lt;/contributors&gt;&lt;titles&gt;&lt;title&gt;Operationalizing universal health coverage in Nigeria through social health insurance&lt;/title&gt;&lt;secondary-title&gt;Nigerian medical journal: journal of the Nigeria Medical Association&lt;/secondary-title&gt;&lt;/titles&gt;&lt;periodical&gt;&lt;full-title&gt;Nigerian medical journal: journal of the Nigeria Medical Association&lt;/full-title&gt;&lt;/periodical&gt;&lt;pages&gt;305&lt;/pages&gt;&lt;volume&gt;56&lt;/volume&gt;&lt;number&gt;5&lt;/number&gt;&lt;dates&gt;&lt;year&gt;2015&lt;/year&gt;&lt;/dates&gt;&lt;urls&gt;&lt;/urls&gt;&lt;/record&gt;&lt;/Cite&gt;&lt;/EndNote&gt;</w:instrText>
      </w:r>
      <w:r w:rsidR="005F5DAE">
        <w:fldChar w:fldCharType="separate"/>
      </w:r>
      <w:r w:rsidR="005F5DAE">
        <w:rPr>
          <w:noProof/>
        </w:rPr>
        <w:t>[36]</w:t>
      </w:r>
      <w:r w:rsidR="005F5DAE">
        <w:fldChar w:fldCharType="end"/>
      </w:r>
      <w:r>
        <w:t>. The structure of the Nigerian health system is a decentralized model that mirrors the three tiers of government with varying responsibilities at the federal, state, and local government area (LGA) levels. Each state has at least one tertiary care facility owned by the federal government, often located in more populated urban areas, along with secondary care facilities owned by individual states. Local governments provide primary care services through clinics, health posts, and dispensaries, which tend to serve more rural communities</w:t>
      </w:r>
      <w:r w:rsidR="005F5DAE">
        <w:t xml:space="preserve"> </w:t>
      </w:r>
      <w:r w:rsidR="005F5DAE">
        <w:fldChar w:fldCharType="begin"/>
      </w:r>
      <w:r w:rsidR="005F5DAE">
        <w:instrText xml:space="preserve"> ADDIN EN.CITE &lt;EndNote&gt;&lt;Cite&gt;&lt;Author&gt;Okpani&lt;/Author&gt;&lt;Year&gt;2015&lt;/Year&gt;&lt;RecNum&gt;63&lt;/RecNum&gt;&lt;DisplayText&gt;[36]&lt;/DisplayText&gt;&lt;record&gt;&lt;rec-number&gt;63&lt;/rec-number&gt;&lt;foreign-keys&gt;&lt;key app="EN" db-id="5afra2929aw9efewdwv5axsfdzda9zxetv5a" timestamp="1624821129"&gt;63&lt;/key&gt;&lt;/foreign-keys&gt;&lt;ref-type name="Journal Article"&gt;17&lt;/ref-type&gt;&lt;contributors&gt;&lt;authors&gt;&lt;author&gt;Okpani, Arnold Ikedichi&lt;/author&gt;&lt;author&gt;Abimbola, Seye&lt;/author&gt;&lt;/authors&gt;&lt;/contributors&gt;&lt;titles&gt;&lt;title&gt;Operationalizing universal health coverage in Nigeria through social health insurance&lt;/title&gt;&lt;secondary-title&gt;Nigerian medical journal: journal of the Nigeria Medical Association&lt;/secondary-title&gt;&lt;/titles&gt;&lt;periodical&gt;&lt;full-title&gt;Nigerian medical journal: journal of the Nigeria Medical Association&lt;/full-title&gt;&lt;/periodical&gt;&lt;pages&gt;305&lt;/pages&gt;&lt;volume&gt;56&lt;/volume&gt;&lt;number&gt;5&lt;/number&gt;&lt;dates&gt;&lt;year&gt;2015&lt;/year&gt;&lt;/dates&gt;&lt;urls&gt;&lt;/urls&gt;&lt;/record&gt;&lt;/Cite&gt;&lt;/EndNote&gt;</w:instrText>
      </w:r>
      <w:r w:rsidR="005F5DAE">
        <w:fldChar w:fldCharType="separate"/>
      </w:r>
      <w:r w:rsidR="005F5DAE">
        <w:rPr>
          <w:noProof/>
        </w:rPr>
        <w:t>[36]</w:t>
      </w:r>
      <w:r w:rsidR="005F5DAE">
        <w:fldChar w:fldCharType="end"/>
      </w:r>
      <w:r>
        <w:t xml:space="preserve">.  Since the establishment of the Nigerian Health Insurance Scheme (NHIS) in 2005, only about 5 percent of the population have health insurance </w:t>
      </w:r>
      <w:r>
        <w:lastRenderedPageBreak/>
        <w:t>coverage, and 70 percent of Nigerians must pay out-of-pocket for health services</w:t>
      </w:r>
      <w:r w:rsidR="005F5DAE">
        <w:t xml:space="preserve"> </w:t>
      </w:r>
      <w:r w:rsidR="005F5DAE">
        <w:fldChar w:fldCharType="begin"/>
      </w:r>
      <w:r w:rsidR="005F5DAE">
        <w:instrText xml:space="preserve"> ADDIN EN.CITE &lt;EndNote&gt;&lt;Cite&gt;&lt;Author&gt;Alawode&lt;/Author&gt;&lt;Year&gt;2021&lt;/Year&gt;&lt;RecNum&gt;64&lt;/RecNum&gt;&lt;DisplayText&gt;[37]&lt;/DisplayText&gt;&lt;record&gt;&lt;rec-number&gt;64&lt;/rec-number&gt;&lt;foreign-keys&gt;&lt;key app="EN" db-id="5afra2929aw9efewdwv5axsfdzda9zxetv5a" timestamp="1624821221"&gt;64&lt;/key&gt;&lt;/foreign-keys&gt;&lt;ref-type name="Journal Article"&gt;17&lt;/ref-type&gt;&lt;contributors&gt;&lt;authors&gt;&lt;author&gt;Alawode, Gbadegesin O&lt;/author&gt;&lt;author&gt;Adewole, David A&lt;/author&gt;&lt;/authors&gt;&lt;/contributors&gt;&lt;titles&gt;&lt;title&gt;Assessment of the design and implementation challenges of the National Health Insurance Scheme in Nigeria: a qualitative study among sub-national level actors, healthcare and insurance providers&lt;/title&gt;&lt;secondary-title&gt;BMC public health&lt;/secondary-title&gt;&lt;/titles&gt;&lt;periodical&gt;&lt;full-title&gt;BMC public health&lt;/full-title&gt;&lt;/periodical&gt;&lt;pages&gt;1-12&lt;/pages&gt;&lt;volume&gt;21&lt;/volume&gt;&lt;number&gt;1&lt;/number&gt;&lt;dates&gt;&lt;year&gt;2021&lt;/year&gt;&lt;/dates&gt;&lt;isbn&gt;1471-2458&lt;/isbn&gt;&lt;urls&gt;&lt;/urls&gt;&lt;/record&gt;&lt;/Cite&gt;&lt;/EndNote&gt;</w:instrText>
      </w:r>
      <w:r w:rsidR="005F5DAE">
        <w:fldChar w:fldCharType="separate"/>
      </w:r>
      <w:r w:rsidR="005F5DAE">
        <w:rPr>
          <w:noProof/>
        </w:rPr>
        <w:t>[37]</w:t>
      </w:r>
      <w:r w:rsidR="005F5DAE">
        <w:fldChar w:fldCharType="end"/>
      </w:r>
      <w:r>
        <w:t>. This points to a highly inequitable system, considering 40 percent of the population lives below the international poverty line of $1.90 a day, which presents an enormous financial barrier to access</w:t>
      </w:r>
      <w:r w:rsidR="005F5DAE">
        <w:t xml:space="preserve"> </w:t>
      </w:r>
      <w:r w:rsidR="005F5DAE">
        <w:fldChar w:fldCharType="begin"/>
      </w:r>
      <w:r w:rsidR="005F5DAE">
        <w:instrText xml:space="preserve"> ADDIN EN.CITE &lt;EndNote&gt;&lt;Cite&gt;&lt;Author&gt;Bank&lt;/Author&gt;&lt;Year&gt;2020&lt;/Year&gt;&lt;RecNum&gt;65&lt;/RecNum&gt;&lt;DisplayText&gt;[38]&lt;/DisplayText&gt;&lt;record&gt;&lt;rec-number&gt;65&lt;/rec-number&gt;&lt;foreign-keys&gt;&lt;key app="EN" db-id="5afra2929aw9efewdwv5axsfdzda9zxetv5a" timestamp="1624821342"&gt;65&lt;/key&gt;&lt;/foreign-keys&gt;&lt;ref-type name="Book Section"&gt;5&lt;/ref-type&gt;&lt;contributors&gt;&lt;authors&gt;&lt;author&gt;World Bank&lt;/author&gt;&lt;/authors&gt;&lt;/contributors&gt;&lt;titles&gt;&lt;title&gt;Monitoring global poverty&lt;/title&gt;&lt;/titles&gt;&lt;dates&gt;&lt;year&gt;2020&lt;/year&gt;&lt;/dates&gt;&lt;urls&gt;&lt;/urls&gt;&lt;/record&gt;&lt;/Cite&gt;&lt;/EndNote&gt;</w:instrText>
      </w:r>
      <w:r w:rsidR="005F5DAE">
        <w:fldChar w:fldCharType="separate"/>
      </w:r>
      <w:r w:rsidR="005F5DAE">
        <w:rPr>
          <w:noProof/>
        </w:rPr>
        <w:t>[38]</w:t>
      </w:r>
      <w:r w:rsidR="005F5DAE">
        <w:fldChar w:fldCharType="end"/>
      </w:r>
      <w:r>
        <w:t xml:space="preserve">. </w:t>
      </w:r>
    </w:p>
    <w:p w14:paraId="5368039A" w14:textId="77777777" w:rsidR="00D1203D" w:rsidRDefault="00D1203D" w:rsidP="00D1203D">
      <w:pPr>
        <w:jc w:val="both"/>
      </w:pPr>
    </w:p>
    <w:p w14:paraId="585F133F" w14:textId="2C1C0B71" w:rsidR="00D1203D" w:rsidRDefault="00D1203D" w:rsidP="00D1203D">
      <w:pPr>
        <w:jc w:val="both"/>
      </w:pPr>
      <w:r>
        <w:t>There has been very little improvement in the expansion of primary care services and UHC in Nigeria over the past decade. The lack of progress can be attributed to several factors. The leadership of the Ministry of Health changes with every change in political leadership wherein the ruling party often appoints ministers based on political favors rather than competency</w:t>
      </w:r>
      <w:r w:rsidR="005F5DAE">
        <w:t xml:space="preserve"> </w:t>
      </w:r>
      <w:r w:rsidR="005F5DAE">
        <w:fldChar w:fldCharType="begin"/>
      </w:r>
      <w:r w:rsidR="005F5DAE">
        <w:instrText xml:space="preserve"> ADDIN EN.CITE &lt;EndNote&gt;&lt;Cite&gt;&lt;Author&gt;Anyanwu&lt;/Author&gt;&lt;Year&gt;2020&lt;/Year&gt;&lt;RecNum&gt;62&lt;/RecNum&gt;&lt;DisplayText&gt;[35]&lt;/DisplayText&gt;&lt;record&gt;&lt;rec-number&gt;62&lt;/rec-number&gt;&lt;foreign-keys&gt;&lt;key app="EN" db-id="5afra2929aw9efewdwv5axsfdzda9zxetv5a" timestamp="1624821041"&gt;62&lt;/key&gt;&lt;/foreign-keys&gt;&lt;ref-type name="Journal Article"&gt;17&lt;/ref-type&gt;&lt;contributors&gt;&lt;authors&gt;&lt;author&gt;Anyanwu, Madubuike Umunna&lt;/author&gt;&lt;author&gt;Festus, Ishmael Jaja&lt;/author&gt;&lt;author&gt;Nwobi, Obichukwu Chisom&lt;/author&gt;&lt;author&gt;Jaja, Chinwe-Juliana Iwu&lt;/author&gt;&lt;author&gt;Oguttu, James Wabwire&lt;/author&gt;&lt;/authors&gt;&lt;/contributors&gt;&lt;titles&gt;&lt;title&gt;A Perspective on Nigeria’s Preparedness, Response and Challenges to Mitigating the Spread of COVID-19&lt;/title&gt;&lt;secondary-title&gt;Challenges&lt;/secondary-title&gt;&lt;/titles&gt;&lt;periodical&gt;&lt;full-title&gt;Challenges&lt;/full-title&gt;&lt;/periodical&gt;&lt;pages&gt;22&lt;/pages&gt;&lt;volume&gt;11&lt;/volume&gt;&lt;number&gt;2&lt;/number&gt;&lt;dates&gt;&lt;year&gt;2020&lt;/year&gt;&lt;/dates&gt;&lt;urls&gt;&lt;/urls&gt;&lt;/record&gt;&lt;/Cite&gt;&lt;/EndNote&gt;</w:instrText>
      </w:r>
      <w:r w:rsidR="005F5DAE">
        <w:fldChar w:fldCharType="separate"/>
      </w:r>
      <w:r w:rsidR="005F5DAE">
        <w:rPr>
          <w:noProof/>
        </w:rPr>
        <w:t>[35]</w:t>
      </w:r>
      <w:r w:rsidR="005F5DAE">
        <w:fldChar w:fldCharType="end"/>
      </w:r>
      <w:r>
        <w:t>. This is a major contributing factor to the Nigerian health system being ranked the worst by the Transparency International on healthcare system corruption</w:t>
      </w:r>
      <w:r w:rsidR="005F5DAE">
        <w:t xml:space="preserve"> </w:t>
      </w:r>
      <w:r w:rsidR="005F5DAE">
        <w:fldChar w:fldCharType="begin"/>
      </w:r>
      <w:r w:rsidR="005F5DAE">
        <w:instrText xml:space="preserve"> ADDIN EN.CITE &lt;EndNote&gt;&lt;Cite&gt;&lt;Author&gt;Anyanwu&lt;/Author&gt;&lt;Year&gt;2020&lt;/Year&gt;&lt;RecNum&gt;62&lt;/RecNum&gt;&lt;DisplayText&gt;[35]&lt;/DisplayText&gt;&lt;record&gt;&lt;rec-number&gt;62&lt;/rec-number&gt;&lt;foreign-keys&gt;&lt;key app="EN" db-id="5afra2929aw9efewdwv5axsfdzda9zxetv5a" timestamp="1624821041"&gt;62&lt;/key&gt;&lt;/foreign-keys&gt;&lt;ref-type name="Journal Article"&gt;17&lt;/ref-type&gt;&lt;contributors&gt;&lt;authors&gt;&lt;author&gt;Anyanwu, Madubuike Umunna&lt;/author&gt;&lt;author&gt;Festus, Ishmael Jaja&lt;/author&gt;&lt;author&gt;Nwobi, Obichukwu Chisom&lt;/author&gt;&lt;author&gt;Jaja, Chinwe-Juliana Iwu&lt;/author&gt;&lt;author&gt;Oguttu, James Wabwire&lt;/author&gt;&lt;/authors&gt;&lt;/contributors&gt;&lt;titles&gt;&lt;title&gt;A Perspective on Nigeria’s Preparedness, Response and Challenges to Mitigating the Spread of COVID-19&lt;/title&gt;&lt;secondary-title&gt;Challenges&lt;/secondary-title&gt;&lt;/titles&gt;&lt;periodical&gt;&lt;full-title&gt;Challenges&lt;/full-title&gt;&lt;/periodical&gt;&lt;pages&gt;22&lt;/pages&gt;&lt;volume&gt;11&lt;/volume&gt;&lt;number&gt;2&lt;/number&gt;&lt;dates&gt;&lt;year&gt;2020&lt;/year&gt;&lt;/dates&gt;&lt;urls&gt;&lt;/urls&gt;&lt;/record&gt;&lt;/Cite&gt;&lt;/EndNote&gt;</w:instrText>
      </w:r>
      <w:r w:rsidR="005F5DAE">
        <w:fldChar w:fldCharType="separate"/>
      </w:r>
      <w:r w:rsidR="005F5DAE">
        <w:rPr>
          <w:noProof/>
        </w:rPr>
        <w:t>[35]</w:t>
      </w:r>
      <w:r w:rsidR="005F5DAE">
        <w:fldChar w:fldCharType="end"/>
      </w:r>
      <w:r>
        <w:t>. Additionally, investments and overall resource allocations are aimed at secondary and tertiary care services rather than primary care, which has been a limiting factor in Nigeria’s progress towards UHC</w:t>
      </w:r>
      <w:r w:rsidR="005F5DAE">
        <w:t xml:space="preserve"> </w:t>
      </w:r>
      <w:r w:rsidR="005F5DAE">
        <w:fldChar w:fldCharType="begin"/>
      </w:r>
      <w:r w:rsidR="005F5DAE">
        <w:instrText xml:space="preserve"> ADDIN EN.CITE &lt;EndNote&gt;&lt;Cite&gt;&lt;Author&gt;Okpani&lt;/Author&gt;&lt;Year&gt;2015&lt;/Year&gt;&lt;RecNum&gt;63&lt;/RecNum&gt;&lt;DisplayText&gt;[36]&lt;/DisplayText&gt;&lt;record&gt;&lt;rec-number&gt;63&lt;/rec-number&gt;&lt;foreign-keys&gt;&lt;key app="EN" db-id="5afra2929aw9efewdwv5axsfdzda9zxetv5a" timestamp="1624821129"&gt;63&lt;/key&gt;&lt;/foreign-keys&gt;&lt;ref-type name="Journal Article"&gt;17&lt;/ref-type&gt;&lt;contributors&gt;&lt;authors&gt;&lt;author&gt;Okpani, Arnold Ikedichi&lt;/author&gt;&lt;author&gt;Abimbola, Seye&lt;/author&gt;&lt;/authors&gt;&lt;/contributors&gt;&lt;titles&gt;&lt;title&gt;Operationalizing universal health coverage in Nigeria through social health insurance&lt;/title&gt;&lt;secondary-title&gt;Nigerian medical journal: journal of the Nigeria Medical Association&lt;/secondary-title&gt;&lt;/titles&gt;&lt;periodical&gt;&lt;full-title&gt;Nigerian medical journal: journal of the Nigeria Medical Association&lt;/full-title&gt;&lt;/periodical&gt;&lt;pages&gt;305&lt;/pages&gt;&lt;volume&gt;56&lt;/volume&gt;&lt;number&gt;5&lt;/number&gt;&lt;dates&gt;&lt;year&gt;2015&lt;/year&gt;&lt;/dates&gt;&lt;urls&gt;&lt;/urls&gt;&lt;/record&gt;&lt;/Cite&gt;&lt;/EndNote&gt;</w:instrText>
      </w:r>
      <w:r w:rsidR="005F5DAE">
        <w:fldChar w:fldCharType="separate"/>
      </w:r>
      <w:r w:rsidR="005F5DAE">
        <w:rPr>
          <w:noProof/>
        </w:rPr>
        <w:t>[36]</w:t>
      </w:r>
      <w:r w:rsidR="005F5DAE">
        <w:fldChar w:fldCharType="end"/>
      </w:r>
      <w:r>
        <w:t>. As of 2019, IHME estimated that Nigeria had achieved 38.3</w:t>
      </w:r>
      <w:del w:id="149" w:author="Sooyoung Kim" w:date="2021-06-28T14:36:00Z">
        <w:r w:rsidDel="00DE65E1">
          <w:delText>%</w:delText>
        </w:r>
      </w:del>
      <w:ins w:id="150" w:author="Sooyoung Kim" w:date="2021-06-28T14:36:00Z">
        <w:r w:rsidR="00DE65E1">
          <w:t xml:space="preserve"> per cent</w:t>
        </w:r>
      </w:ins>
      <w:r>
        <w:t xml:space="preserve"> effective UHC coverage, an increase of 6.7</w:t>
      </w:r>
      <w:del w:id="151" w:author="Sooyoung Kim" w:date="2021-06-28T14:36:00Z">
        <w:r w:rsidDel="00DE65E1">
          <w:delText>%</w:delText>
        </w:r>
      </w:del>
      <w:ins w:id="152" w:author="Sooyoung Kim" w:date="2021-06-28T14:36:00Z">
        <w:r w:rsidR="00DE65E1">
          <w:t xml:space="preserve"> per cent</w:t>
        </w:r>
      </w:ins>
      <w:r>
        <w:t xml:space="preserve"> from 2010 (Figure X)</w:t>
      </w:r>
      <w:r w:rsidR="005F5DAE">
        <w:t xml:space="preserve"> </w:t>
      </w:r>
      <w:r w:rsidR="005F5DAE">
        <w:fldChar w:fldCharType="begin"/>
      </w:r>
      <w:r w:rsidR="005F5DAE">
        <w:instrText xml:space="preserve"> ADDIN EN.CITE &lt;EndNote&gt;&lt;Cite&gt;&lt;Author&gt;Murray&lt;/Author&gt;&lt;Year&gt;2020&lt;/Year&gt;&lt;RecNum&gt;25&lt;/RecNum&gt;&lt;DisplayText&gt;[39]&lt;/DisplayText&gt;&lt;record&gt;&lt;rec-number&gt;25&lt;/rec-number&gt;&lt;foreign-keys&gt;&lt;key app="EN" db-id="5afra2929aw9efewdwv5axsfdzda9zxetv5a" timestamp="1620588677"&gt;25&lt;/key&gt;&lt;/foreign-keys&gt;&lt;ref-type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5F5DAE">
        <w:fldChar w:fldCharType="separate"/>
      </w:r>
      <w:r w:rsidR="005F5DAE">
        <w:rPr>
          <w:noProof/>
        </w:rPr>
        <w:t>[39]</w:t>
      </w:r>
      <w:r w:rsidR="005F5DAE">
        <w:fldChar w:fldCharType="end"/>
      </w:r>
      <w:r>
        <w:t xml:space="preserve">. </w:t>
      </w:r>
    </w:p>
    <w:p w14:paraId="144B7953" w14:textId="77777777" w:rsidR="003017DD" w:rsidRDefault="003017DD" w:rsidP="00D1203D">
      <w:pPr>
        <w:jc w:val="both"/>
      </w:pPr>
    </w:p>
    <w:p w14:paraId="25F8D2A9" w14:textId="4A1B92E9" w:rsidR="00D1203D" w:rsidRDefault="00D1203D" w:rsidP="00296025">
      <w:pPr>
        <w:jc w:val="center"/>
      </w:pPr>
      <w:r>
        <w:rPr>
          <w:i/>
          <w:iCs/>
          <w:noProof/>
        </w:rPr>
        <w:drawing>
          <wp:inline distT="0" distB="0" distL="0" distR="0" wp14:anchorId="6F895737" wp14:editId="5868DC73">
            <wp:extent cx="3210274" cy="3017520"/>
            <wp:effectExtent l="0" t="0" r="3175" b="508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10274" cy="3017520"/>
                    </a:xfrm>
                    <a:prstGeom prst="rect">
                      <a:avLst/>
                    </a:prstGeom>
                  </pic:spPr>
                </pic:pic>
              </a:graphicData>
            </a:graphic>
          </wp:inline>
        </w:drawing>
      </w:r>
    </w:p>
    <w:p w14:paraId="2E7A14BC" w14:textId="77777777" w:rsidR="003017DD" w:rsidRDefault="003017DD" w:rsidP="00D1203D">
      <w:pPr>
        <w:jc w:val="both"/>
      </w:pPr>
    </w:p>
    <w:p w14:paraId="36B09CD8" w14:textId="56AB6FA7" w:rsidR="009A1E0C" w:rsidRDefault="009A1E0C" w:rsidP="009A1E0C">
      <w:pPr>
        <w:jc w:val="center"/>
      </w:pPr>
      <w:r>
        <w:t>Figure 7. The Universal Health Coverage effective coverage index for Nigeria, 2019</w:t>
      </w:r>
    </w:p>
    <w:p w14:paraId="7CE07798" w14:textId="77777777" w:rsidR="009A1E0C" w:rsidRDefault="009A1E0C" w:rsidP="00D1203D">
      <w:pPr>
        <w:jc w:val="both"/>
      </w:pPr>
    </w:p>
    <w:p w14:paraId="55B67403" w14:textId="630F6032" w:rsidR="00D1203D" w:rsidRPr="000A073A" w:rsidRDefault="00D1203D" w:rsidP="00D1203D">
      <w:pPr>
        <w:jc w:val="both"/>
      </w:pPr>
      <w:r>
        <w:t xml:space="preserve">Nigeria faces three health system-specific challenges that put the country at particular risk and complicated its response to COVID-19. First, Nigeria consistently faces overcrowding in hospitals; </w:t>
      </w:r>
      <w:r w:rsidR="00296025">
        <w:t>there are</w:t>
      </w:r>
      <w:r>
        <w:t xml:space="preserve"> </w:t>
      </w:r>
      <w:r w:rsidR="005F5DAE">
        <w:t>nine</w:t>
      </w:r>
      <w:r>
        <w:t xml:space="preserve"> hospital beds per 10,000 population</w:t>
      </w:r>
      <w:r w:rsidR="005F5DAE">
        <w:t xml:space="preserve"> </w:t>
      </w:r>
      <w:r w:rsidR="005F5DAE">
        <w:fldChar w:fldCharType="begin"/>
      </w:r>
      <w:r w:rsidR="005F5DAE">
        <w:instrText xml:space="preserve"> ADDIN EN.CITE &lt;EndNote&gt;&lt;Cite&gt;&lt;Author&gt;Holt&lt;/Author&gt;&lt;Year&gt;2017&lt;/Year&gt;&lt;RecNum&gt;67&lt;/RecNum&gt;&lt;DisplayText&gt;[40]&lt;/DisplayText&gt;&lt;record&gt;&lt;rec-number&gt;67&lt;/rec-number&gt;&lt;foreign-keys&gt;&lt;key app="EN" db-id="5afra2929aw9efewdwv5axsfdzda9zxetv5a" timestamp="1624821684"&gt;67&lt;/key&gt;&lt;/foreign-keys&gt;&lt;ref-type name="Journal Article"&gt;17&lt;/ref-type&gt;&lt;contributors&gt;&lt;authors&gt;&lt;author&gt;Holt, Tania&lt;/author&gt;&lt;author&gt;Millroy, Laura&lt;/author&gt;&lt;author&gt;Mmopi, Matthews&lt;/author&gt;&lt;/authors&gt;&lt;/contributors&gt;&lt;titles&gt;&lt;title&gt;Winning in Nigeria: pharma&amp;apos;s next frontier&lt;/title&gt;&lt;secondary-title&gt;McKinsey and Company Pharmaceuticals and Products&lt;/secondary-title&gt;&lt;/titles&gt;&lt;periodical&gt;&lt;full-title&gt;McKinsey and Company Pharmaceuticals and Products&lt;/full-title&gt;&lt;/periodical&gt;&lt;dates&gt;&lt;year&gt;2017&lt;/year&gt;&lt;/dates&gt;&lt;urls&gt;&lt;/urls&gt;&lt;/record&gt;&lt;/Cite&gt;&lt;/EndNote&gt;</w:instrText>
      </w:r>
      <w:r w:rsidR="005F5DAE">
        <w:fldChar w:fldCharType="separate"/>
      </w:r>
      <w:r w:rsidR="005F5DAE">
        <w:rPr>
          <w:noProof/>
        </w:rPr>
        <w:t>[40]</w:t>
      </w:r>
      <w:r w:rsidR="005F5DAE">
        <w:fldChar w:fldCharType="end"/>
      </w:r>
      <w:r>
        <w:t xml:space="preserve">. Overcrowding was a challenge even before COVID-19, and has only exacerbated by the ongoing pandemic, with healthcare providers being forced to make difficult decisions as to whom to prioritize for care, especially in major cities such as </w:t>
      </w:r>
      <w:proofErr w:type="spellStart"/>
      <w:r>
        <w:t>Konos</w:t>
      </w:r>
      <w:proofErr w:type="spellEnd"/>
      <w:r>
        <w:t xml:space="preserve"> and Lagos, which have reported the highest rates of positive cases</w:t>
      </w:r>
      <w:r w:rsidR="005F5DAE">
        <w:t xml:space="preserve"> </w:t>
      </w:r>
      <w:r w:rsidR="005F5DAE">
        <w:fldChar w:fldCharType="begin"/>
      </w:r>
      <w:r w:rsidR="005F5DAE">
        <w:instrText xml:space="preserve"> ADDIN EN.CITE &lt;EndNote&gt;&lt;Cite&gt;&lt;Author&gt;Soto&lt;/Author&gt;&lt;Year&gt;2021&lt;/Year&gt;&lt;RecNum&gt;68&lt;/RecNum&gt;&lt;DisplayText&gt;[41, 42]&lt;/DisplayText&gt;&lt;record&gt;&lt;rec-number&gt;68&lt;/rec-number&gt;&lt;foreign-keys&gt;&lt;key app="EN" db-id="5afra2929aw9efewdwv5axsfdzda9zxetv5a" timestamp="1624821795"&gt;68&lt;/key&gt;&lt;/foreign-keys&gt;&lt;ref-type name="Newspaper Article"&gt;23&lt;/ref-type&gt;&lt;contributors&gt;&lt;authors&gt;&lt;author&gt;Alonso Soto&lt;/author&gt;&lt;/authors&gt;&lt;/contributors&gt;&lt;titles&gt;&lt;title&gt;Africa COVID-19 News: Nigerian Hospitals Struggling to Cope with Surge in COVID Cases&lt;/title&gt;&lt;secondary-title&gt;Bloomberg&lt;/secondary-title&gt;&lt;/titles&gt;&lt;dates&gt;&lt;year&gt;2021&lt;/year&gt;&lt;/dates&gt;&lt;pub-location&gt;New York&lt;/pub-location&gt;&lt;urls&gt;&lt;/urls&gt;&lt;/record&gt;&lt;/Cite&gt;&lt;Cite&gt;&lt;Author&gt;Campbell&lt;/Author&gt;&lt;Year&gt;2020&lt;/Year&gt;&lt;RecNum&gt;69&lt;/RecNum&gt;&lt;record&gt;&lt;rec-number&gt;69&lt;/rec-number&gt;&lt;foreign-keys&gt;&lt;key app="EN" db-id="5afra2929aw9efewdwv5axsfdzda9zxetv5a" timestamp="1624821865"&gt;69&lt;/key&gt;&lt;/foreign-keys&gt;&lt;ref-type name="Generic"&gt;13&lt;/ref-type&gt;&lt;contributors&gt;&lt;authors&gt;&lt;author&gt;Campbell, J&lt;/author&gt;&lt;/authors&gt;&lt;/contributors&gt;&lt;titles&gt;&lt;title&gt;Tracking the spread of COVID-19 in Nigeria’s largest northern city&lt;/title&gt;&lt;/titles&gt;&lt;dates&gt;&lt;year&gt;2020&lt;/year&gt;&lt;/dates&gt;&lt;urls&gt;&lt;/urls&gt;&lt;/record&gt;&lt;/Cite&gt;&lt;/EndNote&gt;</w:instrText>
      </w:r>
      <w:r w:rsidR="005F5DAE">
        <w:fldChar w:fldCharType="separate"/>
      </w:r>
      <w:r w:rsidR="005F5DAE">
        <w:rPr>
          <w:noProof/>
        </w:rPr>
        <w:t>[41, 42]</w:t>
      </w:r>
      <w:r w:rsidR="005F5DAE">
        <w:fldChar w:fldCharType="end"/>
      </w:r>
      <w:r>
        <w:t>. Second, there is significant geographic variability in access to quality health care. Approximately 55 percent of the population lives in rural areas with limited access to secondary and tertiary care facilities, which are critical in treating serious cases of the novel coronavirus, increasing the risk of morbidity and mortality for these already vulnerable communities</w:t>
      </w:r>
      <w:r w:rsidR="005F5DAE">
        <w:t xml:space="preserve"> </w:t>
      </w:r>
      <w:r w:rsidR="005F5DAE">
        <w:fldChar w:fldCharType="begin"/>
      </w:r>
      <w:r w:rsidR="005F5DAE">
        <w:instrText xml:space="preserve"> ADDIN EN.CITE &lt;EndNote&gt;&lt;Cite&gt;&lt;Author&gt;Welcome&lt;/Author&gt;&lt;Year&gt;2011&lt;/Year&gt;&lt;RecNum&gt;70&lt;/RecNum&gt;&lt;DisplayText&gt;[43]&lt;/DisplayText&gt;&lt;record&gt;&lt;rec-number&gt;70&lt;/rec-number&gt;&lt;foreign-keys&gt;&lt;key app="EN" db-id="5afra2929aw9efewdwv5axsfdzda9zxetv5a" timestamp="1624821904"&gt;70&lt;/key&gt;&lt;/foreign-keys&gt;&lt;ref-type name="Journal Article"&gt;17&lt;/ref-type&gt;&lt;contributors&gt;&lt;authors&gt;&lt;author&gt;Welcome, Menizibeya Osain&lt;/author&gt;&lt;/authors&gt;&lt;/contributors&gt;&lt;titles&gt;&lt;title&gt;The Nigerian health care system: Need for integrating adequate medical intelligence and surveillance systems&lt;/title&gt;&lt;secondary-title&gt;Journal of pharmacy &amp;amp; bioallied sciences&lt;/secondary-title&gt;&lt;/titles&gt;&lt;periodical&gt;&lt;full-title&gt;Journal of pharmacy &amp;amp; bioallied sciences&lt;/full-title&gt;&lt;/periodical&gt;&lt;pages&gt;470&lt;/pages&gt;&lt;volume&gt;3&lt;/volume&gt;&lt;number&gt;4&lt;/number&gt;&lt;dates&gt;&lt;year&gt;2011&lt;/year&gt;&lt;/dates&gt;&lt;urls&gt;&lt;/urls&gt;&lt;/record&gt;&lt;/Cite&gt;&lt;/EndNote&gt;</w:instrText>
      </w:r>
      <w:r w:rsidR="005F5DAE">
        <w:fldChar w:fldCharType="separate"/>
      </w:r>
      <w:r w:rsidR="005F5DAE">
        <w:rPr>
          <w:noProof/>
        </w:rPr>
        <w:t>[43]</w:t>
      </w:r>
      <w:r w:rsidR="005F5DAE">
        <w:fldChar w:fldCharType="end"/>
      </w:r>
      <w:r>
        <w:fldChar w:fldCharType="begin" w:fldLock="1"/>
      </w:r>
      <w:r>
        <w:instrText>ADDIN CSL_CITATION {"citationItems":[{"id":"ITEM-1","itemData":{"DOI":"10.4103/0975-7406.90100","ISSN":"09757406","abstract":"Objectives : As an important element of national security, public health not only functions to provide adequate and timely medical care but also track, monitor, and control disease outbreak. The Nigerian health care had suffered several infectious disease outbreaks year after year. Hence, there is need to tackle the problem. This study aims to review the state of the Nigerian health care system and to provide possible recommendations to the worsening state of health care in the country. To give up-to-date recommendations for the Nigerian health care system, this study also aims at reviewing the dynamics of health care in the United States, Britain, and Europe with regards to methods of medical intelligence/surveillance. Materials and Methods : Databases were searched for relevant literatures using the following keywords: Nigerian health care, Nigerian health care system, and Nigerian primary health care system. Additional keywords used in the search were as follows: United States (OR Europe) health care dynamics, Medical Intelligence, Medical Intelligence systems, Public health surveillance systems, Nigerian medical intelligence, Nigerian surveillance systems, and Nigerian health information system. Literatures were searched in scientific databases Pubmed and African Journals OnLine. Internet searches were based on Google and Search Nigeria. Results : Medical intelligence and surveillance represent a very useful component in the health care system and control diseases outbreak, bioattack, etc. There is increasing role of automated-based medical intelligence and surveillance systems, in addition to the traditional manual pattern of document retrieval in advanced medical setting such as those in western and European countries. Conclusion : The Nigerian health care system is poorly developed. No adequate and functional surveillance systems are developed. To achieve success in health care in this modern era, a system well grounded in routine surveillance and medical intelligence as the backbone of the health sector is necessary, besides adequate management couple with strong leadership principles.","author":[{"dropping-particle":"","family":"Welcome","given":"Menizibeya Osain","non-dropping-particle":"","parse-names":false,"suffix":""}],"container-title":"Journal of Pharmacy and Bioallied Sciences","id":"ITEM-1","issue":"4","issued":{"date-parts":[["2011"]]},"page":"470-478","title":"The Nigerian health care system: Need for integrating adequate medical intelligence and surveillance systems","type":"article-journal","volume":"3"},"uris":["http://www.mendeley.com/documents/?uuid=9d41d2b9-0459-4485-93c2-b01911e52a10"]}],"mendeley":{"formattedCitation":"&lt;sup&gt;11&lt;/sup&gt;","plainTextFormattedCitation":"11","previouslyFormattedCitation":"&lt;sup&gt;11&lt;/sup&gt;"},"properties":{"noteIndex":0},"schema":"https://github.com/citation-style-language/schema/raw/master/csl-citation.json"}</w:instrText>
      </w:r>
      <w:r>
        <w:fldChar w:fldCharType="end"/>
      </w:r>
      <w:r>
        <w:t xml:space="preserve">. Third, there is an overall shortage of healthcare providers; Nigeria reported only 3.8 physicians per 10,000 population and 15 nurses and midwives per </w:t>
      </w:r>
      <w:r>
        <w:lastRenderedPageBreak/>
        <w:t>10,000</w:t>
      </w:r>
      <w:r w:rsidR="005F5DAE">
        <w:t xml:space="preserve"> </w:t>
      </w:r>
      <w:r w:rsidR="005F5DAE">
        <w:fldChar w:fldCharType="begin"/>
      </w:r>
      <w:r w:rsidR="005F5DAE">
        <w:instrText xml:space="preserve"> ADDIN EN.CITE &lt;EndNote&gt;&lt;Cite&gt;&lt;Author&gt;Organization&lt;/Author&gt;&lt;Year&gt;1999&lt;/Year&gt;&lt;RecNum&gt;59&lt;/RecNum&gt;&lt;DisplayText&gt;[32]&lt;/DisplayText&gt;&lt;record&gt;&lt;rec-number&gt;59&lt;/rec-number&gt;&lt;foreign-keys&gt;&lt;key app="EN" db-id="5afra2929aw9efewdwv5axsfdzda9zxetv5a" timestamp="1624820843"&gt;59&lt;/key&gt;&lt;/foreign-keys&gt;&lt;ref-type name="Journal Article"&gt;17&lt;/ref-type&gt;&lt;contributors&gt;&lt;authors&gt;&lt;author&gt;World Health Organization&lt;/author&gt;&lt;/authors&gt;&lt;/contributors&gt;&lt;titles&gt;&lt;title&gt;Global health observatory&lt;/title&gt;&lt;/titles&gt;&lt;dates&gt;&lt;year&gt;1999&lt;/year&gt;&lt;/dates&gt;&lt;urls&gt;&lt;/urls&gt;&lt;/record&gt;&lt;/Cite&gt;&lt;/EndNote&gt;</w:instrText>
      </w:r>
      <w:r w:rsidR="005F5DAE">
        <w:fldChar w:fldCharType="separate"/>
      </w:r>
      <w:r w:rsidR="005F5DAE">
        <w:rPr>
          <w:noProof/>
        </w:rPr>
        <w:t>[32]</w:t>
      </w:r>
      <w:r w:rsidR="005F5DAE">
        <w:fldChar w:fldCharType="end"/>
      </w:r>
      <w:r>
        <w:t xml:space="preserve">. These factors, among others, raised concerns of the capacity of the health care system during the COVID-19 and points to why Nigeria focused its efforts on containing the virus as quickly as possible. </w:t>
      </w:r>
    </w:p>
    <w:p w14:paraId="538D7B88" w14:textId="77777777" w:rsidR="00D1203D" w:rsidRDefault="00D1203D" w:rsidP="00D1203D">
      <w:pPr>
        <w:rPr>
          <w:i/>
          <w:iCs/>
        </w:rPr>
      </w:pPr>
    </w:p>
    <w:p w14:paraId="75C8E9DE" w14:textId="77777777" w:rsidR="00D1203D" w:rsidRDefault="00D1203D" w:rsidP="00D1203D">
      <w:pPr>
        <w:rPr>
          <w:i/>
          <w:iCs/>
        </w:rPr>
      </w:pPr>
      <w:r>
        <w:rPr>
          <w:i/>
          <w:iCs/>
        </w:rPr>
        <w:t xml:space="preserve">Pandemic Preparedness </w:t>
      </w:r>
    </w:p>
    <w:p w14:paraId="37C0E535" w14:textId="1FAB5C6F" w:rsidR="00D1203D" w:rsidRDefault="00D1203D" w:rsidP="00D1203D">
      <w:pPr>
        <w:jc w:val="both"/>
      </w:pPr>
      <w:r>
        <w:t>Nigeria is no stranger to infectious disease outbreaks, with over 20 public health emergencies and disease outbreaks reported between 2016 and 2018 alone</w:t>
      </w:r>
      <w:r w:rsidR="00A01746">
        <w:t xml:space="preserve"> </w:t>
      </w:r>
      <w:r w:rsidR="00A01746">
        <w:fldChar w:fldCharType="begin"/>
      </w:r>
      <w:r w:rsidR="00A01746">
        <w:instrText xml:space="preserve"> ADDIN EN.CITE &lt;EndNote&gt;&lt;Cite&gt;&lt;Author&gt;Olumade&lt;/Author&gt;&lt;Year&gt;2020&lt;/Year&gt;&lt;RecNum&gt;71&lt;/RecNum&gt;&lt;DisplayText&gt;[44]&lt;/DisplayText&gt;&lt;record&gt;&lt;rec-number&gt;71&lt;/rec-number&gt;&lt;foreign-keys&gt;&lt;key app="EN" db-id="5afra2929aw9efewdwv5axsfdzda9zxetv5a" timestamp="1624821995"&gt;71&lt;/key&gt;&lt;/foreign-keys&gt;&lt;ref-type name="Journal Article"&gt;17&lt;/ref-type&gt;&lt;contributors&gt;&lt;authors&gt;&lt;author&gt;Olumade, Testimony J&lt;/author&gt;&lt;author&gt;Adesanya, Oluwafolajimi A&lt;/author&gt;&lt;author&gt;Fred-Akintunwa, Iyanuoluwa J&lt;/author&gt;&lt;author&gt;Babalola, David O&lt;/author&gt;&lt;author&gt;Oguzie, Judith U&lt;/author&gt;&lt;author&gt;Ogunsanya, Olusola A&lt;/author&gt;&lt;author&gt;George, Uwem E&lt;/author&gt;&lt;author&gt;Akin-Ajani, Oluwawapelumi D&lt;/author&gt;&lt;author&gt;Osasona, Damilola G&lt;/author&gt;&lt;/authors&gt;&lt;/contributors&gt;&lt;titles&gt;&lt;title&gt;Infectious disease outbreak preparedness and response in Nigeria: history, limitations and recommendations for global health policy and practice&lt;/title&gt;&lt;secondary-title&gt;AIMS Public Health&lt;/secondary-title&gt;&lt;/titles&gt;&lt;periodical&gt;&lt;full-title&gt;AIMS Public Health&lt;/full-title&gt;&lt;/periodical&gt;&lt;pages&gt;736&lt;/pages&gt;&lt;volume&gt;7&lt;/volume&gt;&lt;number&gt;4&lt;/number&gt;&lt;dates&gt;&lt;year&gt;2020&lt;/year&gt;&lt;/dates&gt;&lt;urls&gt;&lt;/urls&gt;&lt;/record&gt;&lt;/Cite&gt;&lt;/EndNote&gt;</w:instrText>
      </w:r>
      <w:r w:rsidR="00A01746">
        <w:fldChar w:fldCharType="separate"/>
      </w:r>
      <w:r w:rsidR="00A01746">
        <w:rPr>
          <w:noProof/>
        </w:rPr>
        <w:t>[44]</w:t>
      </w:r>
      <w:r w:rsidR="00A01746">
        <w:fldChar w:fldCharType="end"/>
      </w:r>
      <w:r>
        <w:t>. Lassa fever, Monkey Pox, Ebola, Yellow Fever and Poliomyelitis have been found to be the top five emerging and re-emerging infectious diseases causing outbreaks in Nigeria over the last several years</w:t>
      </w:r>
      <w:r w:rsidR="00D021FD">
        <w:t xml:space="preserve"> </w:t>
      </w:r>
      <w:r w:rsidR="00D021FD">
        <w:fldChar w:fldCharType="begin"/>
      </w:r>
      <w:r w:rsidR="00D021FD">
        <w:instrText xml:space="preserve"> ADDIN EN.CITE &lt;EndNote&gt;&lt;Cite&gt;&lt;Author&gt;Olumade&lt;/Author&gt;&lt;Year&gt;2020&lt;/Year&gt;&lt;RecNum&gt;71&lt;/RecNum&gt;&lt;DisplayText&gt;[44]&lt;/DisplayText&gt;&lt;record&gt;&lt;rec-number&gt;71&lt;/rec-number&gt;&lt;foreign-keys&gt;&lt;key app="EN" db-id="5afra2929aw9efewdwv5axsfdzda9zxetv5a" timestamp="1624821995"&gt;71&lt;/key&gt;&lt;/foreign-keys&gt;&lt;ref-type name="Journal Article"&gt;17&lt;/ref-type&gt;&lt;contributors&gt;&lt;authors&gt;&lt;author&gt;Olumade, Testimony J&lt;/author&gt;&lt;author&gt;Adesanya, Oluwafolajimi A&lt;/author&gt;&lt;author&gt;Fred-Akintunwa, Iyanuoluwa J&lt;/author&gt;&lt;author&gt;Babalola, David O&lt;/author&gt;&lt;author&gt;Oguzie, Judith U&lt;/author&gt;&lt;author&gt;Ogunsanya, Olusola A&lt;/author&gt;&lt;author&gt;George, Uwem E&lt;/author&gt;&lt;author&gt;Akin-Ajani, Oluwawapelumi D&lt;/author&gt;&lt;author&gt;Osasona, Damilola G&lt;/author&gt;&lt;/authors&gt;&lt;/contributors&gt;&lt;titles&gt;&lt;title&gt;Infectious disease outbreak preparedness and response in Nigeria: history, limitations and recommendations for global health policy and practice&lt;/title&gt;&lt;secondary-title&gt;AIMS Public Health&lt;/secondary-title&gt;&lt;/titles&gt;&lt;periodical&gt;&lt;full-title&gt;AIMS Public Health&lt;/full-title&gt;&lt;/periodical&gt;&lt;pages&gt;736&lt;/pages&gt;&lt;volume&gt;7&lt;/volume&gt;&lt;number&gt;4&lt;/number&gt;&lt;dates&gt;&lt;year&gt;2020&lt;/year&gt;&lt;/dates&gt;&lt;urls&gt;&lt;/urls&gt;&lt;/record&gt;&lt;/Cite&gt;&lt;/EndNote&gt;</w:instrText>
      </w:r>
      <w:r w:rsidR="00D021FD">
        <w:fldChar w:fldCharType="separate"/>
      </w:r>
      <w:r w:rsidR="00D021FD">
        <w:rPr>
          <w:noProof/>
        </w:rPr>
        <w:t>[44]</w:t>
      </w:r>
      <w:r w:rsidR="00D021FD">
        <w:fldChar w:fldCharType="end"/>
      </w:r>
      <w:r>
        <w:t>. Nigeria’s successful response to the 2014 Ebola epidemic, which was controlled in record time, highlights that despite the challenges posed by the country’s weak health system infrastructure, effective outbreak response is possible. Nigeria’s well-coordinated response to the Ebola outbreak included key actions including: (1) leveraging existing surveillance and response systems for effective contact tracing; (2) timely identification of suspected cases; (3) scaled-up laboratory diagnostic capabilities; (4) measures to safeguard points of entry; (5) management of rumors and misinformation; and (6) community engagement strategies</w:t>
      </w:r>
      <w:r w:rsidR="00D021FD">
        <w:t xml:space="preserve"> </w:t>
      </w:r>
      <w:r w:rsidR="00D021FD">
        <w:fldChar w:fldCharType="begin"/>
      </w:r>
      <w:r w:rsidR="00D021FD">
        <w:instrText xml:space="preserve"> ADDIN EN.CITE &lt;EndNote&gt;&lt;Cite&gt;&lt;Author&gt;Olumade&lt;/Author&gt;&lt;Year&gt;2020&lt;/Year&gt;&lt;RecNum&gt;71&lt;/RecNum&gt;&lt;DisplayText&gt;[44]&lt;/DisplayText&gt;&lt;record&gt;&lt;rec-number&gt;71&lt;/rec-number&gt;&lt;foreign-keys&gt;&lt;key app="EN" db-id="5afra2929aw9efewdwv5axsfdzda9zxetv5a" timestamp="1624821995"&gt;71&lt;/key&gt;&lt;/foreign-keys&gt;&lt;ref-type name="Journal Article"&gt;17&lt;/ref-type&gt;&lt;contributors&gt;&lt;authors&gt;&lt;author&gt;Olumade, Testimony J&lt;/author&gt;&lt;author&gt;Adesanya, Oluwafolajimi A&lt;/author&gt;&lt;author&gt;Fred-Akintunwa, Iyanuoluwa J&lt;/author&gt;&lt;author&gt;Babalola, David O&lt;/author&gt;&lt;author&gt;Oguzie, Judith U&lt;/author&gt;&lt;author&gt;Ogunsanya, Olusola A&lt;/author&gt;&lt;author&gt;George, Uwem E&lt;/author&gt;&lt;author&gt;Akin-Ajani, Oluwawapelumi D&lt;/author&gt;&lt;author&gt;Osasona, Damilola G&lt;/author&gt;&lt;/authors&gt;&lt;/contributors&gt;&lt;titles&gt;&lt;title&gt;Infectious disease outbreak preparedness and response in Nigeria: history, limitations and recommendations for global health policy and practice&lt;/title&gt;&lt;secondary-title&gt;AIMS Public Health&lt;/secondary-title&gt;&lt;/titles&gt;&lt;periodical&gt;&lt;full-title&gt;AIMS Public Health&lt;/full-title&gt;&lt;/periodical&gt;&lt;pages&gt;736&lt;/pages&gt;&lt;volume&gt;7&lt;/volume&gt;&lt;number&gt;4&lt;/number&gt;&lt;dates&gt;&lt;year&gt;2020&lt;/year&gt;&lt;/dates&gt;&lt;urls&gt;&lt;/urls&gt;&lt;/record&gt;&lt;/Cite&gt;&lt;/EndNote&gt;</w:instrText>
      </w:r>
      <w:r w:rsidR="00D021FD">
        <w:fldChar w:fldCharType="separate"/>
      </w:r>
      <w:r w:rsidR="00D021FD">
        <w:rPr>
          <w:noProof/>
        </w:rPr>
        <w:t>[44]</w:t>
      </w:r>
      <w:r w:rsidR="00D021FD">
        <w:fldChar w:fldCharType="end"/>
      </w:r>
      <w:r>
        <w:t>. The experience of the 2014 Ebola epidemic alerted the health system, the government, and importantly, local communities to the potentially devastating impact of highly transmissible diseases such as COVID-19 and the importance of implementing timely, preemptive response measures</w:t>
      </w:r>
      <w:r w:rsidR="00D021FD">
        <w:t xml:space="preserve"> </w:t>
      </w:r>
      <w:r w:rsidR="00D021FD">
        <w:fldChar w:fldCharType="begin"/>
      </w:r>
      <w:r w:rsidR="00D021FD">
        <w:instrText xml:space="preserve"> ADDIN EN.CITE &lt;EndNote&gt;&lt;Cite&gt;&lt;Author&gt;Shuaib&lt;/Author&gt;&lt;Year&gt;2014&lt;/Year&gt;&lt;RecNum&gt;72&lt;/RecNum&gt;&lt;DisplayText&gt;[45]&lt;/DisplayText&gt;&lt;record&gt;&lt;rec-number&gt;72&lt;/rec-number&gt;&lt;foreign-keys&gt;&lt;key app="EN" db-id="5afra2929aw9efewdwv5axsfdzda9zxetv5a" timestamp="1624822132"&gt;72&lt;/key&gt;&lt;/foreign-keys&gt;&lt;ref-type name="Journal Article"&gt;17&lt;/ref-type&gt;&lt;contributors&gt;&lt;authors&gt;&lt;author&gt;Shuaib, Faisal&lt;/author&gt;&lt;author&gt;Gunnala, Rajni&lt;/author&gt;&lt;author&gt;Musa, Emmanuel O&lt;/author&gt;&lt;author&gt;Mahoney, Frank J&lt;/author&gt;&lt;author&gt;Oguntimehin, Olukayode&lt;/author&gt;&lt;author&gt;Nguku, Patrick M&lt;/author&gt;&lt;author&gt;Nyanti, Sara Beysolow&lt;/author&gt;&lt;author&gt;Knight, Nancy&lt;/author&gt;&lt;author&gt;Gwarzo, Nasir Sani&lt;/author&gt;&lt;author&gt;Idigbe, Oni&lt;/author&gt;&lt;/authors&gt;&lt;/contributors&gt;&lt;titles&gt;&lt;title&gt;Ebola virus disease outbreak—Nigeria, July–September 2014&lt;/title&gt;&lt;secondary-title&gt;MMWR. Morbidity and mortality weekly report&lt;/secondary-title&gt;&lt;/titles&gt;&lt;periodical&gt;&lt;full-title&gt;MMWR. Morbidity and mortality weekly report&lt;/full-title&gt;&lt;/periodical&gt;&lt;pages&gt;867&lt;/pages&gt;&lt;volume&gt;63&lt;/volume&gt;&lt;number&gt;39&lt;/number&gt;&lt;dates&gt;&lt;year&gt;2014&lt;/year&gt;&lt;/dates&gt;&lt;urls&gt;&lt;/urls&gt;&lt;/record&gt;&lt;/Cite&gt;&lt;/EndNote&gt;</w:instrText>
      </w:r>
      <w:r w:rsidR="00D021FD">
        <w:fldChar w:fldCharType="separate"/>
      </w:r>
      <w:r w:rsidR="00D021FD">
        <w:rPr>
          <w:noProof/>
        </w:rPr>
        <w:t>[45]</w:t>
      </w:r>
      <w:r w:rsidR="00D021FD">
        <w:fldChar w:fldCharType="end"/>
      </w:r>
      <w:r>
        <w:t>. Since then, Nigeria has had some notable successes, including the establishment of the Nigeria Center for Disease Control (NCDC), which led to the establishment of a countrywide network of reference laboratories and an overall strengthening of diagnostic capabilities and the Nigeria Field Epidemiology and Laboratory Training Program (NFELTP), which has played a key role in developing the public health workforce</w:t>
      </w:r>
      <w:r w:rsidR="00D021FD">
        <w:t xml:space="preserve"> </w:t>
      </w:r>
      <w:r w:rsidR="00D021FD">
        <w:fldChar w:fldCharType="begin"/>
      </w:r>
      <w:r w:rsidR="00D021FD">
        <w:instrText xml:space="preserve"> ADDIN EN.CITE &lt;EndNote&gt;&lt;Cite&gt;&lt;Author&gt;Njidda&lt;/Author&gt;&lt;Year&gt;2018&lt;/Year&gt;&lt;RecNum&gt;73&lt;/RecNum&gt;&lt;DisplayText&gt;[46]&lt;/DisplayText&gt;&lt;record&gt;&lt;rec-number&gt;73&lt;/rec-number&gt;&lt;foreign-keys&gt;&lt;key app="EN" db-id="5afra2929aw9efewdwv5axsfdzda9zxetv5a" timestamp="1624822166"&gt;73&lt;/key&gt;&lt;/foreign-keys&gt;&lt;ref-type name="Journal Article"&gt;17&lt;/ref-type&gt;&lt;contributors&gt;&lt;authors&gt;&lt;author&gt;Njidda, Ahmad Muhammad&lt;/author&gt;&lt;author&gt;Oyebanji, Oyeronke&lt;/author&gt;&lt;author&gt;Obasanya, Joshua&lt;/author&gt;&lt;author&gt;Ojo, Olubunmi&lt;/author&gt;&lt;author&gt;Adedeji, Adebayo&lt;/author&gt;&lt;author&gt;Mba, Nwando&lt;/author&gt;&lt;author&gt;Oladejo, John&lt;/author&gt;&lt;author&gt;Ihekweazu, Chikwe&lt;/author&gt;&lt;/authors&gt;&lt;/contributors&gt;&lt;titles&gt;&lt;title&gt;The Nigeria Centre for Disease Control&lt;/title&gt;&lt;secondary-title&gt;BMJ global health&lt;/secondary-title&gt;&lt;/titles&gt;&lt;periodical&gt;&lt;full-title&gt;BMJ Global Health&lt;/full-title&gt;&lt;/periodical&gt;&lt;volume&gt;3&lt;/volume&gt;&lt;number&gt;2&lt;/number&gt;&lt;dates&gt;&lt;year&gt;2018&lt;/year&gt;&lt;/dates&gt;&lt;isbn&gt;2059-7908&lt;/isbn&gt;&lt;urls&gt;&lt;/urls&gt;&lt;/record&gt;&lt;/Cite&gt;&lt;/EndNote&gt;</w:instrText>
      </w:r>
      <w:r w:rsidR="00D021FD">
        <w:fldChar w:fldCharType="separate"/>
      </w:r>
      <w:r w:rsidR="00D021FD">
        <w:rPr>
          <w:noProof/>
        </w:rPr>
        <w:t>[46]</w:t>
      </w:r>
      <w:r w:rsidR="00D021FD">
        <w:fldChar w:fldCharType="end"/>
      </w:r>
      <w:r>
        <w:t>. However, as previously noted, factors such as lack of investment in the health system, political instability, inadequate diagnostic capacity, and a shortage of medical personnel  limit the ability of the country to effectively prepare for and respond to disease outbreaks</w:t>
      </w:r>
      <w:r w:rsidR="00E54236">
        <w:t xml:space="preserve"> </w:t>
      </w:r>
      <w:r w:rsidR="00E54236">
        <w:fldChar w:fldCharType="begin"/>
      </w:r>
      <w:r w:rsidR="00E54236">
        <w:instrText xml:space="preserve"> ADDIN EN.CITE &lt;EndNote&gt;&lt;Cite&gt;&lt;Author&gt;Olumade&lt;/Author&gt;&lt;Year&gt;2020&lt;/Year&gt;&lt;RecNum&gt;71&lt;/RecNum&gt;&lt;DisplayText&gt;[44]&lt;/DisplayText&gt;&lt;record&gt;&lt;rec-number&gt;71&lt;/rec-number&gt;&lt;foreign-keys&gt;&lt;key app="EN" db-id="5afra2929aw9efewdwv5axsfdzda9zxetv5a" timestamp="1624821995"&gt;71&lt;/key&gt;&lt;/foreign-keys&gt;&lt;ref-type name="Journal Article"&gt;17&lt;/ref-type&gt;&lt;contributors&gt;&lt;authors&gt;&lt;author&gt;Olumade, Testimony J&lt;/author&gt;&lt;author&gt;Adesanya, Oluwafolajimi A&lt;/author&gt;&lt;author&gt;Fred-Akintunwa, Iyanuoluwa J&lt;/author&gt;&lt;author&gt;Babalola, David O&lt;/author&gt;&lt;author&gt;Oguzie, Judith U&lt;/author&gt;&lt;author&gt;Ogunsanya, Olusola A&lt;/author&gt;&lt;author&gt;George, Uwem E&lt;/author&gt;&lt;author&gt;Akin-Ajani, Oluwawapelumi D&lt;/author&gt;&lt;author&gt;Osasona, Damilola G&lt;/author&gt;&lt;/authors&gt;&lt;/contributors&gt;&lt;titles&gt;&lt;title&gt;Infectious disease outbreak preparedness and response in Nigeria: history, limitations and recommendations for global health policy and practice&lt;/title&gt;&lt;secondary-title&gt;AIMS Public Health&lt;/secondary-title&gt;&lt;/titles&gt;&lt;periodical&gt;&lt;full-title&gt;AIMS Public Health&lt;/full-title&gt;&lt;/periodical&gt;&lt;pages&gt;736&lt;/pages&gt;&lt;volume&gt;7&lt;/volume&gt;&lt;number&gt;4&lt;/number&gt;&lt;dates&gt;&lt;year&gt;2020&lt;/year&gt;&lt;/dates&gt;&lt;urls&gt;&lt;/urls&gt;&lt;/record&gt;&lt;/Cite&gt;&lt;/EndNote&gt;</w:instrText>
      </w:r>
      <w:r w:rsidR="00E54236">
        <w:fldChar w:fldCharType="separate"/>
      </w:r>
      <w:r w:rsidR="00E54236">
        <w:rPr>
          <w:noProof/>
        </w:rPr>
        <w:t>[44]</w:t>
      </w:r>
      <w:r w:rsidR="00E54236">
        <w:fldChar w:fldCharType="end"/>
      </w:r>
      <w:r>
        <w:t xml:space="preserve">.  </w:t>
      </w:r>
    </w:p>
    <w:p w14:paraId="7E25E9F5" w14:textId="77777777" w:rsidR="00D1203D" w:rsidRDefault="00D1203D" w:rsidP="00D1203D">
      <w:pPr>
        <w:jc w:val="both"/>
      </w:pPr>
    </w:p>
    <w:p w14:paraId="0F8D55B1" w14:textId="1EC0F563" w:rsidR="00D1203D" w:rsidRDefault="00D1203D" w:rsidP="00D1203D">
      <w:pPr>
        <w:jc w:val="both"/>
        <w:rPr>
          <w:i/>
          <w:iCs/>
        </w:rPr>
      </w:pPr>
      <w:r>
        <w:t>The WHO’s 2017 IHR-JEE found that Nigeria had at least a moderate level of capacity in the technical areas of real-time surveillance; workforce development and immunization, which will undoubtedly be critical throughout the COVID-19 vaccine rollout. However, the review found that there was an urgent need to strengthen national legislation, policy, and financing; IHR coordination, communication, and advocacy; laboratory and testing capacity; and coordinated action at points of entry</w:t>
      </w:r>
      <w:r w:rsidR="00E54236">
        <w:t xml:space="preserve"> </w:t>
      </w:r>
      <w:r w:rsidR="00E54236">
        <w:fldChar w:fldCharType="begin"/>
      </w:r>
      <w:r w:rsidR="00E54236">
        <w:instrText xml:space="preserve"> ADDIN EN.CITE &lt;EndNote&gt;&lt;Cite&gt;&lt;Year&gt;2017&lt;/Year&gt;&lt;RecNum&gt;74&lt;/RecNum&gt;&lt;DisplayText&gt;[47]&lt;/DisplayText&gt;&lt;record&gt;&lt;rec-number&gt;74&lt;/rec-number&gt;&lt;foreign-keys&gt;&lt;key app="EN" db-id="5afra2929aw9efewdwv5axsfdzda9zxetv5a" timestamp="1624822351"&gt;74&lt;/key&gt;&lt;/foreign-keys&gt;&lt;ref-type name="Report"&gt;27&lt;/ref-type&gt;&lt;contributors&gt;&lt;/contributors&gt;&lt;titles&gt;&lt;title&gt;Joint external evaluation of IHR core capacities of the Federal Republic of Nigeria&lt;/title&gt;&lt;/titles&gt;&lt;dates&gt;&lt;year&gt;2017&lt;/year&gt;&lt;/dates&gt;&lt;publisher&gt;World Health Organization&lt;/publisher&gt;&lt;urls&gt;&lt;/urls&gt;&lt;/record&gt;&lt;/Cite&gt;&lt;/EndNote&gt;</w:instrText>
      </w:r>
      <w:r w:rsidR="00E54236">
        <w:fldChar w:fldCharType="separate"/>
      </w:r>
      <w:r w:rsidR="00E54236">
        <w:rPr>
          <w:noProof/>
        </w:rPr>
        <w:t>[47]</w:t>
      </w:r>
      <w:r w:rsidR="00E54236">
        <w:fldChar w:fldCharType="end"/>
      </w:r>
      <w:r>
        <w:t>. The results of the JEE informed the development of Nigeria’s National Action Plan for Health Security (NAPHS) in 2018, which is a five-year multisectoral plan with a one-health approach at its core. The four major initiatives included in the plan are: (1) expanding digital surveillance; (2) establishing a nation-wide laboratory network; (3) building epidemiology workforce capacity; and (4) developing an “all-hazards” preparedness plan</w:t>
      </w:r>
      <w:r w:rsidR="00E54236">
        <w:t xml:space="preserve"> </w:t>
      </w:r>
      <w:r w:rsidR="00E54236">
        <w:fldChar w:fldCharType="begin"/>
      </w:r>
      <w:r w:rsidR="00E54236">
        <w:instrText xml:space="preserve"> ADDIN EN.CITE &lt;EndNote&gt;&lt;Cite&gt;&lt;Author&gt;Ojo&lt;/Author&gt;&lt;Year&gt;2020&lt;/Year&gt;&lt;RecNum&gt;75&lt;/RecNum&gt;&lt;DisplayText&gt;[48]&lt;/DisplayText&gt;&lt;record&gt;&lt;rec-number&gt;75&lt;/rec-number&gt;&lt;foreign-keys&gt;&lt;key app="EN" db-id="5afra2929aw9efewdwv5axsfdzda9zxetv5a" timestamp="1624822416"&gt;75&lt;/key&gt;&lt;/foreign-keys&gt;&lt;ref-type name="Journal Article"&gt;17&lt;/ref-type&gt;&lt;contributors&gt;&lt;authors&gt;&lt;author&gt;Ojo, Olubunmi Eyitayo&lt;/author&gt;&lt;author&gt;Dalhat, Mahmoud&lt;/author&gt;&lt;author&gt;Garfield, Richard&lt;/author&gt;&lt;author&gt;Lee, Chris&lt;/author&gt;&lt;author&gt;Oyebanji, Oyeronke&lt;/author&gt;&lt;author&gt;Oyetunji, Ajani&lt;/author&gt;&lt;author&gt;Ihekweazu, Chikwe&lt;/author&gt;&lt;/authors&gt;&lt;/contributors&gt;&lt;titles&gt;&lt;title&gt;Nigeria&amp;apos;s joint external evaluation and national action plan for health security&lt;/title&gt;&lt;secondary-title&gt;Health security&lt;/secondary-title&gt;&lt;/titles&gt;&lt;periodical&gt;&lt;full-title&gt;Health security&lt;/full-title&gt;&lt;/periodical&gt;&lt;pages&gt;16-20&lt;/pages&gt;&lt;volume&gt;18&lt;/volume&gt;&lt;number&gt;1&lt;/number&gt;&lt;dates&gt;&lt;year&gt;2020&lt;/year&gt;&lt;/dates&gt;&lt;isbn&gt;2326-5094&lt;/isbn&gt;&lt;urls&gt;&lt;/urls&gt;&lt;/record&gt;&lt;/Cite&gt;&lt;/EndNote&gt;</w:instrText>
      </w:r>
      <w:r w:rsidR="00E54236">
        <w:fldChar w:fldCharType="separate"/>
      </w:r>
      <w:r w:rsidR="00E54236">
        <w:rPr>
          <w:noProof/>
        </w:rPr>
        <w:t>[48]</w:t>
      </w:r>
      <w:r w:rsidR="00E54236">
        <w:fldChar w:fldCharType="end"/>
      </w:r>
      <w:r>
        <w:t xml:space="preserve">. Unfortunately, these initiatives were not fully funded and not in place ahead of the COVID-19 pandemic as they would have been helpful to mount an effective response. </w:t>
      </w:r>
    </w:p>
    <w:p w14:paraId="3C1D1A2D" w14:textId="77777777" w:rsidR="00D1203D" w:rsidRDefault="00D1203D" w:rsidP="00D1203D">
      <w:pPr>
        <w:rPr>
          <w:i/>
          <w:iCs/>
        </w:rPr>
      </w:pPr>
    </w:p>
    <w:p w14:paraId="43821700" w14:textId="77777777" w:rsidR="00D1203D" w:rsidRDefault="00D1203D" w:rsidP="00D1203D">
      <w:pPr>
        <w:rPr>
          <w:i/>
          <w:iCs/>
        </w:rPr>
      </w:pPr>
      <w:r>
        <w:rPr>
          <w:i/>
          <w:iCs/>
        </w:rPr>
        <w:t xml:space="preserve">Response to COVID-19 </w:t>
      </w:r>
    </w:p>
    <w:p w14:paraId="70B92EFE" w14:textId="51BD0895" w:rsidR="00D1203D" w:rsidRDefault="00D1203D" w:rsidP="00D1203D">
      <w:pPr>
        <w:jc w:val="both"/>
      </w:pPr>
      <w:r>
        <w:t xml:space="preserve">Nigeria’s response to COVID-19 in many aspects resembles their previous experiences in controlling highly fatal infectious disease outbreaks, such as viral hemorrhagic fevers, and can be grouped into two distinct stages: (1) pre-outbreak preparedness and (2) outbreak response </w:t>
      </w:r>
      <w:r>
        <w:lastRenderedPageBreak/>
        <w:t>measures. The outbreak response measures can be further broken down into three primary areas of focus: containment of initial cases; suppressing clusters of cases; and mitigating community transmission</w:t>
      </w:r>
      <w:r w:rsidR="008E5BEE">
        <w:t xml:space="preserve"> </w:t>
      </w:r>
      <w:r w:rsidR="008E5BEE">
        <w:fldChar w:fldCharType="begin"/>
      </w:r>
      <w:r w:rsidR="008E5BEE">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8E5BEE">
        <w:fldChar w:fldCharType="separate"/>
      </w:r>
      <w:r w:rsidR="008E5BEE">
        <w:rPr>
          <w:noProof/>
        </w:rPr>
        <w:t>[33]</w:t>
      </w:r>
      <w:r w:rsidR="008E5BEE">
        <w:fldChar w:fldCharType="end"/>
      </w:r>
      <w:r>
        <w:t xml:space="preserve">. </w:t>
      </w:r>
    </w:p>
    <w:p w14:paraId="0B4CB7DE" w14:textId="77777777" w:rsidR="00D1203D" w:rsidRDefault="00D1203D" w:rsidP="00D1203D">
      <w:pPr>
        <w:jc w:val="both"/>
      </w:pPr>
    </w:p>
    <w:p w14:paraId="19368137" w14:textId="03B30455" w:rsidR="00D1203D" w:rsidRDefault="00D1203D" w:rsidP="00D1203D">
      <w:pPr>
        <w:jc w:val="both"/>
      </w:pPr>
      <w:r>
        <w:t>In terms of preparedness measures, by January 26, 2020, about one month prior to the arrival of COVID-19 in Nigeria, the NCDC established a multisectoral National Coronavirus Preparedness Group (NCPG). This group was tasked with monitoring the epidemiological curve, assessing the risk of disease transmission, and initiating measures to strengthen preparedness for early detection and response to the outbreak</w:t>
      </w:r>
      <w:r w:rsidR="008E5BEE">
        <w:t xml:space="preserve"> </w:t>
      </w:r>
      <w:r w:rsidR="008E5BEE">
        <w:fldChar w:fldCharType="begin"/>
      </w:r>
      <w:r w:rsidR="008E5BEE">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8E5BEE">
        <w:fldChar w:fldCharType="separate"/>
      </w:r>
      <w:r w:rsidR="008E5BEE">
        <w:rPr>
          <w:noProof/>
        </w:rPr>
        <w:t>[33]</w:t>
      </w:r>
      <w:r w:rsidR="008E5BEE">
        <w:fldChar w:fldCharType="end"/>
      </w:r>
      <w:r>
        <w:t xml:space="preserve">. A week later, a Multisectoral Technical Working Group, with representation from across government ministries, was introduced at the </w:t>
      </w:r>
      <w:proofErr w:type="spellStart"/>
      <w:r>
        <w:t>MoH</w:t>
      </w:r>
      <w:proofErr w:type="spellEnd"/>
      <w:r>
        <w:t xml:space="preserve"> to strengthen preparedness measures</w:t>
      </w:r>
      <w:r w:rsidR="00296025">
        <w:t>.</w:t>
      </w:r>
      <w:r>
        <w:t xml:space="preserve"> </w:t>
      </w:r>
      <w:r w:rsidR="00296025">
        <w:t xml:space="preserve">These measures </w:t>
      </w:r>
      <w:r>
        <w:t>included training health care workers on infection prevention and control; designating three existing laboratories for COVID-19 testing; establishing COVID-19 treatment centers, and initiating Points of Entry (PoE) surveillance at international borders</w:t>
      </w:r>
      <w:r w:rsidR="008E5BEE">
        <w:t xml:space="preserve"> </w:t>
      </w:r>
      <w:r w:rsidR="008E5BEE">
        <w:fldChar w:fldCharType="begin"/>
      </w:r>
      <w:r w:rsidR="008E5BEE">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8E5BEE">
        <w:fldChar w:fldCharType="separate"/>
      </w:r>
      <w:r w:rsidR="008E5BEE">
        <w:rPr>
          <w:noProof/>
        </w:rPr>
        <w:t>[33]</w:t>
      </w:r>
      <w:r w:rsidR="008E5BEE">
        <w:fldChar w:fldCharType="end"/>
      </w:r>
      <w:r>
        <w:t xml:space="preserve">.  </w:t>
      </w:r>
    </w:p>
    <w:p w14:paraId="5B07CBFB" w14:textId="77777777" w:rsidR="00D1203D" w:rsidRDefault="00D1203D" w:rsidP="00D1203D">
      <w:pPr>
        <w:jc w:val="both"/>
      </w:pPr>
    </w:p>
    <w:p w14:paraId="55295471" w14:textId="702D8721" w:rsidR="00D1203D" w:rsidDel="00296025" w:rsidRDefault="00D1203D" w:rsidP="00D1203D">
      <w:pPr>
        <w:jc w:val="both"/>
        <w:rPr>
          <w:del w:id="153" w:author="Yesim Tozan" w:date="2021-06-27T23:56:00Z"/>
        </w:rPr>
      </w:pPr>
      <w:r>
        <w:t>The first COVID-19 case, an Italian citizen who flew from Milan to Lagos, Nigeria was confirmed on February 27, 2020, in Ogun state</w:t>
      </w:r>
      <w:r w:rsidR="008E5BEE">
        <w:t xml:space="preserve"> </w:t>
      </w:r>
      <w:r w:rsidR="008E5BEE">
        <w:fldChar w:fldCharType="begin"/>
      </w:r>
      <w:r w:rsidR="008E5BEE">
        <w:instrText xml:space="preserve"> ADDIN EN.CITE &lt;EndNote&gt;&lt;Cite&gt;&lt;Author&gt;Adepoju&lt;/Author&gt;&lt;Year&gt;2020&lt;/Year&gt;&lt;RecNum&gt;76&lt;/RecNum&gt;&lt;DisplayText&gt;[49]&lt;/DisplayText&gt;&lt;record&gt;&lt;rec-number&gt;76&lt;/rec-number&gt;&lt;foreign-keys&gt;&lt;key app="EN" db-id="5afra2929aw9efewdwv5axsfdzda9zxetv5a" timestamp="1624822524"&gt;76&lt;/key&gt;&lt;/foreign-keys&gt;&lt;ref-type name="Journal Article"&gt;17&lt;/ref-type&gt;&lt;contributors&gt;&lt;authors&gt;&lt;author&gt;Adepoju, Paul&lt;/author&gt;&lt;/authors&gt;&lt;/contributors&gt;&lt;titles&gt;&lt;title&gt;Nigeria responds to COVID-19; first case detected in sub-Saharan Africa&lt;/title&gt;&lt;secondary-title&gt;Nature medicine&lt;/secondary-title&gt;&lt;/titles&gt;&lt;periodical&gt;&lt;full-title&gt;Nature medicine&lt;/full-title&gt;&lt;/periodical&gt;&lt;pages&gt;NA-NA&lt;/pages&gt;&lt;dates&gt;&lt;year&gt;2020&lt;/year&gt;&lt;/dates&gt;&lt;isbn&gt;1078-8956&lt;/isbn&gt;&lt;urls&gt;&lt;/urls&gt;&lt;/record&gt;&lt;/Cite&gt;&lt;/EndNote&gt;</w:instrText>
      </w:r>
      <w:r w:rsidR="008E5BEE">
        <w:fldChar w:fldCharType="separate"/>
      </w:r>
      <w:r w:rsidR="008E5BEE">
        <w:rPr>
          <w:noProof/>
        </w:rPr>
        <w:t>[49]</w:t>
      </w:r>
      <w:r w:rsidR="008E5BEE">
        <w:fldChar w:fldCharType="end"/>
      </w:r>
      <w:r>
        <w:t>. Through immediate contact tracing, 216 individuals were identified for 14-day mandatory quarantine and follow-up. Following the confirmation of this first case, the NCPH transitioned to a national Emergency Operations Center (EOC), activated at the highest level of response to mobilize all available resources, and the Presidential Task Force (PTF) was established to provide high-level strategic leadership. State-level EOCs were also launched in Lagos and Ogun to help coordinate the response</w:t>
      </w:r>
      <w:r>
        <w:fldChar w:fldCharType="begin" w:fldLock="1"/>
      </w:r>
      <w:r>
        <w:instrText>ADDIN CSL_CITATION {"citationItems":[{"id":"ITEM-1","itemData":{"DOI":"10.7189/JOGH.10.020399","ISSN":"20472986","PMID":"33274062","author":[{"dropping-particle":"","family":"Dan-Nwafor","given":"Chioma","non-dropping-particle":"","parse-names":false,"suffix":""},{"dropping-particle":"","family":"Ochu","given":"Chinwe Lucia","non-dropping-particle":"","parse-names":false,"suffix":""},{"dropping-particle":"","family":"Elimian","given":"Kelly","non-dropping-particle":"","parse-names":false,"suffix":""},{"dropping-particle":"","family":"Oladejo","given":"John","non-dropping-particle":"","parse-names":false,"suffix":""},{"dropping-particle":"","family":"Ilori","given":"Elsie","non-dropping-particle":"","parse-names":false,"suffix":""},{"dropping-particle":"","family":"Umeokonkwo","given":"Chukwuma","non-dropping-particle":"","parse-names":false,"suffix":""},{"dropping-particle":"","family":"Steinhardt","given":"Laura","non-dropping-particle":"","parse-names":false,"suffix":""},{"dropping-particle":"","family":"Igumbor","given":"Ehimario","non-dropping-particle":"","parse-names":false,"suffix":""},{"dropping-particle":"","family":"Wagai","given":"John","non-dropping-particle":"","parse-names":false,"suffix":""},{"dropping-particle":"","family":"Okwor","given":"Tochi","non-dropping-particle":"","parse-names":false,"suffix":""},{"dropping-particle":"","family":"Aderinola","given":"Olaolu","non-dropping-particle":"","parse-names":false,"suffix":""},{"dropping-particle":"","family":"Mba","given":"Nwando","non-dropping-particle":"","parse-names":false,"suffix":""},{"dropping-particle":"","family":"Hassan","given":"Assad","non-dropping-particle":"","parse-names":false,"suffix":""},{"dropping-particle":"","family":"Dalhat","given":"Mahmood","non-dropping-particle":"","parse-names":false,"suffix":""},{"dropping-particle":"","family":"Jinadu","given":"Kola","non-dropping-particle":"","parse-names":false,"suffix":""},{"dropping-particle":"","family":"Badaru","given":"Sikiru","non-dropping-particle":"","parse-names":false,"suffix":""},{"dropping-particle":"","family":"Arinze","given":"Chinedu","non-dropping-particle":"","parse-names":false,"suffix":""},{"dropping-particle":"","family":"Jafiya","given":"Abubakar","non-dropping-particle":"","parse-names":false,"suffix":""},{"dropping-particle":"","family":"Disu","given":"Yahya","non-dropping-particle":"","parse-names":false,"suffix":""},{"dropping-particle":"","family":"Saleh","given":"Fatima","non-dropping-particle":"","parse-names":false,"suffix":""},{"dropping-particle":"","family":"Abubakar","given":"Anwar","non-dropping-particle":"","parse-names":false,"suffix":""},{"dropping-particle":"","family":"Obiekea","given":"Celestina","non-dropping-particle":"","parse-names":false,"suffix":""},{"dropping-particle":"","family":"Yinka-Ogunleye","given":"Adesola","non-dropping-particle":"","parse-names":false,"suffix":""},{"dropping-particle":"","family":"Naidoo","given":"Dhamari","non-dropping-particle":"","parse-names":false,"suffix":""},{"dropping-particle":"","family":"Namara","given":"Geoffrey","non-dropping-particle":"","parse-names":false,"suffix":""},{"dropping-particle":"","family":"Muhammad","given":"Saleh","non-dropping-particle":"","parse-names":false,"suffix":""},{"dropping-particle":"","family":"Ipadeola","given":"Oladipupo","non-dropping-particle":"","parse-names":false,"suffix":""},{"dropping-particle":"","family":"Ofoegbunam","given":"Chinenye","non-dropping-particle":"","parse-names":false,"suffix":""},{"dropping-particle":"","family":"Ogunbode","given":"Oladipo","non-dropping-particle":"","parse-names":false,"suffix":""},{"dropping-particle":"","family":"Akatobi","given":"Charles","non-dropping-particle":"","parse-names":false,"suffix":""},{"dropping-particle":"","family":"Alagi","given":"Matthias","non-dropping-particle":"","parse-names":false,"suffix":""},{"dropping-particle":"","family":"Yashe","given":"Rimamdeyati","non-dropping-particle":"","parse-names":false,"suffix":""},{"dropping-particle":"","family":"Crawford","given":"Emily","non-dropping-particle":"","parse-names":false,"suffix":""},{"dropping-particle":"","family":"Okunro-made","given":"Oyeladun","non-dropping-particle":"","parse-names":false,"suffix":""},{"dropping-particle":"","family":"Aniaku","given":"Everistus","non-dropping-particle":"","parse-names":false,"suffix":""},{"dropping-particle":"","family":"Mba","given":"Sandra","non-dropping-particle":"","parse-names":false,"suffix":""},{"dropping-particle":"","family":"Agogo","given":"Emmanuel","non-dropping-particle":"","parse-names":false,"suffix":""},{"dropping-particle":"","family":"Olugbile","given":"Michael","non-dropping-particle":"","parse-names":false,"suffix":""},{"dropping-particle":"","family":"Eneh","given":"Chibuzo","non-dropping-particle":"","parse-names":false,"suffix":""},{"dropping-particle":"","family":"Ahumibe","given":"Anthony","non-dropping-particle":"","parse-names":false,"suffix":""},{"dropping-particle":"","family":"Nwachukwu","given":"William","non-dropping-particle":"","parse-names":false,"suffix":""},{"dropping-particle":"","family":"Ibekwe","given":"Priscilla","non-dropping-particle":"","parse-names":false,"suffix":""},{"dropping-particle":"","family":"Adejoro","given":"Ope Oluwa","non-dropping-particle":"","parse-names":false,"suffix":""},{"dropping-particle":"","family":"Ukponu","given":"Winifred","non-dropping-particle":"","parse-names":false,"suffix":""},{"dropping-particle":"","family":"Olayinka","given":"Adebola","non-dropping-particle":"","parse-names":false,"suffix":""},{"dropping-particle":"","family":"Okudo","given":"Ifeanyi","non-dropping-particle":"","parse-names":false,"suffix":""},{"dropping-particle":"","family":"Aruna","given":"Olusola","non-dropping-particle":"","parse-names":false,"suffix":""},{"dropping-particle":"","family":"Yusuf","given":"Fatima","non-dropping-particle":"","parse-names":false,"suffix":""},{"dropping-particle":"","family":"Alex-Okoh","given":"Morenike","non-dropping-particle":"","parse-names":false,"suffix":""},{"dropping-particle":"","family":"Fawole","given":"Temidayo","non-dropping-particle":"","parse-names":false,"suffix":""},{"dropping-particle":"","family":"Alaka","given":"Akeem","non-dropping-particle":"","parse-names":false,"suffix":""},{"dropping-particle":"","family":"Muntari","given":"Hassan","non-dropping-particle":"","parse-names":false,"suffix":""},{"dropping-particle":"","family":"Yennan","given":"Sebastian","non-dropping-particle":"","parse-names":false,"suffix":""},{"dropping-particle":"","family":"Atteh","given":"Rhoda","non-dropping-particle":"","parse-names":false,"suffix":""},{"dropping-particle":"","family":"Balogun","given":"Muhammad","non-dropping-particle":"","parse-names":false,"suffix":""},{"dropping-particle":"","family":"Waziri","given":"Ndadilnasiya","non-dropping-particle":"","parse-names":false,"suffix":""},{"dropping-particle":"","family":"Ogunniyi","given":"Abiodun","non-dropping-particle":"","parse-names":false,"suffix":""},{"dropping-particle":"","family":"Ebhodaghe","given":"Blessing","non-dropping-particle":"","parse-names":false,"suffix":""},{"dropping-particle":"","family":"Lokossou","given":"Virgile","non-dropping-particle":"","parse-names":false,"suffix":""},{"dropping-particle":"","family":"Abudulaziz","given":"Mohammed","non-dropping-particle":"","parse-names":false,"suffix":""},{"dropping-particle":"","family":"Adebiyi","given":"Bimpe","non-dropping-particle":"","parse-names":false,"suffix":""},{"dropping-particle":"","family":"Abayomi","given":"Akin","non-dropping-particle":"","parse-names":false,"suffix":""},{"dropping-particle":"","family":"Abudus-Salam","given":"Ismail","non-dropping-particle":"","parse-names":false,"suffix":""},{"dropping-particle":"","family":"Omilabu","given":"Sunday","non-dropping-particle":"","parse-names":false,"suffix":""},{"dropping-particle":"","family":"Lawal","given":"Lukman","non-dropping-particle":"","parse-names":false,"suffix":""},{"dropping-particle":"","family":"Kawu","given":"Mohammed","non-dropping-particle":"","parse-names":false,"suffix":""},{"dropping-particle":"","family":"Muhammad","given":"Basheer","non-dropping-particle":"","parse-names":false,"suffix":""},{"dropping-particle":"","family":"Tsanyawa","given":"Aminu","non-dropping-particle":"","parse-names":false,"suffix":""},{"dropping-particle":"","family":"Soyinka","given":"Festus","non-dropping-particle":"","parse-names":false,"suffix":""},{"dropping-particle":"","family":"Coker","given":"Tomi","non-dropping-particle":"","parse-names":false,"suffix":""},{"dropping-particle":"","family":"Alabi","given":"Olaniran","non-dropping-particle":"","parse-names":false,"suffix":""},{"dropping-particle":"","family":"Joannis","given":"Tony","non-dropping-particle":"","parse-names":false,"suffix":""},{"dropping-particle":"","family":"Dalhatu","given":"Ibrahim","non-dropping-particle":"","parse-names":false,"suffix":""},{"dropping-particle":"","family":"Swaminathan","given":"Mahesh","non-dropping-particle":"","parse-names":false,"suffix":""},{"dropping-particle":"","family":"Salako","given":"Babatunde","non-dropping-particle":"","parse-names":false,"suffix":""},{"dropping-particle":"","family":"Abubakar","given":"Ibrahim","non-dropping-particle":"","parse-names":false,"suffix":""},{"dropping-particle":"","family":"Fiona","given":"Braka","non-dropping-particle":"","parse-names":false,"suffix":""},{"dropping-particle":"","family":"Nguku","given":"Patrick","non-dropping-particle":"","parse-names":false,"suffix":""},{"dropping-particle":"","family":"H-Aliyu","given":"Sani","non-dropping-particle":"","parse-names":false,"suffix":""},{"dropping-particle":"","family":"Ihekweazu","given":"Chikwe","non-dropping-particle":"","parse-names":false,"suffix":""}],"container-title":"Journal of Global Health","id":"ITEM-1","issue":"2","issued":{"date-parts":[["2020"]]},"title":"Nigeria's public health response to the COVID-19 pandemic: January to May 2020","type":"article-journal","volume":"10"},"uris":["http://www.mendeley.com/documents/?uuid=a774b119-0fa0-47ea-bdab-a35ae29e2359"]}],"mendeley":{"formattedCitation":"&lt;sup&gt;2&lt;/sup&gt;","plainTextFormattedCitation":"2","previouslyFormattedCitation":"&lt;sup&gt;2&lt;/sup&gt;"},"properties":{"noteIndex":0},"schema":"https://github.com/citation-style-language/schema/raw/master/csl-citation.json"}</w:instrText>
      </w:r>
      <w:r>
        <w:fldChar w:fldCharType="separate"/>
      </w:r>
      <w:r w:rsidRPr="00F767FB">
        <w:rPr>
          <w:noProof/>
          <w:vertAlign w:val="superscript"/>
        </w:rPr>
        <w:t>2</w:t>
      </w:r>
      <w:r>
        <w:fldChar w:fldCharType="end"/>
      </w:r>
      <w:r>
        <w:t>. PoE screening was also scaled up in high priority states with international airports, including Lagos. Transparent and timely information sharing was also facilitated from early on; NCDC has been publishing the weekly COVID-19 situation report since February 29, 2020</w:t>
      </w:r>
      <w:r w:rsidR="008E5BEE">
        <w:t xml:space="preserve"> </w:t>
      </w:r>
      <w:r w:rsidR="008E5BEE">
        <w:fldChar w:fldCharType="begin"/>
      </w:r>
      <w:r w:rsidR="008E5BEE">
        <w:instrText xml:space="preserve"> ADDIN EN.CITE &lt;EndNote&gt;&lt;Cite&gt;&lt;Author&gt;COVID&lt;/Author&gt;&lt;RecNum&gt;77&lt;/RecNum&gt;&lt;DisplayText&gt;[50]&lt;/DisplayText&gt;&lt;record&gt;&lt;rec-number&gt;77&lt;/rec-number&gt;&lt;foreign-keys&gt;&lt;key app="EN" db-id="5afra2929aw9efewdwv5axsfdzda9zxetv5a" timestamp="1624822583"&gt;77&lt;/key&gt;&lt;/foreign-keys&gt;&lt;ref-type name="Generic"&gt;13&lt;/ref-type&gt;&lt;contributors&gt;&lt;authors&gt;&lt;author&gt;COVID, NCDC&lt;/author&gt;&lt;/authors&gt;&lt;/contributors&gt;&lt;titles&gt;&lt;title&gt;Nigeria—Nigeria centre for disease control. 2020a&lt;/title&gt;&lt;/titles&gt;&lt;dates&gt;&lt;/dates&gt;&lt;urls&gt;&lt;/urls&gt;&lt;/record&gt;&lt;/Cite&gt;&lt;/EndNote&gt;</w:instrText>
      </w:r>
      <w:r w:rsidR="008E5BEE">
        <w:fldChar w:fldCharType="separate"/>
      </w:r>
      <w:r w:rsidR="008E5BEE">
        <w:rPr>
          <w:noProof/>
        </w:rPr>
        <w:t>[50]</w:t>
      </w:r>
      <w:r w:rsidR="008E5BEE">
        <w:fldChar w:fldCharType="end"/>
      </w:r>
      <w:r>
        <w:t xml:space="preserve">. Risk communication strategies, including press releases, radio jingles and social media platforms, were launched to disseminate accurate information about COVID-19 and how to slow the spread of the disease. </w:t>
      </w:r>
    </w:p>
    <w:p w14:paraId="64A7DFF5" w14:textId="77777777" w:rsidR="003017DD" w:rsidRDefault="003017DD" w:rsidP="00D1203D">
      <w:pPr>
        <w:jc w:val="both"/>
      </w:pPr>
    </w:p>
    <w:p w14:paraId="7ACF305C" w14:textId="77777777" w:rsidR="003017DD" w:rsidRDefault="003017DD" w:rsidP="00D1203D">
      <w:pPr>
        <w:jc w:val="both"/>
      </w:pPr>
    </w:p>
    <w:p w14:paraId="70385531" w14:textId="1DD32920" w:rsidR="00D1203D" w:rsidRDefault="00D1203D" w:rsidP="00D1203D">
      <w:pPr>
        <w:jc w:val="both"/>
      </w:pPr>
      <w:r>
        <w:t>By March 23, 2020, Nigeria implemented a ban on all international flights, and land borders were closed, and mandatory institutional quarantine and testing for all international returnees was required to reduce additional cases coming into the country from other high-risk countries</w:t>
      </w:r>
      <w:r w:rsidR="008E5BEE">
        <w:t xml:space="preserve"> </w:t>
      </w:r>
      <w:r w:rsidR="008E5BEE">
        <w:fldChar w:fldCharType="begin"/>
      </w:r>
      <w:r w:rsidR="008E5BEE">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8E5BEE">
        <w:fldChar w:fldCharType="separate"/>
      </w:r>
      <w:r w:rsidR="008E5BEE">
        <w:rPr>
          <w:noProof/>
        </w:rPr>
        <w:t>[33]</w:t>
      </w:r>
      <w:r w:rsidR="008E5BEE">
        <w:fldChar w:fldCharType="end"/>
      </w:r>
      <w:r>
        <w:t xml:space="preserve">. The President </w:t>
      </w:r>
      <w:r w:rsidR="00296025">
        <w:t xml:space="preserve">further </w:t>
      </w:r>
      <w:r>
        <w:t>implemented a strict lockdown strategy in an effort to slow the spread of the virus and to buy time for the health system to increase preparedness measures, including general stay-at-home orders in high-risk areas (Lagos, Ogun, Kano and Federal Capital Territory), school closures, bans on religious and social gatherings, curfews and restrictions on movement</w:t>
      </w:r>
      <w:r w:rsidR="00296025">
        <w:t xml:space="preserve"> (Figure 8)</w:t>
      </w:r>
      <w:r w:rsidR="008E5BEE">
        <w:t xml:space="preserve"> </w:t>
      </w:r>
      <w:r w:rsidR="008E5BEE">
        <w:fldChar w:fldCharType="begin"/>
      </w:r>
      <w:r w:rsidR="008E5BEE">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8E5BEE">
        <w:fldChar w:fldCharType="separate"/>
      </w:r>
      <w:r w:rsidR="008E5BEE">
        <w:rPr>
          <w:noProof/>
        </w:rPr>
        <w:t>[33]</w:t>
      </w:r>
      <w:r w:rsidR="008E5BEE">
        <w:fldChar w:fldCharType="end"/>
      </w:r>
      <w:r>
        <w:t>. During this period, treatment centers were expanded from one center in Lagos with just 35 beds to 121 treatment centers nationwide with 6,550 beds by May 30, 2020. The number of laboratories equipped for COVID-19 testing increased from 3 to 28. A total of 13,000 healthcare workers were trained on IPC, and personal protective equipment was deployed across the country</w:t>
      </w:r>
      <w:r w:rsidR="008E5BEE">
        <w:t xml:space="preserve"> </w:t>
      </w:r>
      <w:r w:rsidR="0076081F">
        <w:fldChar w:fldCharType="begin"/>
      </w:r>
      <w:r w:rsidR="0076081F">
        <w:instrText xml:space="preserve"> ADDIN EN.CITE &lt;EndNote&gt;&lt;Cite&gt;&lt;Author&gt;Dan-Nwafor&lt;/Author&gt;&lt;Year&gt;2020&lt;/Year&gt;&lt;RecNum&gt;60&lt;/RecNum&gt;&lt;DisplayText&gt;[33]&lt;/DisplayText&gt;&lt;record&gt;&lt;rec-number&gt;60&lt;/rec-number&gt;&lt;foreign-keys&gt;&lt;key app="EN" db-id="5afra2929aw9efewdwv5axsfdzda9zxetv5a" timestamp="1624820885"&gt;60&lt;/key&gt;&lt;/foreign-keys&gt;&lt;ref-type name="Journal Article"&gt;17&lt;/ref-type&gt;&lt;contributors&gt;&lt;authors&gt;&lt;author&gt;Dan-Nwafor, Chioma&lt;/author&gt;&lt;author&gt;Ochu, Chinwe Lucia&lt;/author&gt;&lt;author&gt;Elimian, Kelly&lt;/author&gt;&lt;author&gt;Oladejo, John&lt;/author&gt;&lt;author&gt;Ilori, Elsie&lt;/author&gt;&lt;author&gt;Umeokonkwo, Chukwuma&lt;/author&gt;&lt;author&gt;Steinhardt, Laura&lt;/author&gt;&lt;author&gt;Igumbor, Ehimario&lt;/author&gt;&lt;author&gt;Wagai, John&lt;/author&gt;&lt;author&gt;Okwor, Tochi&lt;/author&gt;&lt;/authors&gt;&lt;/contributors&gt;&lt;titles&gt;&lt;title&gt;Nigeria’s public health response to the COVID-19 pandemic: January to May 2020&lt;/title&gt;&lt;secondary-title&gt;Journal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76081F">
        <w:fldChar w:fldCharType="separate"/>
      </w:r>
      <w:r w:rsidR="0076081F">
        <w:rPr>
          <w:noProof/>
        </w:rPr>
        <w:t>[33]</w:t>
      </w:r>
      <w:r w:rsidR="0076081F">
        <w:fldChar w:fldCharType="end"/>
      </w:r>
      <w:r>
        <w:t xml:space="preserve">. The strict lockdowns that were put into place across the country helped buy time to increase the capacity of the existing health system to better manage the outbreak. The fast expansion of control strategies undoubtedly benefited from the existing health infrastructure, including the </w:t>
      </w:r>
      <w:r w:rsidRPr="008215DF">
        <w:t>Integrated Disease Surveillance and Response framework (IDSR)</w:t>
      </w:r>
      <w:r>
        <w:t xml:space="preserve">, molecular diagnostics laboratory networks for specific disease programs, and existing international aids and support. </w:t>
      </w:r>
    </w:p>
    <w:p w14:paraId="3C292C0B" w14:textId="77777777" w:rsidR="00D1203D" w:rsidRDefault="00D1203D" w:rsidP="00D1203D">
      <w:pPr>
        <w:jc w:val="both"/>
      </w:pPr>
    </w:p>
    <w:p w14:paraId="1ED4C198" w14:textId="650184A4" w:rsidR="00296025" w:rsidRDefault="00DE65E1" w:rsidP="00296025">
      <w:pPr>
        <w:pBdr>
          <w:top w:val="nil"/>
          <w:left w:val="nil"/>
          <w:bottom w:val="nil"/>
          <w:right w:val="nil"/>
          <w:between w:val="nil"/>
        </w:pBdr>
        <w:rPr>
          <w:i/>
        </w:rPr>
      </w:pPr>
      <w:ins w:id="154" w:author="Sooyoung Kim" w:date="2021-06-28T14:39:00Z">
        <w:r>
          <w:rPr>
            <w:i/>
            <w:noProof/>
          </w:rPr>
          <w:lastRenderedPageBreak/>
          <w:drawing>
            <wp:inline distT="0" distB="0" distL="0" distR="0" wp14:anchorId="064A7880" wp14:editId="14A5E194">
              <wp:extent cx="5731510" cy="3183890"/>
              <wp:effectExtent l="0" t="0" r="0" b="381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ins>
      <w:del w:id="155" w:author="Sooyoung Kim" w:date="2021-06-28T10:58:00Z">
        <w:r w:rsidR="00296025" w:rsidDel="00B268F9">
          <w:rPr>
            <w:i/>
            <w:noProof/>
          </w:rPr>
          <w:drawing>
            <wp:inline distT="114300" distB="114300" distL="114300" distR="114300" wp14:anchorId="04A07775" wp14:editId="7CF390B5">
              <wp:extent cx="5730875" cy="2834640"/>
              <wp:effectExtent l="0" t="0" r="0" b="0"/>
              <wp:docPr id="9" name="image1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1.png" descr="Chart, line chart&#10;&#10;Description automatically generated"/>
                      <pic:cNvPicPr preferRelativeResize="0"/>
                    </pic:nvPicPr>
                    <pic:blipFill rotWithShape="1">
                      <a:blip r:embed="rId22"/>
                      <a:srcRect t="5419"/>
                      <a:stretch/>
                    </pic:blipFill>
                    <pic:spPr bwMode="auto">
                      <a:xfrm>
                        <a:off x="0" y="0"/>
                        <a:ext cx="5730875" cy="2834640"/>
                      </a:xfrm>
                      <a:prstGeom prst="rect">
                        <a:avLst/>
                      </a:prstGeom>
                      <a:ln>
                        <a:noFill/>
                      </a:ln>
                      <a:extLst>
                        <a:ext uri="{53640926-AAD7-44D8-BBD7-CCE9431645EC}">
                          <a14:shadowObscured xmlns:a14="http://schemas.microsoft.com/office/drawing/2010/main"/>
                        </a:ext>
                      </a:extLst>
                    </pic:spPr>
                  </pic:pic>
                </a:graphicData>
              </a:graphic>
            </wp:inline>
          </w:drawing>
        </w:r>
      </w:del>
    </w:p>
    <w:p w14:paraId="6313AB53" w14:textId="77777777" w:rsidR="00296025" w:rsidRDefault="00296025" w:rsidP="00296025">
      <w:pPr>
        <w:pBdr>
          <w:top w:val="nil"/>
          <w:left w:val="nil"/>
          <w:bottom w:val="nil"/>
          <w:right w:val="nil"/>
          <w:between w:val="nil"/>
        </w:pBdr>
        <w:jc w:val="center"/>
      </w:pPr>
      <w:r>
        <w:t xml:space="preserve">Figure 8. </w:t>
      </w:r>
      <w:r w:rsidRPr="00740385">
        <w:t xml:space="preserve">The </w:t>
      </w:r>
      <w:r w:rsidRPr="00740385">
        <w:rPr>
          <w:rFonts w:eastAsia="Times New Roman"/>
          <w:color w:val="000000"/>
          <w:shd w:val="clear" w:color="auto" w:fill="FFFFFF"/>
        </w:rPr>
        <w:t xml:space="preserve">Oxford COVID-19 Government Response Tracker’s Stringy Index </w:t>
      </w:r>
      <w:r>
        <w:rPr>
          <w:rFonts w:eastAsia="Times New Roman"/>
          <w:color w:val="000000"/>
          <w:shd w:val="clear" w:color="auto" w:fill="FFFFFF"/>
        </w:rPr>
        <w:t xml:space="preserve">for Nigeria </w:t>
      </w:r>
      <w:r w:rsidRPr="00740385">
        <w:rPr>
          <w:rFonts w:eastAsia="Times New Roman"/>
          <w:color w:val="000000"/>
          <w:shd w:val="clear" w:color="auto" w:fill="FFFFFF"/>
        </w:rPr>
        <w:t>with </w:t>
      </w:r>
      <w:r w:rsidRPr="00740385">
        <w:t>average trendline</w:t>
      </w:r>
      <w:r>
        <w:t xml:space="preserve"> from January 2020 to present </w:t>
      </w:r>
      <w:r w:rsidRPr="00740385">
        <w:t>(Figure and Analysis by Authors)</w:t>
      </w:r>
    </w:p>
    <w:p w14:paraId="3DD49539" w14:textId="77777777" w:rsidR="00296025" w:rsidRDefault="00296025" w:rsidP="00D1203D">
      <w:pPr>
        <w:jc w:val="both"/>
      </w:pPr>
    </w:p>
    <w:p w14:paraId="128B6390" w14:textId="551E1BA0" w:rsidR="00D1203D" w:rsidRDefault="00D1203D" w:rsidP="00D1203D">
      <w:pPr>
        <w:jc w:val="both"/>
      </w:pPr>
      <w:r>
        <w:t>The early and rapid response by the Nigerian government has been critical in managing the pandemic; however, simultaneous implementation and scale-up of social protective measures also contributed to its success in part. As noted previously, over 40 per</w:t>
      </w:r>
      <w:r w:rsidR="00296025">
        <w:t xml:space="preserve"> </w:t>
      </w:r>
      <w:r>
        <w:t>cent of the population of Nigeria live in extreme poverty. The sweeping travel restrictions enacted as part of the COVID-19 response had significant consequences for the 90 per cent of Nigerians that work in the informal sector. The World Bank recently predicted that an additional 5 million people will be forced into poverty either as a direct or indirect result of COVID-19, pointing to the need for urgent social protection strategies</w:t>
      </w:r>
      <w:r w:rsidR="0076081F">
        <w:t xml:space="preserve"> </w:t>
      </w:r>
      <w:r w:rsidR="0076081F">
        <w:fldChar w:fldCharType="begin"/>
      </w:r>
      <w:r w:rsidR="0076081F">
        <w:instrText xml:space="preserve"> ADDIN EN.CITE &lt;EndNote&gt;&lt;Cite&gt;&lt;Author&gt;Bank&lt;/Author&gt;&lt;Year&gt;2020&lt;/Year&gt;&lt;RecNum&gt;65&lt;/RecNum&gt;&lt;DisplayText&gt;[38]&lt;/DisplayText&gt;&lt;record&gt;&lt;rec-number&gt;65&lt;/rec-number&gt;&lt;foreign-keys&gt;&lt;key app="EN" db-id="5afra2929aw9efewdwv5axsfdzda9zxetv5a" timestamp="1624821342"&gt;65&lt;/key&gt;&lt;/foreign-keys&gt;&lt;ref-type name="Book Section"&gt;5&lt;/ref-type&gt;&lt;contributors&gt;&lt;authors&gt;&lt;author&gt;World Bank&lt;/author&gt;&lt;/authors&gt;&lt;/contributors&gt;&lt;titles&gt;&lt;title&gt;Monitoring global poverty&lt;/title&gt;&lt;/titles&gt;&lt;dates&gt;&lt;year&gt;2020&lt;/year&gt;&lt;/dates&gt;&lt;urls&gt;&lt;/urls&gt;&lt;/record&gt;&lt;/Cite&gt;&lt;/EndNote&gt;</w:instrText>
      </w:r>
      <w:r w:rsidR="0076081F">
        <w:fldChar w:fldCharType="separate"/>
      </w:r>
      <w:r w:rsidR="0076081F">
        <w:rPr>
          <w:noProof/>
        </w:rPr>
        <w:t>[38]</w:t>
      </w:r>
      <w:r w:rsidR="0076081F">
        <w:fldChar w:fldCharType="end"/>
      </w:r>
      <w:r>
        <w:t>. While this is far from being a reality in Nigeria, the existing systems have been leveraged to provide support to the most vulnerable to economic shocks, including the development of a Rapid Response Register to supplement the existing National Social Register, which is limited to rural populations, to build a more comprehensive database of the urban poor</w:t>
      </w:r>
      <w:r w:rsidR="0076081F">
        <w:t xml:space="preserve"> </w:t>
      </w:r>
      <w:r w:rsidR="0076081F">
        <w:fldChar w:fldCharType="begin"/>
      </w:r>
      <w:r w:rsidR="0076081F">
        <w:instrText xml:space="preserve"> ADDIN EN.CITE &lt;EndNote&gt;&lt;Cite&gt;&lt;Author&gt;Bank&lt;/Author&gt;&lt;Year&gt;2020&lt;/Year&gt;&lt;RecNum&gt;65&lt;/RecNum&gt;&lt;DisplayText&gt;[38]&lt;/DisplayText&gt;&lt;record&gt;&lt;rec-number&gt;65&lt;/rec-number&gt;&lt;foreign-keys&gt;&lt;key app="EN" db-id="5afra2929aw9efewdwv5axsfdzda9zxetv5a" timestamp="1624821342"&gt;65&lt;/key&gt;&lt;/foreign-keys&gt;&lt;ref-type name="Book Section"&gt;5&lt;/ref-type&gt;&lt;contributors&gt;&lt;authors&gt;&lt;author&gt;World Bank&lt;/author&gt;&lt;/authors&gt;&lt;/contributors&gt;&lt;titles&gt;&lt;title&gt;Monitoring global poverty&lt;/title&gt;&lt;/titles&gt;&lt;dates&gt;&lt;year&gt;2020&lt;/year&gt;&lt;/dates&gt;&lt;urls&gt;&lt;/urls&gt;&lt;/record&gt;&lt;/Cite&gt;&lt;/EndNote&gt;</w:instrText>
      </w:r>
      <w:r w:rsidR="0076081F">
        <w:fldChar w:fldCharType="separate"/>
      </w:r>
      <w:r w:rsidR="0076081F">
        <w:rPr>
          <w:noProof/>
        </w:rPr>
        <w:t>[38]</w:t>
      </w:r>
      <w:r w:rsidR="0076081F">
        <w:fldChar w:fldCharType="end"/>
      </w:r>
      <w:r>
        <w:t>. Additionally, the government launched a food distribution program in particular states, which included the delivery of rations through the pre-existing school feeding program and a suspension of loan obligations for medium, small, and micro-enterprises that were funded by the government</w:t>
      </w:r>
      <w:r w:rsidR="0076081F">
        <w:t xml:space="preserve"> </w:t>
      </w:r>
      <w:r w:rsidR="0076081F">
        <w:fldChar w:fldCharType="begin"/>
      </w:r>
      <w:r w:rsidR="0076081F">
        <w:instrText xml:space="preserve"> ADDIN EN.CITE &lt;EndNote&gt;&lt;Cite&gt;&lt;Author&gt;Bank&lt;/Author&gt;&lt;Year&gt;2020&lt;/Year&gt;&lt;RecNum&gt;65&lt;/RecNum&gt;&lt;DisplayText&gt;[38]&lt;/DisplayText&gt;&lt;record&gt;&lt;rec-number&gt;65&lt;/rec-number&gt;&lt;foreign-keys&gt;&lt;key app="EN" db-id="5afra2929aw9efewdwv5axsfdzda9zxetv5a" timestamp="1624821342"&gt;65&lt;/key&gt;&lt;/foreign-keys&gt;&lt;ref-type name="Book Section"&gt;5&lt;/ref-type&gt;&lt;contributors&gt;&lt;authors&gt;&lt;author&gt;World Bank&lt;/author&gt;&lt;/authors&gt;&lt;/contributors&gt;&lt;titles&gt;&lt;title&gt;Monitoring global poverty&lt;/title&gt;&lt;/titles&gt;&lt;dates&gt;&lt;year&gt;2020&lt;/year&gt;&lt;/dates&gt;&lt;urls&gt;&lt;/urls&gt;&lt;/record&gt;&lt;/Cite&gt;&lt;/EndNote&gt;</w:instrText>
      </w:r>
      <w:r w:rsidR="0076081F">
        <w:fldChar w:fldCharType="separate"/>
      </w:r>
      <w:r w:rsidR="0076081F">
        <w:rPr>
          <w:noProof/>
        </w:rPr>
        <w:t>[38]</w:t>
      </w:r>
      <w:r w:rsidR="0076081F">
        <w:fldChar w:fldCharType="end"/>
      </w:r>
      <w:r>
        <w:t>. The overall lack of capacity, flexibility, and inclusivity within the existing social protection systems have restricted Nigeria’s ability to provide adequate support to a wider scope of people. However, throughout the COVID-19 pandemic, renewed attention to the importance of social protection as a cornerstone of a resilient society has been established, which may remain a priority even after the pandemic.</w:t>
      </w:r>
    </w:p>
    <w:p w14:paraId="08773C52" w14:textId="77777777" w:rsidR="00D1203D" w:rsidRDefault="00D1203D" w:rsidP="00D1203D">
      <w:pPr>
        <w:jc w:val="both"/>
      </w:pPr>
    </w:p>
    <w:p w14:paraId="6151C152" w14:textId="77777777" w:rsidR="00D1203D" w:rsidRDefault="00D1203D" w:rsidP="00D1203D">
      <w:pPr>
        <w:rPr>
          <w:i/>
          <w:iCs/>
        </w:rPr>
      </w:pPr>
      <w:r>
        <w:rPr>
          <w:i/>
          <w:iCs/>
        </w:rPr>
        <w:t xml:space="preserve">Conclusion </w:t>
      </w:r>
    </w:p>
    <w:p w14:paraId="18725516" w14:textId="77777777" w:rsidR="00D1203D" w:rsidRDefault="00D1203D" w:rsidP="00D1203D">
      <w:pPr>
        <w:jc w:val="both"/>
      </w:pPr>
      <w:r>
        <w:t xml:space="preserve">Despite being a resource-constrained country with a particularly vulnerable health system, Nigeria managed to handle the COVID-19 pandemic relatively well. Leveraging the country’s established competencies and infrastructure from previous outbreaks, Nigeria averted a potentially catastrophic outbreak by taking swift and coordinated action to slow the spread of COVID-19, including restricting travel and mobility and rapidly remobilizing the capacity of </w:t>
      </w:r>
      <w:r>
        <w:lastRenderedPageBreak/>
        <w:t xml:space="preserve">the existing public health system. This country experience demonstrates the important role of prioritization under resource constraints, which serves as an important example for other countries under similar situation. In addition to these strategies, the government of Nigeria was acutely aware of the economic impact of the pandemic on its already vulnerable population and built upon existing social protection systems to provide direct relief in the form of cash transfers, loan suspension, and food provisions. The implementation of these social protection measures may also help with the post-pandemic economic recovery. In the post-pandemic world, Nigeria’s renewed attention to social protection in addition with continued UHC progress will be important as the country recovers from COVID-19 and to ultimately build a more resilient society. </w:t>
      </w:r>
    </w:p>
    <w:p w14:paraId="7536EEDA" w14:textId="77777777" w:rsidR="00D1203D" w:rsidRDefault="00D1203D" w:rsidP="00D1203D">
      <w:pPr>
        <w:pBdr>
          <w:top w:val="nil"/>
          <w:left w:val="nil"/>
          <w:bottom w:val="nil"/>
          <w:right w:val="nil"/>
          <w:between w:val="nil"/>
        </w:pBdr>
        <w:rPr>
          <w:color w:val="000000"/>
        </w:rPr>
      </w:pPr>
    </w:p>
    <w:p w14:paraId="5776146F" w14:textId="77777777" w:rsidR="00D1203D" w:rsidRDefault="00D1203D" w:rsidP="00D1203D">
      <w:pPr>
        <w:pBdr>
          <w:top w:val="nil"/>
          <w:left w:val="nil"/>
          <w:bottom w:val="nil"/>
          <w:right w:val="nil"/>
          <w:between w:val="nil"/>
        </w:pBdr>
        <w:rPr>
          <w:i/>
        </w:rPr>
      </w:pPr>
      <w:r>
        <w:rPr>
          <w:i/>
          <w:color w:val="000000"/>
        </w:rPr>
        <w:t>Takeaways</w:t>
      </w:r>
    </w:p>
    <w:p w14:paraId="67FACE3F" w14:textId="77777777" w:rsidR="00D1203D" w:rsidRPr="00F767FB" w:rsidRDefault="00D1203D" w:rsidP="00D1203D">
      <w:pPr>
        <w:numPr>
          <w:ilvl w:val="0"/>
          <w:numId w:val="6"/>
        </w:numPr>
        <w:pBdr>
          <w:top w:val="nil"/>
          <w:left w:val="nil"/>
          <w:bottom w:val="nil"/>
          <w:right w:val="nil"/>
          <w:between w:val="nil"/>
        </w:pBdr>
        <w:jc w:val="both"/>
        <w:rPr>
          <w:color w:val="000000"/>
        </w:rPr>
      </w:pPr>
      <w:r w:rsidRPr="00D93134">
        <w:t>Nigeria, a lower middle-income country</w:t>
      </w:r>
      <w:r>
        <w:t xml:space="preserve"> lo</w:t>
      </w:r>
      <w:r w:rsidRPr="00D93134">
        <w:t>cated in West Africa</w:t>
      </w:r>
      <w:r>
        <w:t xml:space="preserve">, was one of 13 countries identified by the WHO as being high risk for a potentially catastrophic COVID-19 outbreak, given their weak primary care system and existing pockets of humanitarian crises, which in turn caused the severe disparity in access to and quality of care. </w:t>
      </w:r>
    </w:p>
    <w:p w14:paraId="1BC7449E" w14:textId="77777777" w:rsidR="00D1203D" w:rsidRDefault="00D1203D" w:rsidP="00D1203D">
      <w:pPr>
        <w:numPr>
          <w:ilvl w:val="0"/>
          <w:numId w:val="6"/>
        </w:numPr>
        <w:pBdr>
          <w:top w:val="nil"/>
          <w:left w:val="nil"/>
          <w:bottom w:val="nil"/>
          <w:right w:val="nil"/>
          <w:between w:val="nil"/>
        </w:pBdr>
        <w:jc w:val="both"/>
        <w:rPr>
          <w:color w:val="000000"/>
        </w:rPr>
      </w:pPr>
      <w:r w:rsidRPr="008F2941">
        <w:rPr>
          <w:color w:val="000000"/>
        </w:rPr>
        <w:t xml:space="preserve">However, Nigeria </w:t>
      </w:r>
      <w:r>
        <w:t xml:space="preserve">was relatively successful at controlling the virus due to their agile response in the early phase of the outbreak. </w:t>
      </w:r>
      <w:r w:rsidRPr="008F2941">
        <w:rPr>
          <w:color w:val="000000"/>
        </w:rPr>
        <w:t>Nigeria’s success is attributable to</w:t>
      </w:r>
      <w:r>
        <w:rPr>
          <w:color w:val="000000"/>
        </w:rPr>
        <w:t xml:space="preserve"> the following factors:</w:t>
      </w:r>
    </w:p>
    <w:p w14:paraId="0ADCB28B" w14:textId="77777777" w:rsidR="00D1203D" w:rsidRDefault="00D1203D" w:rsidP="00D1203D">
      <w:pPr>
        <w:numPr>
          <w:ilvl w:val="1"/>
          <w:numId w:val="6"/>
        </w:numPr>
        <w:pBdr>
          <w:top w:val="nil"/>
          <w:left w:val="nil"/>
          <w:bottom w:val="nil"/>
          <w:right w:val="nil"/>
          <w:between w:val="nil"/>
        </w:pBdr>
        <w:jc w:val="both"/>
        <w:rPr>
          <w:color w:val="000000"/>
        </w:rPr>
      </w:pPr>
      <w:r>
        <w:rPr>
          <w:color w:val="000000"/>
        </w:rPr>
        <w:t xml:space="preserve">Prioritization of strategies in the face of severe resource constraints, including leveraging existing national disease surveillance network and laboratory capacities established for other disease programs. </w:t>
      </w:r>
    </w:p>
    <w:p w14:paraId="4FBA405C" w14:textId="77777777" w:rsidR="00D1203D" w:rsidRDefault="00D1203D" w:rsidP="00D1203D">
      <w:pPr>
        <w:numPr>
          <w:ilvl w:val="1"/>
          <w:numId w:val="6"/>
        </w:numPr>
        <w:pBdr>
          <w:top w:val="nil"/>
          <w:left w:val="nil"/>
          <w:bottom w:val="nil"/>
          <w:right w:val="nil"/>
          <w:between w:val="nil"/>
        </w:pBdr>
        <w:jc w:val="both"/>
        <w:rPr>
          <w:color w:val="000000"/>
        </w:rPr>
      </w:pPr>
      <w:r>
        <w:rPr>
          <w:color w:val="000000"/>
        </w:rPr>
        <w:t>P</w:t>
      </w:r>
      <w:r w:rsidRPr="008F2941">
        <w:rPr>
          <w:color w:val="000000"/>
        </w:rPr>
        <w:t xml:space="preserve">rior experience with outbreaks, </w:t>
      </w:r>
      <w:r>
        <w:rPr>
          <w:color w:val="000000"/>
        </w:rPr>
        <w:t xml:space="preserve">which led to agile and proactive actions by the government, such as early establishment of the EOC. </w:t>
      </w:r>
    </w:p>
    <w:p w14:paraId="3743D64D" w14:textId="77777777" w:rsidR="00D1203D" w:rsidRDefault="00D1203D" w:rsidP="00D1203D">
      <w:pPr>
        <w:numPr>
          <w:ilvl w:val="1"/>
          <w:numId w:val="6"/>
        </w:numPr>
        <w:pBdr>
          <w:top w:val="nil"/>
          <w:left w:val="nil"/>
          <w:bottom w:val="nil"/>
          <w:right w:val="nil"/>
          <w:between w:val="nil"/>
        </w:pBdr>
        <w:jc w:val="both"/>
        <w:rPr>
          <w:color w:val="000000"/>
        </w:rPr>
      </w:pPr>
      <w:r>
        <w:rPr>
          <w:color w:val="000000"/>
        </w:rPr>
        <w:t xml:space="preserve">Transparent and timely communication on the COVID-19 situation and active engagement on risk communication. </w:t>
      </w:r>
    </w:p>
    <w:p w14:paraId="40810963" w14:textId="77777777" w:rsidR="00D1203D" w:rsidRPr="008F2941" w:rsidRDefault="00D1203D" w:rsidP="00D1203D">
      <w:pPr>
        <w:numPr>
          <w:ilvl w:val="1"/>
          <w:numId w:val="6"/>
        </w:numPr>
        <w:pBdr>
          <w:top w:val="nil"/>
          <w:left w:val="nil"/>
          <w:bottom w:val="nil"/>
          <w:right w:val="nil"/>
          <w:between w:val="nil"/>
        </w:pBdr>
        <w:jc w:val="both"/>
        <w:rPr>
          <w:color w:val="000000"/>
        </w:rPr>
      </w:pPr>
      <w:r>
        <w:rPr>
          <w:color w:val="000000"/>
        </w:rPr>
        <w:t>I</w:t>
      </w:r>
      <w:r w:rsidRPr="008F2941">
        <w:rPr>
          <w:color w:val="000000"/>
        </w:rPr>
        <w:t xml:space="preserve">mplementation of social protection strategies. </w:t>
      </w:r>
    </w:p>
    <w:p w14:paraId="3151E465" w14:textId="77777777" w:rsidR="00D1203D" w:rsidRDefault="00D1203D" w:rsidP="00D1203D">
      <w:pPr>
        <w:numPr>
          <w:ilvl w:val="0"/>
          <w:numId w:val="6"/>
        </w:numPr>
        <w:pBdr>
          <w:top w:val="nil"/>
          <w:left w:val="nil"/>
          <w:bottom w:val="nil"/>
          <w:right w:val="nil"/>
          <w:between w:val="nil"/>
        </w:pBdr>
        <w:jc w:val="both"/>
        <w:rPr>
          <w:color w:val="000000"/>
        </w:rPr>
      </w:pPr>
      <w:r>
        <w:rPr>
          <w:color w:val="000000"/>
        </w:rPr>
        <w:t xml:space="preserve">While Nigeria’s progress towards UHC may </w:t>
      </w:r>
      <w:r>
        <w:t>not h</w:t>
      </w:r>
      <w:r>
        <w:rPr>
          <w:color w:val="000000"/>
        </w:rPr>
        <w:t>ave pla</w:t>
      </w:r>
      <w:r>
        <w:t>yed a major role</w:t>
      </w:r>
      <w:r>
        <w:rPr>
          <w:color w:val="000000"/>
        </w:rPr>
        <w:t xml:space="preserve"> in the country’s successful COVID response, its UHC capacity, alongside continued commitment to social protection, may enable the country’s successful economic and social recovery from COVID-19. </w:t>
      </w:r>
    </w:p>
    <w:p w14:paraId="7219037E" w14:textId="77777777" w:rsidR="00BF4000" w:rsidRDefault="00BF4000">
      <w:pPr>
        <w:tabs>
          <w:tab w:val="left" w:pos="2970"/>
        </w:tabs>
      </w:pPr>
    </w:p>
    <w:p w14:paraId="44A7F78D" w14:textId="77777777" w:rsidR="00BF4000" w:rsidRDefault="00BF4000">
      <w:pPr>
        <w:tabs>
          <w:tab w:val="left" w:pos="2970"/>
        </w:tabs>
      </w:pPr>
    </w:p>
    <w:p w14:paraId="29FC43D7" w14:textId="318FCAB7" w:rsidR="00580ABD" w:rsidRDefault="00580ABD" w:rsidP="003017DD">
      <w:pPr>
        <w:jc w:val="both"/>
        <w:rPr>
          <w:b/>
        </w:rPr>
      </w:pPr>
      <w:r>
        <w:rPr>
          <w:b/>
        </w:rPr>
        <w:t>Oman – Multisectoral Collaboration and Community Participation Under Robust Health System and Strong Preparedness Capacit</w:t>
      </w:r>
      <w:r w:rsidR="00C005E0">
        <w:rPr>
          <w:b/>
        </w:rPr>
        <w:t>y</w:t>
      </w:r>
      <w:r>
        <w:rPr>
          <w:b/>
        </w:rPr>
        <w:t xml:space="preserve"> to Slow the Spread of COVID-19</w:t>
      </w:r>
    </w:p>
    <w:p w14:paraId="4DC36B0B" w14:textId="77777777" w:rsidR="00580ABD" w:rsidRDefault="00580ABD" w:rsidP="00580ABD">
      <w:pPr>
        <w:rPr>
          <w:b/>
        </w:rPr>
      </w:pPr>
    </w:p>
    <w:p w14:paraId="5CEE59F7" w14:textId="77777777" w:rsidR="00580ABD" w:rsidRDefault="00580ABD" w:rsidP="00580ABD">
      <w:pPr>
        <w:rPr>
          <w:i/>
        </w:rPr>
      </w:pPr>
      <w:r>
        <w:rPr>
          <w:i/>
        </w:rPr>
        <w:t xml:space="preserve">Introduction </w:t>
      </w:r>
    </w:p>
    <w:p w14:paraId="36D60346" w14:textId="287D346F" w:rsidR="00164CEC" w:rsidRDefault="00580ABD" w:rsidP="00C41725">
      <w:pPr>
        <w:jc w:val="both"/>
      </w:pPr>
      <w:r>
        <w:t>Oman is a high-income country</w:t>
      </w:r>
      <w:r w:rsidR="00C21695">
        <w:t xml:space="preserve"> of 5.2 million people</w:t>
      </w:r>
      <w:r>
        <w:t xml:space="preserve"> located on the Southeastern corner of the Arabian Peninsula with </w:t>
      </w:r>
      <w:r w:rsidR="00C21695">
        <w:t xml:space="preserve">a </w:t>
      </w:r>
      <w:r>
        <w:t>stable political, economic, and social system</w:t>
      </w:r>
      <w:r w:rsidR="00164CEC">
        <w:t>s</w:t>
      </w:r>
      <w:r w:rsidR="00F700E5">
        <w:t xml:space="preserve"> </w:t>
      </w:r>
      <w:r w:rsidR="00F700E5">
        <w:fldChar w:fldCharType="begin"/>
      </w:r>
      <w:r w:rsidR="00F700E5">
        <w:instrText xml:space="preserve"> ADDIN EN.CITE &lt;EndNote&gt;&lt;Cite&gt;&lt;Author&gt;Organization&lt;/Author&gt;&lt;Year&gt;1999&lt;/Year&gt;&lt;RecNum&gt;59&lt;/RecNum&gt;&lt;DisplayText&gt;[32]&lt;/DisplayText&gt;&lt;record&gt;&lt;rec-number&gt;59&lt;/rec-number&gt;&lt;foreign-keys&gt;&lt;key app="EN" db-id="5afra2929aw9efewdwv5axsfdzda9zxetv5a" timestamp="1624820843"&gt;59&lt;/key&gt;&lt;/foreign-keys&gt;&lt;ref-type name="Journal Article"&gt;17&lt;/ref-type&gt;&lt;contributors&gt;&lt;authors&gt;&lt;author&gt;World Health Organization&lt;/author&gt;&lt;/authors&gt;&lt;/contributors&gt;&lt;titles&gt;&lt;title&gt;Global health observatory&lt;/title&gt;&lt;/titles&gt;&lt;dates&gt;&lt;year&gt;1999&lt;/year&gt;&lt;/dates&gt;&lt;urls&gt;&lt;/urls&gt;&lt;/record&gt;&lt;/Cite&gt;&lt;/EndNote&gt;</w:instrText>
      </w:r>
      <w:r w:rsidR="00F700E5">
        <w:fldChar w:fldCharType="separate"/>
      </w:r>
      <w:r w:rsidR="00F700E5">
        <w:rPr>
          <w:noProof/>
        </w:rPr>
        <w:t>[32]</w:t>
      </w:r>
      <w:r w:rsidR="00F700E5">
        <w:fldChar w:fldCharType="end"/>
      </w:r>
      <w:r>
        <w:t xml:space="preserve">. </w:t>
      </w:r>
      <w:r w:rsidR="00296025">
        <w:t xml:space="preserve">Although Oman has successfully controlled and eliminated major communicable diseases and achieved remarkable reductions in maternal and child mortality rates, the burden of noncommunicable diseases is on the rise due to the rapid demographic transition and risk factors including unhealthy diet, physical </w:t>
      </w:r>
      <w:proofErr w:type="gramStart"/>
      <w:r w:rsidR="00296025">
        <w:t>inactivity</w:t>
      </w:r>
      <w:proofErr w:type="gramEnd"/>
      <w:r w:rsidR="00296025">
        <w:t xml:space="preserve"> and tobacco use (Figure 9). </w:t>
      </w:r>
      <w:r w:rsidR="00164CEC">
        <w:rPr>
          <w:color w:val="000000"/>
        </w:rPr>
        <w:t>Oman’s GDP per capita in 2019 was roughly US$15,300, which is lower than the regional countries of the United Arab Emirates and Bahrain</w:t>
      </w:r>
      <w:r w:rsidR="00296025">
        <w:rPr>
          <w:color w:val="000000"/>
        </w:rPr>
        <w:t xml:space="preserve"> but doubled over the past decade</w:t>
      </w:r>
      <w:r w:rsidR="00164CEC">
        <w:rPr>
          <w:color w:val="000000"/>
        </w:rPr>
        <w:t xml:space="preserve"> </w:t>
      </w:r>
      <w:r w:rsidR="00F700E5">
        <w:rPr>
          <w:color w:val="000000"/>
        </w:rPr>
        <w:fldChar w:fldCharType="begin"/>
      </w:r>
      <w:r w:rsidR="00F700E5">
        <w:rPr>
          <w:color w:val="000000"/>
        </w:rPr>
        <w:instrText xml:space="preserve"> ADDIN EN.CITE &lt;EndNote&gt;&lt;Cite&gt;&lt;Year&gt;2019&lt;/Year&gt;&lt;RecNum&gt;36&lt;/RecNum&gt;&lt;DisplayText&gt;[9]&lt;/DisplayText&gt;&lt;record&gt;&lt;rec-number&gt;36&lt;/rec-number&gt;&lt;foreign-keys&gt;&lt;key app="EN" db-id="5afra2929aw9efewdwv5axsfdzda9zxetv5a" timestamp="1624817232"&gt;36&lt;/key&gt;&lt;/foreign-keys&gt;&lt;ref-type name="Dataset"&gt;59&lt;/ref-type&gt;&lt;contributors&gt;&lt;secondary-authors&gt;&lt;author&gt;World Bank&lt;/author&gt;&lt;/secondary-authors&gt;&lt;/contributors&gt;&lt;titles&gt;&lt;title&gt;GDP per Capita&lt;/title&gt;&lt;secondary-title&gt;World Bank Indicators&lt;/secondary-title&gt;&lt;/titles&gt;&lt;section&gt;2019&lt;/section&gt;&lt;dates&gt;&lt;year&gt;2019&lt;/year&gt;&lt;/dates&gt;&lt;pub-location&gt;Washington, DC&lt;/pub-location&gt;&lt;urls&gt;&lt;/urls&gt;&lt;/record&gt;&lt;/Cite&gt;&lt;/EndNote&gt;</w:instrText>
      </w:r>
      <w:r w:rsidR="00F700E5">
        <w:rPr>
          <w:color w:val="000000"/>
        </w:rPr>
        <w:fldChar w:fldCharType="separate"/>
      </w:r>
      <w:r w:rsidR="00F700E5">
        <w:rPr>
          <w:noProof/>
          <w:color w:val="000000"/>
        </w:rPr>
        <w:t>[9]</w:t>
      </w:r>
      <w:r w:rsidR="00F700E5">
        <w:rPr>
          <w:color w:val="000000"/>
        </w:rPr>
        <w:fldChar w:fldCharType="end"/>
      </w:r>
      <w:r w:rsidR="00164CEC">
        <w:rPr>
          <w:color w:val="000000"/>
        </w:rPr>
        <w:t xml:space="preserve">. The country’s pandemic </w:t>
      </w:r>
      <w:r w:rsidR="00164CEC">
        <w:rPr>
          <w:color w:val="000000"/>
        </w:rPr>
        <w:lastRenderedPageBreak/>
        <w:t xml:space="preserve">preparedness index score was 43.1, which ranked 73/195 for countries in the world and </w:t>
      </w:r>
      <w:r w:rsidR="00296025">
        <w:rPr>
          <w:color w:val="000000"/>
        </w:rPr>
        <w:t xml:space="preserve">was </w:t>
      </w:r>
      <w:r w:rsidR="00164CEC">
        <w:rPr>
          <w:color w:val="000000"/>
        </w:rPr>
        <w:t>slightly lower than other countries in the Gulf</w:t>
      </w:r>
      <w:r w:rsidR="00F700E5">
        <w:rPr>
          <w:color w:val="000000"/>
        </w:rPr>
        <w:t xml:space="preserve"> </w:t>
      </w:r>
      <w:r w:rsidR="00F700E5">
        <w:rPr>
          <w:color w:val="000000"/>
        </w:rPr>
        <w:fldChar w:fldCharType="begin"/>
      </w:r>
      <w:r w:rsidR="00F700E5">
        <w:rPr>
          <w:color w:val="000000"/>
        </w:rPr>
        <w:instrText xml:space="preserve"> ADDIN EN.CITE &lt;EndNote&gt;&lt;Cite&gt;&lt;Author&gt;Cameron&lt;/Author&gt;&lt;Year&gt;2019&lt;/Year&gt;&lt;RecNum&gt;37&lt;/RecNum&gt;&lt;DisplayText&gt;[10]&lt;/DisplayText&gt;&lt;record&gt;&lt;rec-number&gt;37&lt;/rec-number&gt;&lt;foreign-keys&gt;&lt;key app="EN" db-id="5afra2929aw9efewdwv5axsfdzda9zxetv5a" timestamp="1624817489"&gt;37&lt;/key&gt;&lt;/foreign-keys&gt;&lt;ref-type name="Report"&gt;27&lt;/ref-type&gt;&lt;contributors&gt;&lt;authors&gt;&lt;author&gt;Elizabeth E. Cameron&lt;/author&gt;&lt;author&gt;Jennifer B. Nuzzo&lt;/author&gt;&lt;author&gt;Jessica A. Bell&lt;/author&gt;&lt;/authors&gt;&lt;/contributors&gt;&lt;titles&gt;&lt;title&gt;Global Health Security Index&lt;/title&gt;&lt;secondary-title&gt;GHS Index&lt;/secondary-title&gt;&lt;/titles&gt;&lt;dates&gt;&lt;year&gt;2019&lt;/year&gt;&lt;/dates&gt;&lt;publisher&gt;Johns Hopkins&amp;#xD;NTI&lt;/publisher&gt;&lt;urls&gt;&lt;/urls&gt;&lt;/record&gt;&lt;/Cite&gt;&lt;/EndNote&gt;</w:instrText>
      </w:r>
      <w:r w:rsidR="00F700E5">
        <w:rPr>
          <w:color w:val="000000"/>
        </w:rPr>
        <w:fldChar w:fldCharType="separate"/>
      </w:r>
      <w:r w:rsidR="00F700E5">
        <w:rPr>
          <w:noProof/>
          <w:color w:val="000000"/>
        </w:rPr>
        <w:t>[10]</w:t>
      </w:r>
      <w:r w:rsidR="00F700E5">
        <w:rPr>
          <w:color w:val="000000"/>
        </w:rPr>
        <w:fldChar w:fldCharType="end"/>
      </w:r>
      <w:r w:rsidR="00164CEC">
        <w:rPr>
          <w:color w:val="000000"/>
        </w:rPr>
        <w:t>.</w:t>
      </w:r>
    </w:p>
    <w:p w14:paraId="327398FE" w14:textId="77777777" w:rsidR="00164CEC" w:rsidRDefault="00164CEC" w:rsidP="00C41725">
      <w:pPr>
        <w:jc w:val="both"/>
      </w:pPr>
    </w:p>
    <w:p w14:paraId="3EFE31D2" w14:textId="6E676580" w:rsidR="00580ABD" w:rsidRDefault="00580ABD" w:rsidP="00C41725">
      <w:pPr>
        <w:jc w:val="both"/>
      </w:pPr>
      <w:r>
        <w:t xml:space="preserve">During the past decade, Oman has been lauded for its rapid </w:t>
      </w:r>
      <w:r w:rsidR="00BF4000">
        <w:t>advances</w:t>
      </w:r>
      <w:r w:rsidR="00C21695">
        <w:t xml:space="preserve"> it made</w:t>
      </w:r>
      <w:r w:rsidR="00BF4000">
        <w:t xml:space="preserve"> </w:t>
      </w:r>
      <w:r>
        <w:t xml:space="preserve">in </w:t>
      </w:r>
      <w:r w:rsidR="00BF4000">
        <w:t xml:space="preserve">the </w:t>
      </w:r>
      <w:r>
        <w:t>public health sector</w:t>
      </w:r>
      <w:r w:rsidR="00C21695">
        <w:t xml:space="preserve"> in</w:t>
      </w:r>
      <w:r>
        <w:t xml:space="preserve"> close collaboration with international agencies, </w:t>
      </w:r>
      <w:r w:rsidR="00C21695">
        <w:t>and for</w:t>
      </w:r>
      <w:r>
        <w:t xml:space="preserve"> </w:t>
      </w:r>
      <w:r w:rsidR="00C21695">
        <w:t xml:space="preserve">the </w:t>
      </w:r>
      <w:r>
        <w:t xml:space="preserve">strong commitment of the government </w:t>
      </w:r>
      <w:r w:rsidR="00C21695">
        <w:t xml:space="preserve">toward the </w:t>
      </w:r>
      <w:r>
        <w:t>national health priorities</w:t>
      </w:r>
      <w:r w:rsidR="00296025">
        <w:t xml:space="preserve"> </w:t>
      </w:r>
      <w:r w:rsidR="00DE65E1">
        <w:fldChar w:fldCharType="begin"/>
      </w:r>
      <w:r w:rsidR="00DE65E1">
        <w:instrText xml:space="preserve"> ADDIN EN.CITE &lt;EndNote&gt;&lt;Cite&gt;&lt;Author&gt;WHO&lt;/Author&gt;&lt;Year&gt;2017&lt;/Year&gt;&lt;RecNum&gt;129&lt;/RecNum&gt;&lt;DisplayText&gt;[51]&lt;/DisplayText&gt;&lt;record&gt;&lt;rec-number&gt;129&lt;/rec-number&gt;&lt;foreign-keys&gt;&lt;key app="EN" db-id="5afra2929aw9efewdwv5axsfdzda9zxetv5a" timestamp="1624905754"&gt;129&lt;/key&gt;&lt;/foreign-keys&gt;&lt;ref-type name="Report"&gt;27&lt;/ref-type&gt;&lt;contributors&gt;&lt;authors&gt;&lt;author&gt;WHO&lt;/author&gt;&lt;/authors&gt;&lt;/contributors&gt;&lt;titles&gt;&lt;title&gt;Country cooperation strategy for WHO and Oman 2018–2022&lt;/title&gt;&lt;/titles&gt;&lt;pages&gt;44&lt;/pages&gt;&lt;dates&gt;&lt;year&gt;2017&lt;/year&gt;&lt;/dates&gt;&lt;publisher&gt;WHO&lt;/publisher&gt;&lt;urls&gt;&lt;related-urls&gt;&lt;url&gt;https://apps.who.int/iris/rest/bitstreams/1093367/retrieve&lt;/url&gt;&lt;/related-urls&gt;&lt;/urls&gt;&lt;access-date&gt;June 28, 2021&lt;/access-date&gt;&lt;/record&gt;&lt;/Cite&gt;&lt;/EndNote&gt;</w:instrText>
      </w:r>
      <w:r w:rsidR="00DE65E1">
        <w:fldChar w:fldCharType="separate"/>
      </w:r>
      <w:r w:rsidR="00DE65E1">
        <w:rPr>
          <w:noProof/>
        </w:rPr>
        <w:t>[51]</w:t>
      </w:r>
      <w:r w:rsidR="00DE65E1">
        <w:fldChar w:fldCharType="end"/>
      </w:r>
      <w:del w:id="156" w:author="Sooyoung Kim" w:date="2021-06-28T14:42:00Z">
        <w:r w:rsidDel="00DE65E1">
          <w:delText>[</w:delText>
        </w:r>
        <w:commentRangeStart w:id="157"/>
        <w:r w:rsidDel="00DE65E1">
          <w:delText>ref</w:delText>
        </w:r>
        <w:commentRangeEnd w:id="157"/>
        <w:r w:rsidR="00296025" w:rsidDel="00DE65E1">
          <w:rPr>
            <w:rStyle w:val="CommentReference"/>
          </w:rPr>
          <w:commentReference w:id="157"/>
        </w:r>
        <w:r w:rsidDel="00DE65E1">
          <w:delText>]</w:delText>
        </w:r>
      </w:del>
      <w:r w:rsidR="00296025">
        <w:t>.</w:t>
      </w:r>
      <w:r>
        <w:t xml:space="preserve"> Oman faced several challenges to mitigating the impact of </w:t>
      </w:r>
      <w:r w:rsidR="00C21695">
        <w:t>COVID-19</w:t>
      </w:r>
      <w:r>
        <w:t>, such as densely populated urban areas, a large population of migrant workers living in crowded informal settlements</w:t>
      </w:r>
      <w:r w:rsidR="00C21695">
        <w:t>,</w:t>
      </w:r>
      <w:r>
        <w:t xml:space="preserve"> and the diversity of languages spoken, complicating the implementation of effective public health communication strategies challenging</w:t>
      </w:r>
      <w:r w:rsidR="00C21695">
        <w:t xml:space="preserve"> during the pandemic</w:t>
      </w:r>
      <w:r w:rsidR="00E742C3">
        <w:t xml:space="preserve"> </w:t>
      </w:r>
      <w:r w:rsidR="00E742C3">
        <w:fldChar w:fldCharType="begin"/>
      </w:r>
      <w:r w:rsidR="00DE65E1">
        <w:instrText xml:space="preserve"> ADDIN EN.CITE &lt;EndNote&gt;&lt;Cite&gt;&lt;Author&gt;Awaidy&lt;/Author&gt;&lt;Year&gt;2020&lt;/Year&gt;&lt;RecNum&gt;78&lt;/RecNum&gt;&lt;DisplayText&gt;[52]&lt;/DisplayText&gt;&lt;record&gt;&lt;rec-number&gt;78&lt;/rec-number&gt;&lt;foreign-keys&gt;&lt;key app="EN" db-id="5afra2929aw9efewdwv5axsfdzda9zxetv5a" timestamp="1624823114"&gt;78&lt;/key&gt;&lt;/foreign-keys&gt;&lt;ref-type name="Journal Article"&gt;17&lt;/ref-type&gt;&lt;contributors&gt;&lt;authors&gt;&lt;author&gt;Awaidy, Salah Al&lt;/author&gt;&lt;author&gt;Al Hashami, Hilal&lt;/author&gt;&lt;/authors&gt;&lt;/contributors&gt;&lt;titles&gt;&lt;title&gt;Zoonotic diseases in Oman: successes, challenges, and future directions&lt;/title&gt;&lt;secondary-title&gt;Vector-Borne and Zoonotic Diseases&lt;/secondary-title&gt;&lt;/titles&gt;&lt;periodical&gt;&lt;full-title&gt;Vector-Borne and Zoonotic Diseases&lt;/full-title&gt;&lt;/periodical&gt;&lt;pages&gt;1-9&lt;/pages&gt;&lt;volume&gt;20&lt;/volume&gt;&lt;number&gt;1&lt;/number&gt;&lt;dates&gt;&lt;year&gt;2020&lt;/year&gt;&lt;/dates&gt;&lt;isbn&gt;1530-3667&lt;/isbn&gt;&lt;urls&gt;&lt;/urls&gt;&lt;/record&gt;&lt;/Cite&gt;&lt;/EndNote&gt;</w:instrText>
      </w:r>
      <w:r w:rsidR="00E742C3">
        <w:fldChar w:fldCharType="separate"/>
      </w:r>
      <w:r w:rsidR="00DE65E1">
        <w:rPr>
          <w:noProof/>
        </w:rPr>
        <w:t>[52]</w:t>
      </w:r>
      <w:r w:rsidR="00E742C3">
        <w:fldChar w:fldCharType="end"/>
      </w:r>
      <w:r w:rsidR="00E742C3">
        <w:t>.</w:t>
      </w:r>
      <w:r>
        <w:t xml:space="preserve"> As of June 2, 2021, Oman </w:t>
      </w:r>
      <w:r w:rsidR="00C21695">
        <w:t xml:space="preserve">reported </w:t>
      </w:r>
      <w:r>
        <w:t>218,271 confirmed cases</w:t>
      </w:r>
      <w:r w:rsidR="00C21695">
        <w:t xml:space="preserve"> of COVID-19</w:t>
      </w:r>
      <w:r>
        <w:t>, which is approximately 4</w:t>
      </w:r>
      <w:r w:rsidR="00C21695">
        <w:t>,</w:t>
      </w:r>
      <w:r>
        <w:t>274 cases per 100,000 people</w:t>
      </w:r>
      <w:r w:rsidR="00E742C3">
        <w:t xml:space="preserve"> </w:t>
      </w:r>
      <w:r w:rsidR="00E742C3">
        <w:fldChar w:fldCharType="begin"/>
      </w:r>
      <w:r w:rsidR="00DE65E1">
        <w:instrText xml:space="preserve"> ADDIN EN.CITE &lt;EndNote&gt;&lt;Cite&gt;&lt;Author&gt;Organization&lt;/Author&gt;&lt;Year&gt;2021&lt;/Year&gt;&lt;RecNum&gt;79&lt;/RecNum&gt;&lt;DisplayText&gt;[53]&lt;/DisplayText&gt;&lt;record&gt;&lt;rec-number&gt;79&lt;/rec-number&gt;&lt;foreign-keys&gt;&lt;key app="EN" db-id="5afra2929aw9efewdwv5axsfdzda9zxetv5a" timestamp="1624823157"&gt;79&lt;/key&gt;&lt;/foreign-keys&gt;&lt;ref-type name="Journal Article"&gt;17&lt;/ref-type&gt;&lt;contributors&gt;&lt;authors&gt;&lt;author&gt;World Health Organization&lt;/author&gt;&lt;/authors&gt;&lt;/contributors&gt;&lt;titles&gt;&lt;title&gt;COVID-19 weekly epidemiological update, edition 43, 8 June 2021&lt;/title&gt;&lt;/titles&gt;&lt;dates&gt;&lt;year&gt;2021&lt;/year&gt;&lt;/dates&gt;&lt;urls&gt;&lt;/urls&gt;&lt;/record&gt;&lt;/Cite&gt;&lt;/EndNote&gt;</w:instrText>
      </w:r>
      <w:r w:rsidR="00E742C3">
        <w:fldChar w:fldCharType="separate"/>
      </w:r>
      <w:r w:rsidR="00DE65E1">
        <w:rPr>
          <w:noProof/>
        </w:rPr>
        <w:t>[53]</w:t>
      </w:r>
      <w:r w:rsidR="00E742C3">
        <w:fldChar w:fldCharType="end"/>
      </w:r>
      <w:r w:rsidR="00E742C3">
        <w:t>.</w:t>
      </w:r>
      <w:r>
        <w:t xml:space="preserve"> While these numbers are undoubtedly significant, Oman implemented </w:t>
      </w:r>
      <w:proofErr w:type="gramStart"/>
      <w:r w:rsidR="00C21695">
        <w:t>a number of</w:t>
      </w:r>
      <w:proofErr w:type="gramEnd"/>
      <w:r w:rsidR="00C21695">
        <w:t xml:space="preserve"> </w:t>
      </w:r>
      <w:r>
        <w:t xml:space="preserve">innovative strategies that likely slowed COVID-19 transmission </w:t>
      </w:r>
      <w:r w:rsidR="00C21695">
        <w:t xml:space="preserve">and </w:t>
      </w:r>
      <w:r>
        <w:t xml:space="preserve">are worth </w:t>
      </w:r>
      <w:r w:rsidR="00C21695">
        <w:t>noting</w:t>
      </w:r>
      <w:r>
        <w:t xml:space="preserve">. </w:t>
      </w:r>
    </w:p>
    <w:p w14:paraId="0AE88E0F" w14:textId="77777777" w:rsidR="00C41725" w:rsidRDefault="00C41725" w:rsidP="00C41725">
      <w:pPr>
        <w:jc w:val="both"/>
      </w:pPr>
    </w:p>
    <w:p w14:paraId="38CA1E01" w14:textId="77777777" w:rsidR="00580ABD" w:rsidRDefault="00580ABD" w:rsidP="00580ABD">
      <w:pPr>
        <w:spacing w:after="240"/>
        <w:jc w:val="center"/>
      </w:pPr>
      <w:r>
        <w:rPr>
          <w:noProof/>
        </w:rPr>
        <w:drawing>
          <wp:inline distT="0" distB="0" distL="0" distR="0" wp14:anchorId="402F54D2" wp14:editId="7C6F1F4E">
            <wp:extent cx="4352600" cy="3108960"/>
            <wp:effectExtent l="0" t="0" r="381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3" cstate="print">
                      <a:extLst>
                        <a:ext uri="{28A0092B-C50C-407E-A947-70E740481C1C}">
                          <a14:useLocalDpi xmlns:a14="http://schemas.microsoft.com/office/drawing/2010/main" val="0"/>
                        </a:ext>
                      </a:extLst>
                    </a:blip>
                    <a:srcRect t="2598"/>
                    <a:stretch/>
                  </pic:blipFill>
                  <pic:spPr bwMode="auto">
                    <a:xfrm>
                      <a:off x="0" y="0"/>
                      <a:ext cx="4352600" cy="3108960"/>
                    </a:xfrm>
                    <a:prstGeom prst="rect">
                      <a:avLst/>
                    </a:prstGeom>
                    <a:ln>
                      <a:noFill/>
                    </a:ln>
                    <a:extLst>
                      <a:ext uri="{53640926-AAD7-44D8-BBD7-CCE9431645EC}">
                        <a14:shadowObscured xmlns:a14="http://schemas.microsoft.com/office/drawing/2010/main"/>
                      </a:ext>
                    </a:extLst>
                  </pic:spPr>
                </pic:pic>
              </a:graphicData>
            </a:graphic>
          </wp:inline>
        </w:drawing>
      </w:r>
    </w:p>
    <w:p w14:paraId="3CEDE89A" w14:textId="027698CF" w:rsidR="00580ABD" w:rsidRDefault="00580ABD" w:rsidP="00580ABD">
      <w:pPr>
        <w:jc w:val="center"/>
      </w:pPr>
      <w:r>
        <w:t xml:space="preserve">Figure </w:t>
      </w:r>
      <w:r w:rsidR="00C41725">
        <w:t>9</w:t>
      </w:r>
      <w:r>
        <w:t xml:space="preserve">.  </w:t>
      </w:r>
      <w:r w:rsidR="00C005E0">
        <w:t xml:space="preserve">Trends in selected </w:t>
      </w:r>
      <w:del w:id="158" w:author="Sooyoung Kim" w:date="2021-06-28T14:38:00Z">
        <w:r w:rsidR="00C005E0" w:rsidDel="00DE65E1">
          <w:delText>SDG 3</w:delText>
        </w:r>
      </w:del>
      <w:ins w:id="159" w:author="Sooyoung Kim" w:date="2021-06-28T14:38:00Z">
        <w:r w:rsidR="00DE65E1">
          <w:t>SDG-3</w:t>
        </w:r>
      </w:ins>
      <w:r w:rsidR="00C005E0">
        <w:t xml:space="preserve"> indicators in Oman, 2009-2019</w:t>
      </w:r>
    </w:p>
    <w:p w14:paraId="728EEC48" w14:textId="77777777" w:rsidR="00AF692A" w:rsidRDefault="00AF692A" w:rsidP="003017DD"/>
    <w:p w14:paraId="265D17CC" w14:textId="77777777" w:rsidR="00C21695" w:rsidRDefault="00580ABD" w:rsidP="00C21695">
      <w:pPr>
        <w:jc w:val="both"/>
        <w:rPr>
          <w:i/>
        </w:rPr>
      </w:pPr>
      <w:r>
        <w:rPr>
          <w:i/>
        </w:rPr>
        <w:t>Overview of Health System and progress towards UHC</w:t>
      </w:r>
    </w:p>
    <w:p w14:paraId="5D2BEC34" w14:textId="4533A807" w:rsidR="00580ABD" w:rsidRDefault="00580ABD" w:rsidP="00580ABD">
      <w:pPr>
        <w:spacing w:after="240"/>
        <w:jc w:val="both"/>
      </w:pPr>
      <w:r>
        <w:t xml:space="preserve">Oman has a predominantly public </w:t>
      </w:r>
      <w:r w:rsidR="00C21695">
        <w:t xml:space="preserve">health </w:t>
      </w:r>
      <w:r>
        <w:t>system in which government-run facilities provide most of the health services for primary, secondary, and tertiary care</w:t>
      </w:r>
      <w:r w:rsidR="00E742C3">
        <w:t xml:space="preserve"> </w:t>
      </w:r>
      <w:r w:rsidR="00E742C3">
        <w:fldChar w:fldCharType="begin"/>
      </w:r>
      <w:r w:rsidR="00DE65E1">
        <w:instrText xml:space="preserve"> ADDIN EN.CITE &lt;EndNote&gt;&lt;Cite&gt;&lt;Author&gt;Organization&lt;/Author&gt;&lt;Year&gt;2017&lt;/Year&gt;&lt;RecNum&gt;80&lt;/RecNum&gt;&lt;DisplayText&gt;[54]&lt;/DisplayText&gt;&lt;record&gt;&lt;rec-number&gt;80&lt;/rec-number&gt;&lt;foreign-keys&gt;&lt;key app="EN" db-id="5afra2929aw9efewdwv5axsfdzda9zxetv5a" timestamp="1624823284"&gt;80&lt;/key&gt;&lt;/foreign-keys&gt;&lt;ref-type name="Report"&gt;27&lt;/ref-type&gt;&lt;contributors&gt;&lt;authors&gt;&lt;author&gt;World Health Organization&lt;/author&gt;&lt;/authors&gt;&lt;/contributors&gt;&lt;titles&gt;&lt;title&gt;Joint external evaluation of IHR core capacities of the Sultanate of Oman&lt;/title&gt;&lt;/titles&gt;&lt;dates&gt;&lt;year&gt;2017&lt;/year&gt;&lt;/dates&gt;&lt;publisher&gt;World Health Organization&lt;/publisher&gt;&lt;urls&gt;&lt;/urls&gt;&lt;/record&gt;&lt;/Cite&gt;&lt;/EndNote&gt;</w:instrText>
      </w:r>
      <w:r w:rsidR="00E742C3">
        <w:fldChar w:fldCharType="separate"/>
      </w:r>
      <w:r w:rsidR="00DE65E1">
        <w:rPr>
          <w:noProof/>
        </w:rPr>
        <w:t>[54]</w:t>
      </w:r>
      <w:r w:rsidR="00E742C3">
        <w:fldChar w:fldCharType="end"/>
      </w:r>
      <w:r w:rsidR="00E742C3">
        <w:t>.</w:t>
      </w:r>
      <w:r>
        <w:t xml:space="preserve"> Healthcare facilities that </w:t>
      </w:r>
      <w:r w:rsidR="00C21695">
        <w:t xml:space="preserve">are run by </w:t>
      </w:r>
      <w:r>
        <w:t xml:space="preserve">the </w:t>
      </w:r>
      <w:proofErr w:type="spellStart"/>
      <w:r>
        <w:t>MoH</w:t>
      </w:r>
      <w:proofErr w:type="spellEnd"/>
      <w:r>
        <w:t xml:space="preserve"> are classified into three levels, ranging from </w:t>
      </w:r>
      <w:r w:rsidR="00C21695">
        <w:t>g</w:t>
      </w:r>
      <w:r>
        <w:t>overnorate (</w:t>
      </w:r>
      <w:r w:rsidR="00C21695">
        <w:t>r</w:t>
      </w:r>
      <w:r>
        <w:t xml:space="preserve">egional) hospitals that focus on secondary and tertiary care to local </w:t>
      </w:r>
      <w:r w:rsidR="00C21695">
        <w:t>h</w:t>
      </w:r>
      <w:r>
        <w:t>ealth centers</w:t>
      </w:r>
      <w:r w:rsidR="00465FD8">
        <w:t xml:space="preserve"> that </w:t>
      </w:r>
      <w:r>
        <w:t xml:space="preserve">provide primary healthcare services. In addition to those </w:t>
      </w:r>
      <w:r w:rsidR="00C21695">
        <w:t xml:space="preserve">under the </w:t>
      </w:r>
      <w:r w:rsidR="00465FD8">
        <w:t>direction</w:t>
      </w:r>
      <w:r>
        <w:t xml:space="preserve"> </w:t>
      </w:r>
      <w:r w:rsidR="00C21695">
        <w:t xml:space="preserve">of </w:t>
      </w:r>
      <w:proofErr w:type="spellStart"/>
      <w:r>
        <w:t>MoH</w:t>
      </w:r>
      <w:proofErr w:type="spellEnd"/>
      <w:r>
        <w:t xml:space="preserve">, there are </w:t>
      </w:r>
      <w:r w:rsidR="00C21695">
        <w:t xml:space="preserve">also </w:t>
      </w:r>
      <w:r>
        <w:t>governmental hospitals operated by the Ministry of Defense, Royal Oman Police, Petroleum Development of Oman, and Sultan Qaboos University. Taken together, the government provides 83 per cent of hospitals, 93 per cent of hospital beds, 62 per cent of outpatient services, and 95 per cent of inpatient services</w:t>
      </w:r>
      <w:r w:rsidR="00DF79B1">
        <w:t xml:space="preserve"> </w:t>
      </w:r>
      <w:r w:rsidR="00DF79B1">
        <w:fldChar w:fldCharType="begin"/>
      </w:r>
      <w:r w:rsidR="00DE65E1">
        <w:instrText xml:space="preserve"> ADDIN EN.CITE &lt;EndNote&gt;&lt;Cite&gt;&lt;Author&gt;Al-Riyami&lt;/Author&gt;&lt;Year&gt;2012&lt;/Year&gt;&lt;RecNum&gt;81&lt;/RecNum&gt;&lt;DisplayText&gt;[55]&lt;/DisplayText&gt;&lt;record&gt;&lt;rec-number&gt;81&lt;/rec-number&gt;&lt;foreign-keys&gt;&lt;key app="EN" db-id="5afra2929aw9efewdwv5axsfdzda9zxetv5a" timestamp="1624823332"&gt;81&lt;/key&gt;&lt;/foreign-keys&gt;&lt;ref-type name="Journal Article"&gt;17&lt;/ref-type&gt;&lt;contributors&gt;&lt;authors&gt;&lt;author&gt;Al-Riyami, Asya&lt;/author&gt;&lt;/authors&gt;&lt;/contributors&gt;&lt;titles&gt;&lt;title&gt;Health vision 2050 Oman: a committed step towards reforms&lt;/title&gt;&lt;secondary-title&gt;Oman medical journal&lt;/secondary-title&gt;&lt;/titles&gt;&lt;periodical&gt;&lt;full-title&gt;Oman medical journal&lt;/full-title&gt;&lt;/periodical&gt;&lt;pages&gt;190&lt;/pages&gt;&lt;volume&gt;27&lt;/volume&gt;&lt;number&gt;3&lt;/number&gt;&lt;dates&gt;&lt;year&gt;2012&lt;/year&gt;&lt;/dates&gt;&lt;urls&gt;&lt;/urls&gt;&lt;/record&gt;&lt;/Cite&gt;&lt;/EndNote&gt;</w:instrText>
      </w:r>
      <w:r w:rsidR="00DF79B1">
        <w:fldChar w:fldCharType="separate"/>
      </w:r>
      <w:r w:rsidR="00DE65E1">
        <w:rPr>
          <w:noProof/>
        </w:rPr>
        <w:t>[55]</w:t>
      </w:r>
      <w:r w:rsidR="00DF79B1">
        <w:fldChar w:fldCharType="end"/>
      </w:r>
      <w:r>
        <w:t xml:space="preserve">. The </w:t>
      </w:r>
      <w:proofErr w:type="spellStart"/>
      <w:r>
        <w:t>MoH</w:t>
      </w:r>
      <w:proofErr w:type="spellEnd"/>
      <w:r>
        <w:t xml:space="preserve"> provides free universal health care to all Omani nationals and for expatriates that work for the government, employer-provided insurance covers expatriates that work for the private sector</w:t>
      </w:r>
      <w:r w:rsidR="00DF79B1">
        <w:t xml:space="preserve"> </w:t>
      </w:r>
      <w:r w:rsidR="00DF79B1">
        <w:fldChar w:fldCharType="begin"/>
      </w:r>
      <w:r w:rsidR="00DE65E1">
        <w:instrText xml:space="preserve"> ADDIN EN.CITE &lt;EndNote&gt;&lt;Cite&gt;&lt;Author&gt;Halim&lt;/Author&gt;&lt;Year&gt;2021&lt;/Year&gt;&lt;RecNum&gt;82&lt;/RecNum&gt;&lt;DisplayText&gt;[56]&lt;/DisplayText&gt;&lt;record&gt;&lt;rec-number&gt;82&lt;/rec-number&gt;&lt;foreign-keys&gt;&lt;key app="EN" db-id="5afra2929aw9efewdwv5axsfdzda9zxetv5a" timestamp="1624823450"&gt;82&lt;/key&gt;&lt;/foreign-keys&gt;&lt;ref-type name="Report"&gt;27&lt;/ref-type&gt;&lt;contributors&gt;&lt;authors&gt;&lt;author&gt;Leila Ben Halim&lt;/author&gt;&lt;author&gt;Fatma Alajmi&lt;/author&gt;&lt;author&gt;Said Al Lamki&lt;/author&gt;&lt;/authors&gt;&lt;/contributors&gt;&lt;titles&gt;&lt;title&gt;Ensuring universal access to primary health care in Oman&lt;/title&gt;&lt;/titles&gt;&lt;dates&gt;&lt;year&gt;2021&lt;/year&gt;&lt;/dates&gt;&lt;publisher&gt;PHCPI&lt;/publisher&gt;&lt;urls&gt;&lt;/urls&gt;&lt;/record&gt;&lt;/Cite&gt;&lt;/EndNote&gt;</w:instrText>
      </w:r>
      <w:r w:rsidR="00DF79B1">
        <w:fldChar w:fldCharType="separate"/>
      </w:r>
      <w:r w:rsidR="00DE65E1">
        <w:rPr>
          <w:noProof/>
        </w:rPr>
        <w:t>[56]</w:t>
      </w:r>
      <w:r w:rsidR="00DF79B1">
        <w:fldChar w:fldCharType="end"/>
      </w:r>
      <w:r>
        <w:t>. Overall, while fees for doctor’s visits have recently been established, people pay very little, if any, out</w:t>
      </w:r>
      <w:r w:rsidR="00465FD8">
        <w:t>-</w:t>
      </w:r>
      <w:r>
        <w:t>of</w:t>
      </w:r>
      <w:r w:rsidR="00465FD8">
        <w:t>-</w:t>
      </w:r>
      <w:r>
        <w:t xml:space="preserve">pocket, </w:t>
      </w:r>
      <w:r>
        <w:lastRenderedPageBreak/>
        <w:t xml:space="preserve">and the </w:t>
      </w:r>
      <w:proofErr w:type="spellStart"/>
      <w:r>
        <w:t>MoH</w:t>
      </w:r>
      <w:proofErr w:type="spellEnd"/>
      <w:r>
        <w:t xml:space="preserve"> covers over 80 percent of health</w:t>
      </w:r>
      <w:r w:rsidR="00465FD8">
        <w:t>care</w:t>
      </w:r>
      <w:r>
        <w:t xml:space="preserve"> costs</w:t>
      </w:r>
      <w:r w:rsidR="00DF79B1">
        <w:t xml:space="preserve"> </w:t>
      </w:r>
      <w:r w:rsidR="00DF79B1">
        <w:fldChar w:fldCharType="begin"/>
      </w:r>
      <w:r w:rsidR="00DE65E1">
        <w:instrText xml:space="preserve"> ADDIN EN.CITE &lt;EndNote&gt;&lt;Cite&gt;&lt;Author&gt;Organization&lt;/Author&gt;&lt;Year&gt;2017&lt;/Year&gt;&lt;RecNum&gt;80&lt;/RecNum&gt;&lt;DisplayText&gt;[54]&lt;/DisplayText&gt;&lt;record&gt;&lt;rec-number&gt;80&lt;/rec-number&gt;&lt;foreign-keys&gt;&lt;key app="EN" db-id="5afra2929aw9efewdwv5axsfdzda9zxetv5a" timestamp="1624823284"&gt;80&lt;/key&gt;&lt;/foreign-keys&gt;&lt;ref-type name="Report"&gt;27&lt;/ref-type&gt;&lt;contributors&gt;&lt;authors&gt;&lt;author&gt;World Health Organization&lt;/author&gt;&lt;/authors&gt;&lt;/contributors&gt;&lt;titles&gt;&lt;title&gt;Joint external evaluation of IHR core capacities of the Sultanate of Oman&lt;/title&gt;&lt;/titles&gt;&lt;dates&gt;&lt;year&gt;2017&lt;/year&gt;&lt;/dates&gt;&lt;publisher&gt;World Health Organization&lt;/publisher&gt;&lt;urls&gt;&lt;/urls&gt;&lt;/record&gt;&lt;/Cite&gt;&lt;/EndNote&gt;</w:instrText>
      </w:r>
      <w:r w:rsidR="00DF79B1">
        <w:fldChar w:fldCharType="separate"/>
      </w:r>
      <w:r w:rsidR="00DE65E1">
        <w:rPr>
          <w:noProof/>
        </w:rPr>
        <w:t>[54]</w:t>
      </w:r>
      <w:r w:rsidR="00DF79B1">
        <w:fldChar w:fldCharType="end"/>
      </w:r>
      <w:r>
        <w:t xml:space="preserve">. The great progress achieved by Oman in the past decade is shown in Figure </w:t>
      </w:r>
      <w:r w:rsidR="00C41725">
        <w:t>9</w:t>
      </w:r>
      <w:r>
        <w:t xml:space="preserve">, with an apparent overall improvement in the selected </w:t>
      </w:r>
      <w:del w:id="160" w:author="Sooyoung Kim" w:date="2021-06-28T14:37:00Z">
        <w:r w:rsidDel="00DE65E1">
          <w:delText>SDG3</w:delText>
        </w:r>
      </w:del>
      <w:ins w:id="161" w:author="Sooyoung Kim" w:date="2021-06-28T14:37:00Z">
        <w:r w:rsidR="00DE65E1">
          <w:t>SDG-3</w:t>
        </w:r>
      </w:ins>
      <w:r>
        <w:t xml:space="preserve"> indicators before the COVID-19 pandemic. </w:t>
      </w:r>
    </w:p>
    <w:p w14:paraId="2AC716F6" w14:textId="174BCB01" w:rsidR="00580ABD" w:rsidRDefault="00580ABD" w:rsidP="00580ABD">
      <w:pPr>
        <w:jc w:val="both"/>
      </w:pPr>
      <w:r>
        <w:t xml:space="preserve">UHC has been a priority for the government of Oman since the establishment of the </w:t>
      </w:r>
      <w:proofErr w:type="spellStart"/>
      <w:r>
        <w:t>MoH</w:t>
      </w:r>
      <w:proofErr w:type="spellEnd"/>
      <w:r>
        <w:t xml:space="preserve"> in 1971 by classifying health care as a fundamental right for all Omani citizens</w:t>
      </w:r>
      <w:r w:rsidR="00465FD8">
        <w:t>,</w:t>
      </w:r>
      <w:r>
        <w:t xml:space="preserve"> and as a result, today, the population has near-universal (both financial and geographic) access to health services</w:t>
      </w:r>
      <w:r w:rsidR="00DF79B1">
        <w:t xml:space="preserve"> </w:t>
      </w:r>
      <w:r w:rsidR="00DF79B1">
        <w:fldChar w:fldCharType="begin"/>
      </w:r>
      <w:r w:rsidR="00DE65E1">
        <w:instrText xml:space="preserve"> ADDIN EN.CITE &lt;EndNote&gt;&lt;Cite&gt;&lt;Author&gt;Halim&lt;/Author&gt;&lt;Year&gt;2021&lt;/Year&gt;&lt;RecNum&gt;82&lt;/RecNum&gt;&lt;DisplayText&gt;[56]&lt;/DisplayText&gt;&lt;record&gt;&lt;rec-number&gt;82&lt;/rec-number&gt;&lt;foreign-keys&gt;&lt;key app="EN" db-id="5afra2929aw9efewdwv5axsfdzda9zxetv5a" timestamp="1624823450"&gt;82&lt;/key&gt;&lt;/foreign-keys&gt;&lt;ref-type name="Report"&gt;27&lt;/ref-type&gt;&lt;contributors&gt;&lt;authors&gt;&lt;author&gt;Leila Ben Halim&lt;/author&gt;&lt;author&gt;Fatma Alajmi&lt;/author&gt;&lt;author&gt;Said Al Lamki&lt;/author&gt;&lt;/authors&gt;&lt;/contributors&gt;&lt;titles&gt;&lt;title&gt;Ensuring universal access to primary health care in Oman&lt;/title&gt;&lt;/titles&gt;&lt;dates&gt;&lt;year&gt;2021&lt;/year&gt;&lt;/dates&gt;&lt;publisher&gt;PHCPI&lt;/publisher&gt;&lt;urls&gt;&lt;/urls&gt;&lt;/record&gt;&lt;/Cite&gt;&lt;/EndNote&gt;</w:instrText>
      </w:r>
      <w:r w:rsidR="00DF79B1">
        <w:fldChar w:fldCharType="separate"/>
      </w:r>
      <w:r w:rsidR="00DE65E1">
        <w:rPr>
          <w:noProof/>
        </w:rPr>
        <w:t>[56]</w:t>
      </w:r>
      <w:r w:rsidR="00DF79B1">
        <w:fldChar w:fldCharType="end"/>
      </w:r>
      <w:r>
        <w:t>. Despite this success, Oman still faces challenges to achieving effective UHC. Over the past 40 years, primary health care has been extended to all the regions in Oman and remains a priority</w:t>
      </w:r>
      <w:r w:rsidR="00DF79B1">
        <w:t xml:space="preserve"> </w:t>
      </w:r>
      <w:r w:rsidR="00DF79B1">
        <w:fldChar w:fldCharType="begin"/>
      </w:r>
      <w:r w:rsidR="00DE65E1">
        <w:instrText xml:space="preserve"> ADDIN EN.CITE &lt;EndNote&gt;&lt;Cite&gt;&lt;Author&gt;Halim&lt;/Author&gt;&lt;Year&gt;2021&lt;/Year&gt;&lt;RecNum&gt;82&lt;/RecNum&gt;&lt;DisplayText&gt;[56]&lt;/DisplayText&gt;&lt;record&gt;&lt;rec-number&gt;82&lt;/rec-number&gt;&lt;foreign-keys&gt;&lt;key app="EN" db-id="5afra2929aw9efewdwv5axsfdzda9zxetv5a" timestamp="1624823450"&gt;82&lt;/key&gt;&lt;/foreign-keys&gt;&lt;ref-type name="Report"&gt;27&lt;/ref-type&gt;&lt;contributors&gt;&lt;authors&gt;&lt;author&gt;Leila Ben Halim&lt;/author&gt;&lt;author&gt;Fatma Alajmi&lt;/author&gt;&lt;author&gt;Said Al Lamki&lt;/author&gt;&lt;/authors&gt;&lt;/contributors&gt;&lt;titles&gt;&lt;title&gt;Ensuring universal access to primary health care in Oman&lt;/title&gt;&lt;/titles&gt;&lt;dates&gt;&lt;year&gt;2021&lt;/year&gt;&lt;/dates&gt;&lt;publisher&gt;PHCPI&lt;/publisher&gt;&lt;urls&gt;&lt;/urls&gt;&lt;/record&gt;&lt;/Cite&gt;&lt;/EndNote&gt;</w:instrText>
      </w:r>
      <w:r w:rsidR="00DF79B1">
        <w:fldChar w:fldCharType="separate"/>
      </w:r>
      <w:r w:rsidR="00DE65E1">
        <w:rPr>
          <w:noProof/>
        </w:rPr>
        <w:t>[56]</w:t>
      </w:r>
      <w:r w:rsidR="00DF79B1">
        <w:fldChar w:fldCharType="end"/>
      </w:r>
      <w:r>
        <w:t xml:space="preserve">; however, there is a need to increase investment in </w:t>
      </w:r>
      <w:r w:rsidR="00465FD8">
        <w:t xml:space="preserve">primary healthcare services </w:t>
      </w:r>
      <w:r>
        <w:t>to keep up with increasing costs and demands on the existing health care system and to adapt to the demographic changes</w:t>
      </w:r>
      <w:r w:rsidR="00DF79B1">
        <w:t xml:space="preserve"> </w:t>
      </w:r>
      <w:r w:rsidR="00DF79B1">
        <w:fldChar w:fldCharType="begin"/>
      </w:r>
      <w:r w:rsidR="00DE65E1">
        <w:instrText xml:space="preserve"> ADDIN EN.CITE &lt;EndNote&gt;&lt;Cite&gt;&lt;Author&gt;Al-Mahrezi&lt;/Author&gt;&lt;Year&gt;2019&lt;/Year&gt;&lt;RecNum&gt;83&lt;/RecNum&gt;&lt;DisplayText&gt;[57]&lt;/DisplayText&gt;&lt;record&gt;&lt;rec-number&gt;83&lt;/rec-number&gt;&lt;foreign-keys&gt;&lt;key app="EN" db-id="5afra2929aw9efewdwv5axsfdzda9zxetv5a" timestamp="1624823573"&gt;83&lt;/key&gt;&lt;/foreign-keys&gt;&lt;ref-type name="Journal Article"&gt;17&lt;/ref-type&gt;&lt;contributors&gt;&lt;authors&gt;&lt;author&gt;Al-Mahrezi, Abdulaziz&lt;/author&gt;&lt;author&gt;Al-Kiyumi, Maisa&lt;/author&gt;&lt;/authors&gt;&lt;/contributors&gt;&lt;titles&gt;&lt;title&gt;Primary health care in Oman: Shaping the future&lt;/title&gt;&lt;secondary-title&gt;Oman medical journal&lt;/secondary-title&gt;&lt;/titles&gt;&lt;periodical&gt;&lt;full-title&gt;Oman medical journal&lt;/full-title&gt;&lt;/periodical&gt;&lt;pages&gt;479&lt;/pages&gt;&lt;volume&gt;34&lt;/volume&gt;&lt;number&gt;6&lt;/number&gt;&lt;dates&gt;&lt;year&gt;2019&lt;/year&gt;&lt;/dates&gt;&lt;urls&gt;&lt;/urls&gt;&lt;/record&gt;&lt;/Cite&gt;&lt;/EndNote&gt;</w:instrText>
      </w:r>
      <w:r w:rsidR="00DF79B1">
        <w:fldChar w:fldCharType="separate"/>
      </w:r>
      <w:r w:rsidR="00DE65E1">
        <w:rPr>
          <w:noProof/>
        </w:rPr>
        <w:t>[57]</w:t>
      </w:r>
      <w:r w:rsidR="00DF79B1">
        <w:fldChar w:fldCharType="end"/>
      </w:r>
      <w:r>
        <w:t xml:space="preserve">. Oman has experienced and is projected to continue experiencing significant population growth with a rapidly growing aging population, which requires a shift in health services being provided. There is also a need to focus on preventative versus curative care, which will require additional investment in </w:t>
      </w:r>
      <w:r w:rsidR="00465FD8">
        <w:t xml:space="preserve">primary healthcare </w:t>
      </w:r>
      <w:r>
        <w:t xml:space="preserve">as a core tenant of </w:t>
      </w:r>
      <w:r w:rsidR="00DF79B1">
        <w:t xml:space="preserve">UHC </w:t>
      </w:r>
      <w:r w:rsidR="00DF79B1">
        <w:fldChar w:fldCharType="begin"/>
      </w:r>
      <w:r w:rsidR="00DE65E1">
        <w:instrText xml:space="preserve"> ADDIN EN.CITE &lt;EndNote&gt;&lt;Cite&gt;&lt;Author&gt;Al-Mahrezi&lt;/Author&gt;&lt;Year&gt;2019&lt;/Year&gt;&lt;RecNum&gt;83&lt;/RecNum&gt;&lt;DisplayText&gt;[57]&lt;/DisplayText&gt;&lt;record&gt;&lt;rec-number&gt;83&lt;/rec-number&gt;&lt;foreign-keys&gt;&lt;key app="EN" db-id="5afra2929aw9efewdwv5axsfdzda9zxetv5a" timestamp="1624823573"&gt;83&lt;/key&gt;&lt;/foreign-keys&gt;&lt;ref-type name="Journal Article"&gt;17&lt;/ref-type&gt;&lt;contributors&gt;&lt;authors&gt;&lt;author&gt;Al-Mahrezi, Abdulaziz&lt;/author&gt;&lt;author&gt;Al-Kiyumi, Maisa&lt;/author&gt;&lt;/authors&gt;&lt;/contributors&gt;&lt;titles&gt;&lt;title&gt;Primary health care in Oman: Shaping the future&lt;/title&gt;&lt;secondary-title&gt;Oman medical journal&lt;/secondary-title&gt;&lt;/titles&gt;&lt;periodical&gt;&lt;full-title&gt;Oman medical journal&lt;/full-title&gt;&lt;/periodical&gt;&lt;pages&gt;479&lt;/pages&gt;&lt;volume&gt;34&lt;/volume&gt;&lt;number&gt;6&lt;/number&gt;&lt;dates&gt;&lt;year&gt;2019&lt;/year&gt;&lt;/dates&gt;&lt;urls&gt;&lt;/urls&gt;&lt;/record&gt;&lt;/Cite&gt;&lt;/EndNote&gt;</w:instrText>
      </w:r>
      <w:r w:rsidR="00DF79B1">
        <w:fldChar w:fldCharType="separate"/>
      </w:r>
      <w:r w:rsidR="00DE65E1">
        <w:rPr>
          <w:noProof/>
        </w:rPr>
        <w:t>[57]</w:t>
      </w:r>
      <w:r w:rsidR="00DF79B1">
        <w:fldChar w:fldCharType="end"/>
      </w:r>
      <w:r w:rsidR="00DF79B1">
        <w:rPr>
          <w:rStyle w:val="CommentReference"/>
        </w:rPr>
        <w:t>.</w:t>
      </w:r>
      <w:r>
        <w:t xml:space="preserve"> As of 2019, IHME estimated that Oman had achieved 71 per cent effective UHC coverage</w:t>
      </w:r>
      <w:r w:rsidR="0068121E">
        <w:t xml:space="preserve"> (Figure 10)</w:t>
      </w:r>
      <w:r>
        <w:t>, an increase of 10 per cent from 2010</w:t>
      </w:r>
      <w:r w:rsidR="00DF79B1">
        <w:t xml:space="preserve"> </w:t>
      </w:r>
      <w:r w:rsidR="00DF79B1">
        <w:fldChar w:fldCharType="begin"/>
      </w:r>
      <w:r w:rsidR="00DF79B1">
        <w:instrText xml:space="preserve"> ADDIN EN.CITE &lt;EndNote&gt;&lt;Cite&gt;&lt;Author&gt;Murray&lt;/Author&gt;&lt;Year&gt;2020&lt;/Year&gt;&lt;RecNum&gt;25&lt;/RecNum&gt;&lt;DisplayText&gt;[39]&lt;/DisplayText&gt;&lt;record&gt;&lt;rec-number&gt;25&lt;/rec-number&gt;&lt;foreign-keys&gt;&lt;key app="EN" db-id="5afra2929aw9efewdwv5axsfdzda9zxetv5a" timestamp="1620588677"&gt;25&lt;/key&gt;&lt;/foreign-keys&gt;&lt;ref-type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DF79B1">
        <w:fldChar w:fldCharType="separate"/>
      </w:r>
      <w:r w:rsidR="00DF79B1">
        <w:rPr>
          <w:noProof/>
        </w:rPr>
        <w:t>[39]</w:t>
      </w:r>
      <w:r w:rsidR="00DF79B1">
        <w:fldChar w:fldCharType="end"/>
      </w:r>
      <w:r>
        <w:t xml:space="preserve">. </w:t>
      </w:r>
    </w:p>
    <w:p w14:paraId="4640259D" w14:textId="77777777" w:rsidR="00AF692A" w:rsidRDefault="00AF692A" w:rsidP="00580ABD">
      <w:pPr>
        <w:jc w:val="both"/>
      </w:pPr>
    </w:p>
    <w:p w14:paraId="32C8A03A" w14:textId="77777777" w:rsidR="00580ABD" w:rsidRDefault="00580ABD" w:rsidP="00580ABD">
      <w:pPr>
        <w:jc w:val="center"/>
      </w:pPr>
      <w:r>
        <w:rPr>
          <w:noProof/>
        </w:rPr>
        <w:drawing>
          <wp:inline distT="0" distB="0" distL="0" distR="0" wp14:anchorId="0FCC89F1" wp14:editId="53E3DC8D">
            <wp:extent cx="3370371" cy="3017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man_uhc_2019.png"/>
                    <pic:cNvPicPr/>
                  </pic:nvPicPr>
                  <pic:blipFill rotWithShape="1">
                    <a:blip r:embed="rId24">
                      <a:extLst>
                        <a:ext uri="{28A0092B-C50C-407E-A947-70E740481C1C}">
                          <a14:useLocalDpi xmlns:a14="http://schemas.microsoft.com/office/drawing/2010/main" val="0"/>
                        </a:ext>
                      </a:extLst>
                    </a:blip>
                    <a:srcRect t="4749"/>
                    <a:stretch/>
                  </pic:blipFill>
                  <pic:spPr bwMode="auto">
                    <a:xfrm>
                      <a:off x="0" y="0"/>
                      <a:ext cx="3370371" cy="3017520"/>
                    </a:xfrm>
                    <a:prstGeom prst="rect">
                      <a:avLst/>
                    </a:prstGeom>
                    <a:ln>
                      <a:noFill/>
                    </a:ln>
                    <a:extLst>
                      <a:ext uri="{53640926-AAD7-44D8-BBD7-CCE9431645EC}">
                        <a14:shadowObscured xmlns:a14="http://schemas.microsoft.com/office/drawing/2010/main"/>
                      </a:ext>
                    </a:extLst>
                  </pic:spPr>
                </pic:pic>
              </a:graphicData>
            </a:graphic>
          </wp:inline>
        </w:drawing>
      </w:r>
    </w:p>
    <w:p w14:paraId="55B7A823" w14:textId="6D57D081" w:rsidR="00580ABD" w:rsidRDefault="00580ABD" w:rsidP="00580ABD">
      <w:pPr>
        <w:jc w:val="center"/>
      </w:pPr>
      <w:r>
        <w:t>Figure 1</w:t>
      </w:r>
      <w:r w:rsidR="00C41725">
        <w:t>0</w:t>
      </w:r>
      <w:r>
        <w:t xml:space="preserve">. </w:t>
      </w:r>
      <w:r w:rsidR="00C005E0">
        <w:t xml:space="preserve">The </w:t>
      </w:r>
      <w:r>
        <w:t>Universal Health Coverage effective coverage index for Oman, 2019</w:t>
      </w:r>
    </w:p>
    <w:p w14:paraId="169E81A9" w14:textId="77777777" w:rsidR="00C41725" w:rsidRDefault="00C41725" w:rsidP="00580ABD">
      <w:pPr>
        <w:jc w:val="both"/>
      </w:pPr>
    </w:p>
    <w:p w14:paraId="5CE174DC" w14:textId="77777777" w:rsidR="00580ABD" w:rsidRDefault="00580ABD" w:rsidP="00580ABD">
      <w:pPr>
        <w:rPr>
          <w:i/>
        </w:rPr>
      </w:pPr>
      <w:r>
        <w:rPr>
          <w:i/>
        </w:rPr>
        <w:t xml:space="preserve">Pandemic Preparedness </w:t>
      </w:r>
    </w:p>
    <w:p w14:paraId="504D02A6" w14:textId="2DACB113" w:rsidR="00580ABD" w:rsidRDefault="00580ABD" w:rsidP="00580ABD">
      <w:pPr>
        <w:jc w:val="both"/>
      </w:pPr>
      <w:r>
        <w:t>Prior to the COVID-19 pandemic, Oman has had experience with other infectious diseases, including HIV/AIDS, tuberculosis, and MERS-cov-2</w:t>
      </w:r>
      <w:r w:rsidR="00DF79B1">
        <w:t xml:space="preserve"> </w:t>
      </w:r>
      <w:r w:rsidR="00DF79B1">
        <w:fldChar w:fldCharType="begin">
          <w:fldData xml:space="preserve">PEVuZE5vdGU+PENpdGU+PEF1dGhvcj5Bd2FpZHk8L0F1dGhvcj48WWVhcj4yMDIwPC9ZZWFyPjxS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</w:fldData>
        </w:fldChar>
      </w:r>
      <w:r w:rsidR="00DE65E1">
        <w:instrText xml:space="preserve"> ADDIN EN.CITE </w:instrText>
      </w:r>
      <w:r w:rsidR="00DE65E1">
        <w:fldChar w:fldCharType="begin">
          <w:fldData xml:space="preserve">PEVuZE5vdGU+PENpdGU+PEF1dGhvcj5Bd2FpZHk8L0F1dGhvcj48WWVhcj4yMDIwPC9ZZWFyPjxS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</w:fldData>
        </w:fldChar>
      </w:r>
      <w:r w:rsidR="00DE65E1">
        <w:instrText xml:space="preserve"> ADDIN EN.CITE.DATA </w:instrText>
      </w:r>
      <w:r w:rsidR="00DE65E1">
        <w:fldChar w:fldCharType="end"/>
      </w:r>
      <w:r w:rsidR="00DF79B1">
        <w:fldChar w:fldCharType="separate"/>
      </w:r>
      <w:r w:rsidR="00DE65E1">
        <w:rPr>
          <w:noProof/>
        </w:rPr>
        <w:t>[52, 58, 59]</w:t>
      </w:r>
      <w:r w:rsidR="00DF79B1">
        <w:fldChar w:fldCharType="end"/>
      </w:r>
      <w:r>
        <w:t>. However, because of the robust disease surveillance mechanisms in place, and effective immunization programs for vaccine-preventable diseases, there has been a significant decline in morbidity and mortality of these diseases since 1990</w:t>
      </w:r>
      <w:r w:rsidR="00DF79B1">
        <w:t xml:space="preserve"> </w:t>
      </w:r>
      <w:r w:rsidR="00DF79B1">
        <w:fldChar w:fldCharType="begin"/>
      </w:r>
      <w:r w:rsidR="00DE65E1">
        <w:instrText xml:space="preserve"> ADDIN EN.CITE &lt;EndNote&gt;&lt;Cite&gt;&lt;Author&gt;Awaidy&lt;/Author&gt;&lt;Year&gt;2020&lt;/Year&gt;&lt;RecNum&gt;78&lt;/RecNum&gt;&lt;DisplayText&gt;[52]&lt;/DisplayText&gt;&lt;record&gt;&lt;rec-number&gt;78&lt;/rec-number&gt;&lt;foreign-keys&gt;&lt;key app="EN" db-id="5afra2929aw9efewdwv5axsfdzda9zxetv5a" timestamp="1624823114"&gt;78&lt;/key&gt;&lt;/foreign-keys&gt;&lt;ref-type name="Journal Article"&gt;17&lt;/ref-type&gt;&lt;contributors&gt;&lt;authors&gt;&lt;author&gt;Awaidy, Salah Al&lt;/author&gt;&lt;author&gt;Al Hashami, Hilal&lt;/author&gt;&lt;/authors&gt;&lt;/contributors&gt;&lt;titles&gt;&lt;title&gt;Zoonotic diseases in Oman: successes, challenges, and future directions&lt;/title&gt;&lt;secondary-title&gt;Vector-Borne and Zoonotic Diseases&lt;/secondary-title&gt;&lt;/titles&gt;&lt;periodical&gt;&lt;full-title&gt;Vector-Borne and Zoonotic Diseases&lt;/full-title&gt;&lt;/periodical&gt;&lt;pages&gt;1-9&lt;/pages&gt;&lt;volume&gt;20&lt;/volume&gt;&lt;number&gt;1&lt;/number&gt;&lt;dates&gt;&lt;year&gt;2020&lt;/year&gt;&lt;/dates&gt;&lt;isbn&gt;1530-3667&lt;/isbn&gt;&lt;urls&gt;&lt;/urls&gt;&lt;/record&gt;&lt;/Cite&gt;&lt;/EndNote&gt;</w:instrText>
      </w:r>
      <w:r w:rsidR="00DF79B1">
        <w:fldChar w:fldCharType="separate"/>
      </w:r>
      <w:r w:rsidR="00DE65E1">
        <w:rPr>
          <w:noProof/>
        </w:rPr>
        <w:t>[52]</w:t>
      </w:r>
      <w:r w:rsidR="00DF79B1">
        <w:fldChar w:fldCharType="end"/>
      </w:r>
      <w:r>
        <w:t>. The</w:t>
      </w:r>
      <w:r w:rsidR="00465FD8">
        <w:t xml:space="preserve"> country’s</w:t>
      </w:r>
      <w:r>
        <w:t xml:space="preserve"> preparedness and response capacity before the COVID-19 pandemic largely focused on eliminating the ongoing transmission of HIV and TB, as well as </w:t>
      </w:r>
      <w:r w:rsidR="00465FD8">
        <w:t xml:space="preserve">on </w:t>
      </w:r>
      <w:r>
        <w:t>detect</w:t>
      </w:r>
      <w:r w:rsidR="00465FD8">
        <w:t>ing</w:t>
      </w:r>
      <w:r>
        <w:t xml:space="preserve"> and contain</w:t>
      </w:r>
      <w:r w:rsidR="00465FD8">
        <w:t>ing</w:t>
      </w:r>
      <w:r>
        <w:t xml:space="preserve"> sporadic outbreaks of MERS. The WHO’s 2017 International Health Regulations (IHR) joint external evaluation (JEE) found that Oman had a high level of capacity in almost every technical </w:t>
      </w:r>
      <w:r w:rsidR="00DF79B1">
        <w:t xml:space="preserve">area </w:t>
      </w:r>
      <w:r w:rsidR="00DF79B1">
        <w:fldChar w:fldCharType="begin"/>
      </w:r>
      <w:r w:rsidR="00DE65E1">
        <w:instrText xml:space="preserve"> ADDIN EN.CITE &lt;EndNote&gt;&lt;Cite&gt;&lt;Author&gt;Organization&lt;/Author&gt;&lt;Year&gt;2017&lt;/Year&gt;&lt;RecNum&gt;80&lt;/RecNum&gt;&lt;DisplayText&gt;[54]&lt;/DisplayText&gt;&lt;record&gt;&lt;rec-number&gt;80&lt;/rec-number&gt;&lt;foreign-keys&gt;&lt;key app="EN" db-id="5afra2929aw9efewdwv5axsfdzda9zxetv5a" timestamp="1624823284"&gt;80&lt;/key&gt;&lt;/foreign-keys&gt;&lt;ref-type name="Report"&gt;27&lt;/ref-type&gt;&lt;contributors&gt;&lt;authors&gt;&lt;author&gt;World Health Organization&lt;/author&gt;&lt;/authors&gt;&lt;/contributors&gt;&lt;titles&gt;&lt;title&gt;Joint external evaluation of IHR core capacities of the Sultanate of Oman&lt;/title&gt;&lt;/titles&gt;&lt;dates&gt;&lt;year&gt;2017&lt;/year&gt;&lt;/dates&gt;&lt;publisher&gt;World Health Organization&lt;/publisher&gt;&lt;urls&gt;&lt;/urls&gt;&lt;/record&gt;&lt;/Cite&gt;&lt;/EndNote&gt;</w:instrText>
      </w:r>
      <w:r w:rsidR="00DF79B1">
        <w:fldChar w:fldCharType="separate"/>
      </w:r>
      <w:r w:rsidR="00DE65E1">
        <w:rPr>
          <w:noProof/>
        </w:rPr>
        <w:t>[54]</w:t>
      </w:r>
      <w:r w:rsidR="00DF79B1">
        <w:fldChar w:fldCharType="end"/>
      </w:r>
      <w:r>
        <w:t xml:space="preserve">. The review found that Oman scored the highest for legislation and coordination of IHR activities but that there was a need to </w:t>
      </w:r>
      <w:r>
        <w:lastRenderedPageBreak/>
        <w:t xml:space="preserve">strengthen cross-sector </w:t>
      </w:r>
      <w:r w:rsidR="00DF79B1">
        <w:t xml:space="preserve">cooperation </w:t>
      </w:r>
      <w:r w:rsidR="00DF79B1">
        <w:fldChar w:fldCharType="begin"/>
      </w:r>
      <w:r w:rsidR="00DE65E1">
        <w:instrText xml:space="preserve"> ADDIN EN.CITE &lt;EndNote&gt;&lt;Cite&gt;&lt;Author&gt;Organization&lt;/Author&gt;&lt;Year&gt;2017&lt;/Year&gt;&lt;RecNum&gt;80&lt;/RecNum&gt;&lt;DisplayText&gt;[54]&lt;/DisplayText&gt;&lt;record&gt;&lt;rec-number&gt;80&lt;/rec-number&gt;&lt;foreign-keys&gt;&lt;key app="EN" db-id="5afra2929aw9efewdwv5axsfdzda9zxetv5a" timestamp="1624823284"&gt;80&lt;/key&gt;&lt;/foreign-keys&gt;&lt;ref-type name="Report"&gt;27&lt;/ref-type&gt;&lt;contributors&gt;&lt;authors&gt;&lt;author&gt;World Health Organization&lt;/author&gt;&lt;/authors&gt;&lt;/contributors&gt;&lt;titles&gt;&lt;title&gt;Joint external evaluation of IHR core capacities of the Sultanate of Oman&lt;/title&gt;&lt;/titles&gt;&lt;dates&gt;&lt;year&gt;2017&lt;/year&gt;&lt;/dates&gt;&lt;publisher&gt;World Health Organization&lt;/publisher&gt;&lt;urls&gt;&lt;/urls&gt;&lt;/record&gt;&lt;/Cite&gt;&lt;/EndNote&gt;</w:instrText>
      </w:r>
      <w:r w:rsidR="00DF79B1">
        <w:fldChar w:fldCharType="separate"/>
      </w:r>
      <w:r w:rsidR="00DE65E1">
        <w:rPr>
          <w:noProof/>
        </w:rPr>
        <w:t>[54]</w:t>
      </w:r>
      <w:r w:rsidR="00DF79B1">
        <w:fldChar w:fldCharType="end"/>
      </w:r>
      <w:r>
        <w:t xml:space="preserve">. As noted, Oman has been committed to disease surveillance and other disease-related preparedness and response plans for decades, which has undoubtedly played a part in developing the country’s response to COVID-19. </w:t>
      </w:r>
    </w:p>
    <w:p w14:paraId="356B8C46" w14:textId="77777777" w:rsidR="00580ABD" w:rsidRDefault="00580ABD" w:rsidP="00580ABD">
      <w:pPr>
        <w:jc w:val="both"/>
      </w:pPr>
    </w:p>
    <w:p w14:paraId="79F11778" w14:textId="44A876E5" w:rsidR="00580ABD" w:rsidRDefault="00580ABD" w:rsidP="00580ABD">
      <w:pPr>
        <w:jc w:val="both"/>
      </w:pPr>
      <w:r>
        <w:t xml:space="preserve">Arabian Peninsula is a region where MERS is endemic among the dromedary camels. Since </w:t>
      </w:r>
      <w:r w:rsidR="00F5543A">
        <w:t xml:space="preserve">the </w:t>
      </w:r>
      <w:r>
        <w:t>first detection of the human MERS infection in 2013, Oman established a national taskforce to implement multiple measures to strengthen the country’s preparedness on MERS outbreaks</w:t>
      </w:r>
      <w:r w:rsidR="00DF79B1">
        <w:t xml:space="preserve"> </w:t>
      </w:r>
      <w:r w:rsidR="00DF79B1">
        <w:fldChar w:fldCharType="begin"/>
      </w:r>
      <w:r w:rsidR="00DE65E1">
        <w:instrText xml:space="preserve"> ADDIN EN.CITE &lt;EndNote&gt;&lt;Cite&gt;&lt;Author&gt;Al-Abaidani&lt;/Author&gt;&lt;Year&gt;2014&lt;/Year&gt;&lt;RecNum&gt;86&lt;/RecNum&gt;&lt;DisplayText&gt;[60]&lt;/DisplayText&gt;&lt;record&gt;&lt;rec-number&gt;86&lt;/rec-number&gt;&lt;foreign-keys&gt;&lt;key app="EN" db-id="5afra2929aw9efewdwv5axsfdzda9zxetv5a" timestamp="1624823893"&gt;86&lt;/key&gt;&lt;/foreign-keys&gt;&lt;ref-type name="Journal Article"&gt;17&lt;/ref-type&gt;&lt;contributors&gt;&lt;authors&gt;&lt;author&gt;Al-Abaidani, IS&lt;/author&gt;&lt;author&gt;Al-Maani, AS&lt;/author&gt;&lt;author&gt;Al-Kindi, HS&lt;/author&gt;&lt;author&gt;Al-Jardani, AK&lt;/author&gt;&lt;author&gt;Abdel-Hady, DM&lt;/author&gt;&lt;author&gt;Zayed, BE&lt;/author&gt;&lt;author&gt;Al-Harthy, KS&lt;/author&gt;&lt;author&gt;Al-Shaqsi, KH&lt;/author&gt;&lt;author&gt;Al-Abri, SS&lt;/author&gt;&lt;/authors&gt;&lt;/contributors&gt;&lt;titles&gt;&lt;title&gt;Overview of preparedness and response for Middle East respiratory syndrome coronavirus (MERS-CoV) in Oman&lt;/title&gt;&lt;secondary-title&gt;International Journal of Infectious Diseases&lt;/secondary-title&gt;&lt;/titles&gt;&lt;periodical&gt;&lt;full-title&gt;International Journal of Infectious Diseases&lt;/full-title&gt;&lt;/periodical&gt;&lt;pages&gt;309-310&lt;/pages&gt;&lt;volume&gt;29&lt;/volume&gt;&lt;dates&gt;&lt;year&gt;2014&lt;/year&gt;&lt;/dates&gt;&lt;isbn&gt;1201-9712&lt;/isbn&gt;&lt;urls&gt;&lt;/urls&gt;&lt;/record&gt;&lt;/Cite&gt;&lt;/EndNote&gt;</w:instrText>
      </w:r>
      <w:r w:rsidR="00DF79B1">
        <w:fldChar w:fldCharType="separate"/>
      </w:r>
      <w:r w:rsidR="00DE65E1">
        <w:rPr>
          <w:noProof/>
        </w:rPr>
        <w:t>[60]</w:t>
      </w:r>
      <w:r w:rsidR="00DF79B1">
        <w:fldChar w:fldCharType="end"/>
      </w:r>
      <w:r>
        <w:t>. As a result, Oman reported a total of 32 confirmed cases, a much lower number than the neighboring Saudi Arabia or United Arab Emirates</w:t>
      </w:r>
      <w:r w:rsidR="00123713">
        <w:t xml:space="preserve"> </w:t>
      </w:r>
      <w:r w:rsidR="00123713">
        <w:fldChar w:fldCharType="begin"/>
      </w:r>
      <w:r w:rsidR="00DE65E1">
        <w:instrText xml:space="preserve"> ADDIN EN.CITE &lt;EndNote&gt;&lt;Cite&gt;&lt;Author&gt;Donnelly&lt;/Author&gt;&lt;Year&gt;2019&lt;/Year&gt;&lt;RecNum&gt;87&lt;/RecNum&gt;&lt;DisplayText&gt;[61]&lt;/DisplayText&gt;&lt;record&gt;&lt;rec-number&gt;87&lt;/rec-number&gt;&lt;foreign-keys&gt;&lt;key app="EN" db-id="5afra2929aw9efewdwv5axsfdzda9zxetv5a" timestamp="1624825446"&gt;87&lt;/key&gt;&lt;/foreign-keys&gt;&lt;ref-type name="Journal Article"&gt;17&lt;/ref-type&gt;&lt;contributors&gt;&lt;authors&gt;&lt;author&gt;Donnelly, Christl A&lt;/author&gt;&lt;author&gt;Malik, Mamun R&lt;/author&gt;&lt;author&gt;Elkholy, Amgad&lt;/author&gt;&lt;author&gt;Cauchemez, Simon&lt;/author&gt;&lt;author&gt;Van Kerkhove, Maria D&lt;/author&gt;&lt;/authors&gt;&lt;/contributors&gt;&lt;titles&gt;&lt;title&gt;Worldwide reduction in MERS cases and deaths since 2016&lt;/title&gt;&lt;secondary-title&gt;Emerging infectious diseases&lt;/secondary-title&gt;&lt;/titles&gt;&lt;periodical&gt;&lt;full-title&gt;Emerging infectious diseases&lt;/full-title&gt;&lt;/periodical&gt;&lt;pages&gt;1758&lt;/pages&gt;&lt;volume&gt;25&lt;/volume&gt;&lt;number&gt;9&lt;/number&gt;&lt;dates&gt;&lt;year&gt;2019&lt;/year&gt;&lt;/dates&gt;&lt;urls&gt;&lt;/urls&gt;&lt;/record&gt;&lt;/Cite&gt;&lt;/EndNote&gt;</w:instrText>
      </w:r>
      <w:r w:rsidR="00123713">
        <w:fldChar w:fldCharType="separate"/>
      </w:r>
      <w:r w:rsidR="00DE65E1">
        <w:rPr>
          <w:noProof/>
        </w:rPr>
        <w:t>[61]</w:t>
      </w:r>
      <w:r w:rsidR="00123713">
        <w:fldChar w:fldCharType="end"/>
      </w:r>
      <w:r>
        <w:t xml:space="preserve">. Unlike </w:t>
      </w:r>
      <w:r w:rsidR="00F5543A">
        <w:t>a</w:t>
      </w:r>
      <w:r>
        <w:t xml:space="preserve">forementioned two countries bordering Oman, who reported the outbreaks of MERS in 2020 – 2021, Oman’s last MERS outbreak was reported in March 2019, with </w:t>
      </w:r>
      <w:r w:rsidR="00F5543A">
        <w:t xml:space="preserve">only </w:t>
      </w:r>
      <w:r>
        <w:t>21 confirmed cases across 2 governorates</w:t>
      </w:r>
      <w:r w:rsidR="00123713">
        <w:t xml:space="preserve"> </w:t>
      </w:r>
      <w:r w:rsidR="00123713">
        <w:fldChar w:fldCharType="begin"/>
      </w:r>
      <w:r w:rsidR="00DE65E1">
        <w:instrText xml:space="preserve"> ADDIN EN.CITE &lt;EndNote&gt;&lt;Cite&gt;&lt;Author&gt;Al Awaidy&lt;/Author&gt;&lt;Year&gt;2019&lt;/Year&gt;&lt;RecNum&gt;88&lt;/RecNum&gt;&lt;DisplayText&gt;[62]&lt;/DisplayText&gt;&lt;record&gt;&lt;rec-number&gt;88&lt;/rec-number&gt;&lt;foreign-keys&gt;&lt;key app="EN" db-id="5afra2929aw9efewdwv5axsfdzda9zxetv5a" timestamp="1624825582"&gt;88&lt;/key&gt;&lt;/foreign-keys&gt;&lt;ref-type name="Journal Article"&gt;17&lt;/ref-type&gt;&lt;contributors&gt;&lt;authors&gt;&lt;author&gt;Al Awaidy, Salah T&lt;/author&gt;&lt;author&gt;Khamis, Faryal&lt;/author&gt;&lt;/authors&gt;&lt;/contributors&gt;&lt;titles&gt;&lt;title&gt;Middle east respiratory syndrome coronavirus (Mers-cov) in Oman: Current situation and going forward&lt;/title&gt;&lt;secondary-title&gt;Oman medical journal&lt;/secondary-title&gt;&lt;/titles&gt;&lt;periodical&gt;&lt;full-title&gt;Oman medical journal&lt;/full-title&gt;&lt;/periodical&gt;&lt;pages&gt;181&lt;/pages&gt;&lt;volume&gt;34&lt;/volume&gt;&lt;number&gt;3&lt;/number&gt;&lt;dates&gt;&lt;year&gt;2019&lt;/year&gt;&lt;/dates&gt;&lt;urls&gt;&lt;/urls&gt;&lt;/record&gt;&lt;/Cite&gt;&lt;/EndNote&gt;</w:instrText>
      </w:r>
      <w:r w:rsidR="00123713">
        <w:fldChar w:fldCharType="separate"/>
      </w:r>
      <w:r w:rsidR="00DE65E1">
        <w:rPr>
          <w:noProof/>
        </w:rPr>
        <w:t>[62]</w:t>
      </w:r>
      <w:r w:rsidR="00123713">
        <w:fldChar w:fldCharType="end"/>
      </w:r>
      <w:r>
        <w:t xml:space="preserve">. After the detection of the first 13 cases, active </w:t>
      </w:r>
      <w:proofErr w:type="gramStart"/>
      <w:r>
        <w:t>surveillance</w:t>
      </w:r>
      <w:proofErr w:type="gramEnd"/>
      <w:r>
        <w:t xml:space="preserve"> and contact tracing activities, followed by laboratory testing, were robustly implemented and identified 8 additional cases, which were not epidemiologically linked to the previously detected cases</w:t>
      </w:r>
      <w:r w:rsidR="00123713">
        <w:t xml:space="preserve"> </w:t>
      </w:r>
      <w:r w:rsidR="00123713">
        <w:fldChar w:fldCharType="begin">
          <w:fldData xml:space="preserve">PEVuZE5vdGU+PENpdGU+PEF1dGhvcj5BbCBBd2FpZHk8L0F1dGhvcj48WWVhcj4yMDE5PC9ZZWFy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</w:fldData>
        </w:fldChar>
      </w:r>
      <w:r w:rsidR="00DE65E1">
        <w:instrText xml:space="preserve"> ADDIN EN.CITE </w:instrText>
      </w:r>
      <w:r w:rsidR="00DE65E1">
        <w:fldChar w:fldCharType="begin">
          <w:fldData xml:space="preserve">PEVuZE5vdGU+PENpdGU+PEF1dGhvcj5BbCBBd2FpZHk8L0F1dGhvcj48WWVhcj4yMDE5PC9ZZWFy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</w:fldData>
        </w:fldChar>
      </w:r>
      <w:r w:rsidR="00DE65E1">
        <w:instrText xml:space="preserve"> ADDIN EN.CITE.DATA </w:instrText>
      </w:r>
      <w:r w:rsidR="00DE65E1">
        <w:fldChar w:fldCharType="end"/>
      </w:r>
      <w:r w:rsidR="00123713">
        <w:fldChar w:fldCharType="separate"/>
      </w:r>
      <w:r w:rsidR="00DE65E1">
        <w:rPr>
          <w:noProof/>
        </w:rPr>
        <w:t>[52, 62, 63]</w:t>
      </w:r>
      <w:r w:rsidR="00123713">
        <w:fldChar w:fldCharType="end"/>
      </w:r>
      <w:r>
        <w:t>. Only 3 confirmed cases were identified as healthcare workers who acquired the disease through nosocomial infection, all in 2019</w:t>
      </w:r>
      <w:r w:rsidR="00123713">
        <w:t xml:space="preserve"> </w:t>
      </w:r>
      <w:r w:rsidR="00123713">
        <w:fldChar w:fldCharType="begin"/>
      </w:r>
      <w:r w:rsidR="00DE65E1">
        <w:instrText xml:space="preserve"> ADDIN EN.CITE &lt;EndNote&gt;&lt;Cite&gt;&lt;Author&gt;Al Awaidy&lt;/Author&gt;&lt;Year&gt;2019&lt;/Year&gt;&lt;RecNum&gt;88&lt;/RecNum&gt;&lt;DisplayText&gt;[62, 63]&lt;/DisplayText&gt;&lt;record&gt;&lt;rec-number&gt;88&lt;/rec-number&gt;&lt;foreign-keys&gt;&lt;key app="EN" db-id="5afra2929aw9efewdwv5axsfdzda9zxetv5a" timestamp="1624825582"&gt;88&lt;/key&gt;&lt;/foreign-keys&gt;&lt;ref-type name="Journal Article"&gt;17&lt;/ref-type&gt;&lt;contributors&gt;&lt;authors&gt;&lt;author&gt;Al Awaidy, Salah T&lt;/author&gt;&lt;author&gt;Khamis, Faryal&lt;/author&gt;&lt;/authors&gt;&lt;/contributors&gt;&lt;titles&gt;&lt;title&gt;Middle east respiratory syndrome coronavirus (Mers-cov) in Oman: Current situation and going forward&lt;/title&gt;&lt;secondary-title&gt;Oman medical journal&lt;/secondary-title&gt;&lt;/titles&gt;&lt;periodical&gt;&lt;full-title&gt;Oman medical journal&lt;/full-title&gt;&lt;/periodical&gt;&lt;pages&gt;181&lt;/pages&gt;&lt;volume&gt;34&lt;/volume&gt;&lt;number&gt;3&lt;/number&gt;&lt;dates&gt;&lt;year&gt;2019&lt;/year&gt;&lt;/dates&gt;&lt;urls&gt;&lt;/urls&gt;&lt;/record&gt;&lt;/Cite&gt;&lt;Cite&gt;&lt;Author&gt;Al Awaidy&lt;/Author&gt;&lt;Year&gt;2020&lt;/Year&gt;&lt;RecNum&gt;89&lt;/RecNum&gt;&lt;record&gt;&lt;rec-number&gt;89&lt;/rec-number&gt;&lt;foreign-keys&gt;&lt;key app="EN" db-id="5afra2929aw9efewdwv5axsfdzda9zxetv5a" timestamp="1624825665"&gt;89&lt;/key&gt;&lt;/foreign-keys&gt;&lt;ref-type name="Journal Article"&gt;17&lt;/ref-type&gt;&lt;contributors&gt;&lt;authors&gt;&lt;author&gt;Al Awaidy, Salah T&lt;/author&gt;&lt;author&gt;Al Maqbali, Ali Abdullah&lt;/author&gt;&lt;author&gt;Omer, Iyad&lt;/author&gt;&lt;author&gt;Al Mukhaini, Suad&lt;/author&gt;&lt;author&gt;Al Risi, Mohammed Ali&lt;/author&gt;&lt;author&gt;Al Maqbali, Majed Sultan&lt;/author&gt;&lt;author&gt;Al Reesi, Ali&lt;/author&gt;&lt;author&gt;Al Busaidi, Mujahid&lt;/author&gt;&lt;author&gt;Al Hashmi, Fatma Hashim&lt;/author&gt;&lt;author&gt;Al Maqbali, Talib Khamis&lt;/author&gt;&lt;/authors&gt;&lt;/contributors&gt;&lt;titles&gt;&lt;title&gt;The first clusters of Middle East respiratory syndrome coronavirus in Oman: Time to act&lt;/title&gt;&lt;secondary-title&gt;Journal of infection and public health&lt;/secondary-title&gt;&lt;/titles&gt;&lt;periodical&gt;&lt;full-title&gt;Journal of infection and public health&lt;/full-title&gt;&lt;/periodical&gt;&lt;pages&gt;679-686&lt;/pages&gt;&lt;volume&gt;13&lt;/volume&gt;&lt;number&gt;5&lt;/number&gt;&lt;dates&gt;&lt;year&gt;2020&lt;/year&gt;&lt;/dates&gt;&lt;isbn&gt;1876-0341&lt;/isbn&gt;&lt;urls&gt;&lt;/urls&gt;&lt;/record&gt;&lt;/Cite&gt;&lt;/EndNote&gt;</w:instrText>
      </w:r>
      <w:r w:rsidR="00123713">
        <w:fldChar w:fldCharType="separate"/>
      </w:r>
      <w:r w:rsidR="00DE65E1">
        <w:rPr>
          <w:noProof/>
        </w:rPr>
        <w:t>[62, 63]</w:t>
      </w:r>
      <w:r w:rsidR="00123713">
        <w:fldChar w:fldCharType="end"/>
      </w:r>
      <w:r>
        <w:t>. Oman’s infection prevention and control measures, since then, w</w:t>
      </w:r>
      <w:r w:rsidR="00F5543A">
        <w:t>ere</w:t>
      </w:r>
      <w:r>
        <w:t xml:space="preserve"> further reinforced</w:t>
      </w:r>
      <w:r w:rsidR="00123713">
        <w:t xml:space="preserve">. </w:t>
      </w:r>
      <w:r>
        <w:t>Oman’s epidemiological situation with MERS illustrates the country’s strength in responding to infectious disease outbreaks and their commitment to bolster</w:t>
      </w:r>
      <w:r w:rsidR="00F5543A">
        <w:t>ing</w:t>
      </w:r>
      <w:r>
        <w:t xml:space="preserve"> the response capacity</w:t>
      </w:r>
      <w:r w:rsidR="00F5543A">
        <w:t xml:space="preserve"> for potential future outbreaks</w:t>
      </w:r>
      <w:r>
        <w:t>.</w:t>
      </w:r>
    </w:p>
    <w:p w14:paraId="311E3FB8" w14:textId="77777777" w:rsidR="00580ABD" w:rsidRDefault="00580ABD" w:rsidP="00580ABD">
      <w:pPr>
        <w:rPr>
          <w:i/>
        </w:rPr>
      </w:pPr>
    </w:p>
    <w:p w14:paraId="707F49B0" w14:textId="77777777" w:rsidR="00580ABD" w:rsidRDefault="00580ABD" w:rsidP="00580ABD">
      <w:pPr>
        <w:rPr>
          <w:i/>
        </w:rPr>
      </w:pPr>
      <w:r>
        <w:rPr>
          <w:i/>
        </w:rPr>
        <w:t>Response to COVID-19</w:t>
      </w:r>
    </w:p>
    <w:p w14:paraId="5E3AC897" w14:textId="35ED9A46" w:rsidR="00580ABD" w:rsidRDefault="00580ABD" w:rsidP="00580ABD">
      <w:pPr>
        <w:jc w:val="both"/>
      </w:pPr>
      <w:r>
        <w:t>Oman’s first two cases were reported on February 24, 2020</w:t>
      </w:r>
      <w:r w:rsidR="00F5543A">
        <w:t>;</w:t>
      </w:r>
      <w:r>
        <w:t xml:space="preserve"> both </w:t>
      </w:r>
      <w:r w:rsidR="00F5543A">
        <w:t xml:space="preserve">patients has </w:t>
      </w:r>
      <w:r>
        <w:t>a recent travel history to Iran</w:t>
      </w:r>
      <w:r w:rsidR="004711E3">
        <w:t xml:space="preserve"> </w:t>
      </w:r>
      <w:r w:rsidR="004711E3">
        <w:fldChar w:fldCharType="begin"/>
      </w:r>
      <w:r w:rsidR="00DE65E1">
        <w:instrText xml:space="preserve"> ADDIN EN.CITE &lt;EndNote&gt;&lt;Cite&gt;&lt;Author&gt;Oman&lt;/Author&gt;&lt;Year&gt;2020&lt;/Year&gt;&lt;RecNum&gt;90&lt;/RecNum&gt;&lt;DisplayText&gt;[64]&lt;/DisplayText&gt;&lt;record&gt;&lt;rec-number&gt;90&lt;/rec-number&gt;&lt;foreign-keys&gt;&lt;key app="EN" db-id="5afra2929aw9efewdwv5axsfdzda9zxetv5a" timestamp="1624825844"&gt;90&lt;/key&gt;&lt;/foreign-keys&gt;&lt;ref-type name="Report"&gt;27&lt;/ref-type&gt;&lt;contributors&gt;&lt;authors&gt;&lt;author&gt;Government of Oman&lt;/author&gt;&lt;/authors&gt;&lt;/contributors&gt;&lt;titles&gt;&lt;title&gt;MOH Registers First Two Novel Coronavirus (COVID-2019) in Oman&lt;/title&gt;&lt;/titles&gt;&lt;dates&gt;&lt;year&gt;2020&lt;/year&gt;&lt;/dates&gt;&lt;pub-location&gt;Muscat, Oman&lt;/pub-location&gt;&lt;publisher&gt;Government of Oman&lt;/publisher&gt;&lt;urls&gt;&lt;/urls&gt;&lt;/record&gt;&lt;/Cite&gt;&lt;/EndNote&gt;</w:instrText>
      </w:r>
      <w:r w:rsidR="004711E3">
        <w:fldChar w:fldCharType="separate"/>
      </w:r>
      <w:r w:rsidR="00DE65E1">
        <w:rPr>
          <w:noProof/>
        </w:rPr>
        <w:t>[64]</w:t>
      </w:r>
      <w:r w:rsidR="004711E3">
        <w:fldChar w:fldCharType="end"/>
      </w:r>
      <w:r>
        <w:t xml:space="preserve">. Upon detection, the government </w:t>
      </w:r>
      <w:r w:rsidR="00F5543A">
        <w:t xml:space="preserve">immediately </w:t>
      </w:r>
      <w:r>
        <w:t xml:space="preserve">released </w:t>
      </w:r>
      <w:r w:rsidR="00F5543A">
        <w:t xml:space="preserve">a </w:t>
      </w:r>
      <w:r>
        <w:t>statement which included the recommendation for all travelers from high-incidence countries to quarantine</w:t>
      </w:r>
      <w:r w:rsidR="004711E3">
        <w:t xml:space="preserve"> </w:t>
      </w:r>
      <w:r w:rsidR="004711E3">
        <w:fldChar w:fldCharType="begin"/>
      </w:r>
      <w:r w:rsidR="00DE65E1">
        <w:instrText xml:space="preserve"> ADDIN EN.CITE &lt;EndNote&gt;&lt;Cite&gt;&lt;Author&gt;Oman&lt;/Author&gt;&lt;Year&gt;2020&lt;/Year&gt;&lt;RecNum&gt;90&lt;/RecNum&gt;&lt;DisplayText&gt;[64]&lt;/DisplayText&gt;&lt;record&gt;&lt;rec-number&gt;90&lt;/rec-number&gt;&lt;foreign-keys&gt;&lt;key app="EN" db-id="5afra2929aw9efewdwv5axsfdzda9zxetv5a" timestamp="1624825844"&gt;90&lt;/key&gt;&lt;/foreign-keys&gt;&lt;ref-type name="Report"&gt;27&lt;/ref-type&gt;&lt;contributors&gt;&lt;authors&gt;&lt;author&gt;Government of Oman&lt;/author&gt;&lt;/authors&gt;&lt;/contributors&gt;&lt;titles&gt;&lt;title&gt;MOH Registers First Two Novel Coronavirus (COVID-2019) in Oman&lt;/title&gt;&lt;/titles&gt;&lt;dates&gt;&lt;year&gt;2020&lt;/year&gt;&lt;/dates&gt;&lt;pub-location&gt;Muscat, Oman&lt;/pub-location&gt;&lt;publisher&gt;Government of Oman&lt;/publisher&gt;&lt;urls&gt;&lt;/urls&gt;&lt;/record&gt;&lt;/Cite&gt;&lt;/EndNote&gt;</w:instrText>
      </w:r>
      <w:r w:rsidR="004711E3">
        <w:fldChar w:fldCharType="separate"/>
      </w:r>
      <w:r w:rsidR="00DE65E1">
        <w:rPr>
          <w:noProof/>
        </w:rPr>
        <w:t>[64]</w:t>
      </w:r>
      <w:r w:rsidR="004711E3">
        <w:fldChar w:fldCharType="end"/>
      </w:r>
      <w:r>
        <w:t xml:space="preserve">. Oman, </w:t>
      </w:r>
      <w:proofErr w:type="gramStart"/>
      <w:r>
        <w:t>similar to</w:t>
      </w:r>
      <w:proofErr w:type="gramEnd"/>
      <w:r>
        <w:t xml:space="preserve"> other Gulf countries, took early actions to mitigate the impact of COVID-19, </w:t>
      </w:r>
      <w:r w:rsidR="00F5543A">
        <w:t xml:space="preserve">and first barred </w:t>
      </w:r>
      <w:r>
        <w:t xml:space="preserve">entry of travelers coming from high-incidence countries (e.g., China, South Korea, Italy, and Iran) in March 2020. </w:t>
      </w:r>
      <w:r w:rsidR="00F5543A">
        <w:t xml:space="preserve">The implementation of </w:t>
      </w:r>
      <w:proofErr w:type="gramStart"/>
      <w:r w:rsidR="00F5543A">
        <w:t>a n</w:t>
      </w:r>
      <w:r>
        <w:t>umber of</w:t>
      </w:r>
      <w:proofErr w:type="gramEnd"/>
      <w:r>
        <w:t xml:space="preserve"> </w:t>
      </w:r>
      <w:r w:rsidR="00F5543A">
        <w:t xml:space="preserve">other response </w:t>
      </w:r>
      <w:r>
        <w:t>measures</w:t>
      </w:r>
      <w:r w:rsidR="00F5543A">
        <w:t xml:space="preserve"> followed as early as March 2020,</w:t>
      </w:r>
      <w:r>
        <w:t xml:space="preserve"> including heavily enforced night-time curfews, prohibition of mass gatherings, requiring </w:t>
      </w:r>
      <w:r w:rsidR="00F5543A">
        <w:t xml:space="preserve">wearing of </w:t>
      </w:r>
      <w:r>
        <w:t xml:space="preserve">masks in all public venues, screening and quarantine of all incoming travelers. However, lockdowns and restrictions on travel and gatherings has been periodically lifted in effort to keep the economy afloat, which may have led to </w:t>
      </w:r>
      <w:r w:rsidR="00F5543A">
        <w:t xml:space="preserve">increases in COVID-19 </w:t>
      </w:r>
      <w:r>
        <w:t>transmission</w:t>
      </w:r>
      <w:r w:rsidR="0068121E">
        <w:t xml:space="preserve"> (Figure 11)</w:t>
      </w:r>
      <w:r>
        <w:t>.</w:t>
      </w:r>
    </w:p>
    <w:p w14:paraId="00F8A251" w14:textId="77777777" w:rsidR="00C41725" w:rsidRDefault="00C41725" w:rsidP="00C41725">
      <w:pPr>
        <w:jc w:val="both"/>
      </w:pPr>
    </w:p>
    <w:p w14:paraId="5D77BB77" w14:textId="2907E03F" w:rsidR="00C41725" w:rsidRDefault="00C41725" w:rsidP="00C41725">
      <w:pPr>
        <w:jc w:val="both"/>
      </w:pPr>
      <w:r>
        <w:t>The agile response in the early phase was possible due to the country’s proactive activation of the emergency taskforce in January 2020, even before the detection of the first cases, based on their previous experience and lessons learned from MERS</w:t>
      </w:r>
      <w:r w:rsidR="004711E3">
        <w:t xml:space="preserve"> </w:t>
      </w:r>
      <w:r w:rsidR="004711E3">
        <w:fldChar w:fldCharType="begin"/>
      </w:r>
      <w:r w:rsidR="00DE65E1">
        <w:instrText xml:space="preserve"> ADDIN EN.CITE &lt;EndNote&gt;&lt;Cite&gt;&lt;Author&gt;Al Ghafri&lt;/Author&gt;&lt;Year&gt;2021&lt;/Year&gt;&lt;RecNum&gt;91&lt;/RecNum&gt;&lt;DisplayText&gt;[65]&lt;/DisplayText&gt;&lt;record&gt;&lt;rec-number&gt;91&lt;/rec-number&gt;&lt;foreign-keys&gt;&lt;key app="EN" db-id="5afra2929aw9efewdwv5axsfdzda9zxetv5a" timestamp="1624825920"&gt;91&lt;/key&gt;&lt;/foreign-keys&gt;&lt;ref-type name="Journal Article"&gt;17&lt;/ref-type&gt;&lt;contributors&gt;&lt;authors&gt;&lt;author&gt;Al Ghafri, Thamra&lt;/author&gt;&lt;author&gt;Al Ajmi, Fatma&lt;/author&gt;&lt;author&gt;Al Balushi, Lamya&lt;/author&gt;&lt;author&gt;Kurup, Padma Mohan&lt;/author&gt;&lt;author&gt;Al Ghamari, Aysha&lt;/author&gt;&lt;author&gt;Al Balushi, Zainab&lt;/author&gt;&lt;author&gt;Al Fahdi, Fatma&lt;/author&gt;&lt;author&gt;Al Lawati, Huda&lt;/author&gt;&lt;author&gt;Al Hashmi, Salwa&lt;/author&gt;&lt;author&gt;Al Manji, Asim&lt;/author&gt;&lt;/authors&gt;&lt;/contributors&gt;&lt;titles&gt;&lt;title&gt;Responses to the pandemic COVID-19 in primary health care in Oman: Muscat experience&lt;/title&gt;&lt;secondary-title&gt;Oman Medical Journal&lt;/secondary-title&gt;&lt;/titles&gt;&lt;periodical&gt;&lt;full-title&gt;Oman medical journal&lt;/full-title&gt;&lt;/periodical&gt;&lt;pages&gt;e216&lt;/pages&gt;&lt;volume&gt;36&lt;/volume&gt;&lt;number&gt;1&lt;/number&gt;&lt;dates&gt;&lt;year&gt;2021&lt;/year&gt;&lt;/dates&gt;&lt;urls&gt;&lt;/urls&gt;&lt;/record&gt;&lt;/Cite&gt;&lt;/EndNote&gt;</w:instrText>
      </w:r>
      <w:r w:rsidR="004711E3">
        <w:fldChar w:fldCharType="separate"/>
      </w:r>
      <w:r w:rsidR="00DE65E1">
        <w:rPr>
          <w:noProof/>
        </w:rPr>
        <w:t>[65]</w:t>
      </w:r>
      <w:r w:rsidR="004711E3">
        <w:fldChar w:fldCharType="end"/>
      </w:r>
      <w:r>
        <w:t xml:space="preserve">. This was followed by an establishment of a multisectoral supreme committee in March 2020, immediately after the detection of </w:t>
      </w:r>
      <w:r w:rsidR="00F5543A">
        <w:t xml:space="preserve">the </w:t>
      </w:r>
      <w:r>
        <w:t>first cases, which was charged with implementing necessary measures to reduce disease transmission</w:t>
      </w:r>
      <w:r w:rsidR="0078754B">
        <w:t xml:space="preserve"> </w:t>
      </w:r>
      <w:r w:rsidR="0078754B">
        <w:fldChar w:fldCharType="begin"/>
      </w:r>
      <w:r w:rsidR="00DE65E1">
        <w:instrText xml:space="preserve"> ADDIN EN.CITE &lt;EndNote&gt;&lt;Cite&gt;&lt;Author&gt;Al Ghafri&lt;/Author&gt;&lt;Year&gt;2021&lt;/Year&gt;&lt;RecNum&gt;91&lt;/RecNum&gt;&lt;DisplayText&gt;[65]&lt;/DisplayText&gt;&lt;record&gt;&lt;rec-number&gt;91&lt;/rec-number&gt;&lt;foreign-keys&gt;&lt;key app="EN" db-id="5afra2929aw9efewdwv5axsfdzda9zxetv5a" timestamp="1624825920"&gt;91&lt;/key&gt;&lt;/foreign-keys&gt;&lt;ref-type name="Journal Article"&gt;17&lt;/ref-type&gt;&lt;contributors&gt;&lt;authors&gt;&lt;author&gt;Al Ghafri, Thamra&lt;/author&gt;&lt;author&gt;Al Ajmi, Fatma&lt;/author&gt;&lt;author&gt;Al Balushi, Lamya&lt;/author&gt;&lt;author&gt;Kurup, Padma Mohan&lt;/author&gt;&lt;author&gt;Al Ghamari, Aysha&lt;/author&gt;&lt;author&gt;Al Balushi, Zainab&lt;/author&gt;&lt;author&gt;Al Fahdi, Fatma&lt;/author&gt;&lt;author&gt;Al Lawati, Huda&lt;/author&gt;&lt;author&gt;Al Hashmi, Salwa&lt;/author&gt;&lt;author&gt;Al Manji, Asim&lt;/author&gt;&lt;/authors&gt;&lt;/contributors&gt;&lt;titles&gt;&lt;title&gt;Responses to the pandemic COVID-19 in primary health care in Oman: Muscat experience&lt;/title&gt;&lt;secondary-title&gt;Oman Medical Journal&lt;/secondary-title&gt;&lt;/titles&gt;&lt;periodical&gt;&lt;full-title&gt;Oman medical journal&lt;/full-title&gt;&lt;/periodical&gt;&lt;pages&gt;e216&lt;/pages&gt;&lt;volume&gt;36&lt;/volume&gt;&lt;number&gt;1&lt;/number&gt;&lt;dates&gt;&lt;year&gt;2021&lt;/year&gt;&lt;/dates&gt;&lt;urls&gt;&lt;/urls&gt;&lt;/record&gt;&lt;/Cite&gt;&lt;/EndNote&gt;</w:instrText>
      </w:r>
      <w:r w:rsidR="0078754B">
        <w:fldChar w:fldCharType="separate"/>
      </w:r>
      <w:r w:rsidR="00DE65E1">
        <w:rPr>
          <w:noProof/>
        </w:rPr>
        <w:t>[65]</w:t>
      </w:r>
      <w:r w:rsidR="0078754B">
        <w:fldChar w:fldCharType="end"/>
      </w:r>
      <w:r w:rsidR="0078754B">
        <w:t>.</w:t>
      </w:r>
      <w:r>
        <w:t xml:space="preserve"> The committee was led by the Minister of Interior Affairs and had representation from key leadership of the MOH. </w:t>
      </w:r>
    </w:p>
    <w:p w14:paraId="5B059A2D" w14:textId="77777777" w:rsidR="00C41725" w:rsidRDefault="00C41725" w:rsidP="00580ABD">
      <w:pPr>
        <w:jc w:val="both"/>
      </w:pPr>
    </w:p>
    <w:p w14:paraId="57504857" w14:textId="7F8876EE" w:rsidR="00580ABD" w:rsidRDefault="00580ABD" w:rsidP="00580ABD">
      <w:pPr>
        <w:jc w:val="both"/>
      </w:pPr>
      <w:r>
        <w:t>Oman’s robust and accessible health system has undoubtedly been critical in the country’s response to COVID-19. Oman’s national committee strategically focused on supporting existing primary healthcare facilities in the early pandemics</w:t>
      </w:r>
      <w:r w:rsidR="00556EC3">
        <w:t xml:space="preserve"> </w:t>
      </w:r>
      <w:r>
        <w:t xml:space="preserve">and has demonstrated its continued commitment to universal health coverage by taking swift action to increase hospital capacity, including the number of dedicated ICU beds and mobilizing the health </w:t>
      </w:r>
      <w:r>
        <w:lastRenderedPageBreak/>
        <w:t>workforce to be able to address the needs of the entire population</w:t>
      </w:r>
      <w:r w:rsidR="00556EC3">
        <w:t xml:space="preserve"> </w:t>
      </w:r>
      <w:r w:rsidR="00556EC3">
        <w:fldChar w:fldCharType="begin"/>
      </w:r>
      <w:r w:rsidR="00DE65E1">
        <w:instrText xml:space="preserve"> ADDIN EN.CITE &lt;EndNote&gt;&lt;Cite&gt;&lt;Author&gt;Al Ghafri&lt;/Author&gt;&lt;Year&gt;2021&lt;/Year&gt;&lt;RecNum&gt;91&lt;/RecNum&gt;&lt;DisplayText&gt;[65]&lt;/DisplayText&gt;&lt;record&gt;&lt;rec-number&gt;91&lt;/rec-number&gt;&lt;foreign-keys&gt;&lt;key app="EN" db-id="5afra2929aw9efewdwv5axsfdzda9zxetv5a" timestamp="1624825920"&gt;91&lt;/key&gt;&lt;/foreign-keys&gt;&lt;ref-type name="Journal Article"&gt;17&lt;/ref-type&gt;&lt;contributors&gt;&lt;authors&gt;&lt;author&gt;Al Ghafri, Thamra&lt;/author&gt;&lt;author&gt;Al Ajmi, Fatma&lt;/author&gt;&lt;author&gt;Al Balushi, Lamya&lt;/author&gt;&lt;author&gt;Kurup, Padma Mohan&lt;/author&gt;&lt;author&gt;Al Ghamari, Aysha&lt;/author&gt;&lt;author&gt;Al Balushi, Zainab&lt;/author&gt;&lt;author&gt;Al Fahdi, Fatma&lt;/author&gt;&lt;author&gt;Al Lawati, Huda&lt;/author&gt;&lt;author&gt;Al Hashmi, Salwa&lt;/author&gt;&lt;author&gt;Al Manji, Asim&lt;/author&gt;&lt;/authors&gt;&lt;/contributors&gt;&lt;titles&gt;&lt;title&gt;Responses to the pandemic COVID-19 in primary health care in Oman: Muscat experience&lt;/title&gt;&lt;secondary-title&gt;Oman Medical Journal&lt;/secondary-title&gt;&lt;/titles&gt;&lt;periodical&gt;&lt;full-title&gt;Oman medical journal&lt;/full-title&gt;&lt;/periodical&gt;&lt;pages&gt;e216&lt;/pages&gt;&lt;volume&gt;36&lt;/volume&gt;&lt;number&gt;1&lt;/number&gt;&lt;dates&gt;&lt;year&gt;2021&lt;/year&gt;&lt;/dates&gt;&lt;urls&gt;&lt;/urls&gt;&lt;/record&gt;&lt;/Cite&gt;&lt;/EndNote&gt;</w:instrText>
      </w:r>
      <w:r w:rsidR="00556EC3">
        <w:fldChar w:fldCharType="separate"/>
      </w:r>
      <w:r w:rsidR="00DE65E1">
        <w:rPr>
          <w:noProof/>
        </w:rPr>
        <w:t>[65]</w:t>
      </w:r>
      <w:r w:rsidR="00556EC3">
        <w:fldChar w:fldCharType="end"/>
      </w:r>
      <w:r>
        <w:t xml:space="preserve">. The </w:t>
      </w:r>
      <w:r w:rsidR="00F5543A">
        <w:t>g</w:t>
      </w:r>
      <w:r>
        <w:t>overnment provided diagnostic and treatment coverage free</w:t>
      </w:r>
      <w:r w:rsidR="00F5543A">
        <w:t>-</w:t>
      </w:r>
      <w:r>
        <w:t>of</w:t>
      </w:r>
      <w:r w:rsidR="00F5543A">
        <w:t>-</w:t>
      </w:r>
      <w:r>
        <w:t>charge to both Omani citizens and the large expatriate community</w:t>
      </w:r>
      <w:r w:rsidR="00556EC3">
        <w:t xml:space="preserve"> </w:t>
      </w:r>
      <w:r w:rsidR="00556EC3">
        <w:fldChar w:fldCharType="begin"/>
      </w:r>
      <w:r w:rsidR="00DE65E1">
        <w:instrText xml:space="preserve"> ADDIN EN.CITE &lt;EndNote&gt;&lt;Cite&gt;&lt;Author&gt;Organization&lt;/Author&gt;&lt;Year&gt;2020&lt;/Year&gt;&lt;RecNum&gt;92&lt;/RecNum&gt;&lt;DisplayText&gt;[66]&lt;/DisplayText&gt;&lt;record&gt;&lt;rec-number&gt;92&lt;/rec-number&gt;&lt;foreign-keys&gt;&lt;key app="EN" db-id="5afra2929aw9efewdwv5axsfdzda9zxetv5a" timestamp="1624826102"&gt;92&lt;/key&gt;&lt;/foreign-keys&gt;&lt;ref-type name="Press Release"&gt;63&lt;/ref-type&gt;&lt;contributors&gt;&lt;authors&gt;&lt;author&gt;World Health Organization&lt;/author&gt;&lt;/authors&gt;&lt;/contributors&gt;&lt;titles&gt;&lt;title&gt;WHO collaboration in Oman’s response to COVID-19&lt;/title&gt;&lt;/titles&gt;&lt;dates&gt;&lt;year&gt;2020&lt;/year&gt;&lt;/dates&gt;&lt;pub-location&gt;Online&lt;/pub-location&gt;&lt;publisher&gt;World Health Organization Regional Office for the Eastern Mediterranean&lt;/publisher&gt;&lt;urls&gt;&lt;/urls&gt;&lt;/record&gt;&lt;/Cite&gt;&lt;/EndNote&gt;</w:instrText>
      </w:r>
      <w:r w:rsidR="00556EC3">
        <w:fldChar w:fldCharType="separate"/>
      </w:r>
      <w:r w:rsidR="00DE65E1">
        <w:rPr>
          <w:noProof/>
        </w:rPr>
        <w:t>[66]</w:t>
      </w:r>
      <w:r w:rsidR="00556EC3">
        <w:fldChar w:fldCharType="end"/>
      </w:r>
      <w:r w:rsidR="00556EC3">
        <w:t>.</w:t>
      </w:r>
      <w:r w:rsidRPr="003910EE">
        <w:t xml:space="preserve"> </w:t>
      </w:r>
      <w:r>
        <w:t>In addition, the health system</w:t>
      </w:r>
      <w:r w:rsidR="00F5543A">
        <w:t xml:space="preserve"> that is</w:t>
      </w:r>
      <w:r>
        <w:t xml:space="preserve"> predominantly driven by </w:t>
      </w:r>
      <w:r w:rsidR="00F5543A">
        <w:t xml:space="preserve">the </w:t>
      </w:r>
      <w:r>
        <w:t>public</w:t>
      </w:r>
      <w:r w:rsidR="00F5543A">
        <w:t xml:space="preserve"> health</w:t>
      </w:r>
      <w:r>
        <w:t xml:space="preserve"> sector enabled the smooth coordination of the response activities across levels: Each region operated its own emergency operation center (EOC) and collaborated with each other under the central coordination of </w:t>
      </w:r>
      <w:r w:rsidR="00F5543A">
        <w:t xml:space="preserve">the </w:t>
      </w:r>
      <w:proofErr w:type="spellStart"/>
      <w:r>
        <w:t>MoH</w:t>
      </w:r>
      <w:proofErr w:type="spellEnd"/>
      <w:r w:rsidR="00AE45BD">
        <w:t xml:space="preserve"> </w:t>
      </w:r>
      <w:r w:rsidR="00AE45BD">
        <w:fldChar w:fldCharType="begin"/>
      </w:r>
      <w:r w:rsidR="00DE65E1">
        <w:instrText xml:space="preserve"> ADDIN EN.CITE &lt;EndNote&gt;&lt;Cite&gt;&lt;Author&gt;Al Ghafri&lt;/Author&gt;&lt;Year&gt;2021&lt;/Year&gt;&lt;RecNum&gt;91&lt;/RecNum&gt;&lt;DisplayText&gt;[65]&lt;/DisplayText&gt;&lt;record&gt;&lt;rec-number&gt;91&lt;/rec-number&gt;&lt;foreign-keys&gt;&lt;key app="EN" db-id="5afra2929aw9efewdwv5axsfdzda9zxetv5a" timestamp="1624825920"&gt;91&lt;/key&gt;&lt;/foreign-keys&gt;&lt;ref-type name="Journal Article"&gt;17&lt;/ref-type&gt;&lt;contributors&gt;&lt;authors&gt;&lt;author&gt;Al Ghafri, Thamra&lt;/author&gt;&lt;author&gt;Al Ajmi, Fatma&lt;/author&gt;&lt;author&gt;Al Balushi, Lamya&lt;/author&gt;&lt;author&gt;Kurup, Padma Mohan&lt;/author&gt;&lt;author&gt;Al Ghamari, Aysha&lt;/author&gt;&lt;author&gt;Al Balushi, Zainab&lt;/author&gt;&lt;author&gt;Al Fahdi, Fatma&lt;/author&gt;&lt;author&gt;Al Lawati, Huda&lt;/author&gt;&lt;author&gt;Al Hashmi, Salwa&lt;/author&gt;&lt;author&gt;Al Manji, Asim&lt;/author&gt;&lt;/authors&gt;&lt;/contributors&gt;&lt;titles&gt;&lt;title&gt;Responses to the pandemic COVID-19 in primary health care in Oman: Muscat experience&lt;/title&gt;&lt;secondary-title&gt;Oman Medical Journal&lt;/secondary-title&gt;&lt;/titles&gt;&lt;periodical&gt;&lt;full-title&gt;Oman medical journal&lt;/full-title&gt;&lt;/periodical&gt;&lt;pages&gt;e216&lt;/pages&gt;&lt;volume&gt;36&lt;/volume&gt;&lt;number&gt;1&lt;/number&gt;&lt;dates&gt;&lt;year&gt;2021&lt;/year&gt;&lt;/dates&gt;&lt;urls&gt;&lt;/urls&gt;&lt;/record&gt;&lt;/Cite&gt;&lt;/EndNote&gt;</w:instrText>
      </w:r>
      <w:r w:rsidR="00AE45BD">
        <w:fldChar w:fldCharType="separate"/>
      </w:r>
      <w:r w:rsidR="00DE65E1">
        <w:rPr>
          <w:noProof/>
        </w:rPr>
        <w:t>[65]</w:t>
      </w:r>
      <w:r w:rsidR="00AE45BD">
        <w:fldChar w:fldCharType="end"/>
      </w:r>
      <w:r>
        <w:t>;</w:t>
      </w:r>
      <w:r w:rsidR="00AE45BD">
        <w:t xml:space="preserve"> </w:t>
      </w:r>
      <w:r>
        <w:t>Community engagement and participation was largely driven by community members and existing organizations in the local communities</w:t>
      </w:r>
      <w:r w:rsidR="00AE45BD">
        <w:t xml:space="preserve"> </w:t>
      </w:r>
      <w:r w:rsidR="00AE45BD">
        <w:fldChar w:fldCharType="begin"/>
      </w:r>
      <w:r w:rsidR="00DE65E1">
        <w:instrText xml:space="preserve"> ADDIN EN.CITE &lt;EndNote&gt;&lt;Cite&gt;&lt;Author&gt;Al Siyabi&lt;/Author&gt;&lt;Year&gt;2020&lt;/Year&gt;&lt;RecNum&gt;93&lt;/RecNum&gt;&lt;DisplayText&gt;[67]&lt;/DisplayText&gt;&lt;record&gt;&lt;rec-number&gt;93&lt;/rec-number&gt;&lt;foreign-keys&gt;&lt;key app="EN" db-id="5afra2929aw9efewdwv5axsfdzda9zxetv5a" timestamp="1624826198"&gt;93&lt;/key&gt;&lt;/foreign-keys&gt;&lt;ref-type name="Journal Article"&gt;17&lt;/ref-type&gt;&lt;contributors&gt;&lt;authors&gt;&lt;author&gt;Al Siyabi, Huda&lt;/author&gt;&lt;author&gt;Al Mukhaini, Said&lt;/author&gt;&lt;author&gt;Kanaan, Mohsen&lt;/author&gt;&lt;author&gt;Al Hatmi, Sumaya&lt;/author&gt;&lt;author&gt;Al Anqoudi, Zahir&lt;/author&gt;&lt;author&gt;Al Kalbani, Ahmed&lt;/author&gt;&lt;author&gt;Al Bahri, Zakiya&lt;/author&gt;&lt;author&gt;Wannouse, Chadia&lt;/author&gt;&lt;author&gt;Awaidy, Salah&lt;/author&gt;&lt;/authors&gt;&lt;/contributors&gt;&lt;titles&gt;&lt;title&gt;Community Participation during COVID-19 pandemic&lt;/title&gt;&lt;secondary-title&gt;Frontiers in public health&lt;/secondary-title&gt;&lt;/titles&gt;&lt;periodical&gt;&lt;full-title&gt;Frontiers in public health&lt;/full-title&gt;&lt;/periodical&gt;&lt;pages&gt;1044&lt;/pages&gt;&lt;volume&gt;8&lt;/volume&gt;&lt;dates&gt;&lt;year&gt;2020&lt;/year&gt;&lt;/dates&gt;&lt;isbn&gt;2296-2565&lt;/isbn&gt;&lt;urls&gt;&lt;/urls&gt;&lt;/record&gt;&lt;/Cite&gt;&lt;/EndNote&gt;</w:instrText>
      </w:r>
      <w:r w:rsidR="00AE45BD">
        <w:fldChar w:fldCharType="separate"/>
      </w:r>
      <w:r w:rsidR="00DE65E1">
        <w:rPr>
          <w:noProof/>
        </w:rPr>
        <w:t>[67]</w:t>
      </w:r>
      <w:r w:rsidR="00AE45BD">
        <w:fldChar w:fldCharType="end"/>
      </w:r>
      <w:r>
        <w:t xml:space="preserve">; </w:t>
      </w:r>
      <w:r w:rsidR="00F5543A">
        <w:t xml:space="preserve">The </w:t>
      </w:r>
      <w:r>
        <w:t>private sector closely collaborated with the government to facilitate supplies and technologies</w:t>
      </w:r>
      <w:r w:rsidR="00AE45BD">
        <w:t xml:space="preserve"> </w:t>
      </w:r>
      <w:r w:rsidR="00AE45BD">
        <w:fldChar w:fldCharType="begin"/>
      </w:r>
      <w:r w:rsidR="00DE65E1">
        <w:instrText xml:space="preserve"> ADDIN EN.CITE &lt;EndNote&gt;&lt;Cite&gt;&lt;Author&gt;Al Ghafri&lt;/Author&gt;&lt;Year&gt;2021&lt;/Year&gt;&lt;RecNum&gt;91&lt;/RecNum&gt;&lt;DisplayText&gt;[65, 68]&lt;/DisplayText&gt;&lt;record&gt;&lt;rec-number&gt;91&lt;/rec-number&gt;&lt;foreign-keys&gt;&lt;key app="EN" db-id="5afra2929aw9efewdwv5axsfdzda9zxetv5a" timestamp="1624825920"&gt;91&lt;/key&gt;&lt;/foreign-keys&gt;&lt;ref-type name="Journal Article"&gt;17&lt;/ref-type&gt;&lt;contributors&gt;&lt;authors&gt;&lt;author&gt;Al Ghafri, Thamra&lt;/author&gt;&lt;author&gt;Al Ajmi, Fatma&lt;/author&gt;&lt;author&gt;Al Balushi, Lamya&lt;/author&gt;&lt;author&gt;Kurup, Padma Mohan&lt;/author&gt;&lt;author&gt;Al Ghamari, Aysha&lt;/author&gt;&lt;author&gt;Al Balushi, Zainab&lt;/author&gt;&lt;author&gt;Al Fahdi, Fatma&lt;/author&gt;&lt;author&gt;Al Lawati, Huda&lt;/author&gt;&lt;author&gt;Al Hashmi, Salwa&lt;/author&gt;&lt;author&gt;Al Manji, Asim&lt;/author&gt;&lt;/authors&gt;&lt;/contributors&gt;&lt;titles&gt;&lt;title&gt;Responses to the pandemic COVID-19 in primary health care in Oman: Muscat experience&lt;/title&gt;&lt;secondary-title&gt;Oman Medical Journal&lt;/secondary-title&gt;&lt;/titles&gt;&lt;periodical&gt;&lt;full-title&gt;Oman medical journal&lt;/full-title&gt;&lt;/periodical&gt;&lt;pages&gt;e216&lt;/pages&gt;&lt;volume&gt;36&lt;/volume&gt;&lt;number&gt;1&lt;/number&gt;&lt;dates&gt;&lt;year&gt;2021&lt;/year&gt;&lt;/dates&gt;&lt;urls&gt;&lt;/urls&gt;&lt;/record&gt;&lt;/Cite&gt;&lt;Cite&gt;&lt;Author&gt;Organization&lt;/Author&gt;&lt;Year&gt;2020&lt;/Year&gt;&lt;RecNum&gt;94&lt;/RecNum&gt;&lt;record&gt;&lt;rec-number&gt;94&lt;/rec-number&gt;&lt;foreign-keys&gt;&lt;key app="EN" db-id="5afra2929aw9efewdwv5axsfdzda9zxetv5a" timestamp="1624826308"&gt;94&lt;/key&gt;&lt;/foreign-keys&gt;&lt;ref-type name="Press Release"&gt;63&lt;/ref-type&gt;&lt;contributors&gt;&lt;authors&gt;&lt;author&gt;World Health Organization&lt;/author&gt;&lt;/authors&gt;&lt;/contributors&gt;&lt;titles&gt;&lt;title&gt;Using technology to contain COVID-19 in Oman&lt;/title&gt;&lt;/titles&gt;&lt;dates&gt;&lt;year&gt;2020&lt;/year&gt;&lt;/dates&gt;&lt;pub-location&gt;Online&lt;/pub-location&gt;&lt;publisher&gt;World Health Organization Regional Office for the Eastern Mediterranean&lt;/publisher&gt;&lt;urls&gt;&lt;/urls&gt;&lt;/record&gt;&lt;/Cite&gt;&lt;/EndNote&gt;</w:instrText>
      </w:r>
      <w:r w:rsidR="00AE45BD">
        <w:fldChar w:fldCharType="separate"/>
      </w:r>
      <w:r w:rsidR="00DE65E1">
        <w:rPr>
          <w:noProof/>
        </w:rPr>
        <w:t>[65, 68]</w:t>
      </w:r>
      <w:r w:rsidR="00AE45BD">
        <w:fldChar w:fldCharType="end"/>
      </w:r>
      <w:r w:rsidR="00F5543A">
        <w:t>.</w:t>
      </w:r>
    </w:p>
    <w:p w14:paraId="3DF42419" w14:textId="77777777" w:rsidR="00580ABD" w:rsidRDefault="00580ABD" w:rsidP="00580ABD">
      <w:pPr>
        <w:jc w:val="both"/>
      </w:pPr>
    </w:p>
    <w:p w14:paraId="5223E5B6" w14:textId="030B434E" w:rsidR="008E0565" w:rsidRDefault="008E0565" w:rsidP="008E0565">
      <w:pPr>
        <w:jc w:val="both"/>
      </w:pPr>
      <w:del w:id="162" w:author="Sooyoung Kim" w:date="2021-06-28T11:12:00Z">
        <w:r w:rsidDel="00B268F9">
          <w:rPr>
            <w:i/>
            <w:noProof/>
          </w:rPr>
          <w:drawing>
            <wp:inline distT="114300" distB="114300" distL="114300" distR="114300" wp14:anchorId="48A6E144" wp14:editId="0395CB00">
              <wp:extent cx="5730875" cy="2834640"/>
              <wp:effectExtent l="0" t="0" r="0" b="0"/>
              <wp:docPr id="13" name="image1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0.png" descr="Chart, line chart&#10;&#10;Description automatically generated"/>
                      <pic:cNvPicPr preferRelativeResize="0"/>
                    </pic:nvPicPr>
                    <pic:blipFill rotWithShape="1">
                      <a:blip r:embed="rId25"/>
                      <a:srcRect t="5654"/>
                      <a:stretch/>
                    </pic:blipFill>
                    <pic:spPr bwMode="auto">
                      <a:xfrm>
                        <a:off x="0" y="0"/>
                        <a:ext cx="5730875" cy="2834640"/>
                      </a:xfrm>
                      <a:prstGeom prst="rect">
                        <a:avLst/>
                      </a:prstGeom>
                      <a:ln>
                        <a:noFill/>
                      </a:ln>
                      <a:extLst>
                        <a:ext uri="{53640926-AAD7-44D8-BBD7-CCE9431645EC}">
                          <a14:shadowObscured xmlns:a14="http://schemas.microsoft.com/office/drawing/2010/main"/>
                        </a:ext>
                      </a:extLst>
                    </pic:spPr>
                  </pic:pic>
                </a:graphicData>
              </a:graphic>
            </wp:inline>
          </w:drawing>
        </w:r>
      </w:del>
      <w:ins w:id="163" w:author="Sooyoung Kim" w:date="2021-06-28T11:15:00Z">
        <w:r w:rsidR="00F2241B">
          <w:rPr>
            <w:noProof/>
          </w:rPr>
          <w:drawing>
            <wp:inline distT="0" distB="0" distL="0" distR="0" wp14:anchorId="6221CBD2" wp14:editId="311777B6">
              <wp:extent cx="5731510" cy="3183890"/>
              <wp:effectExtent l="0" t="0" r="0" b="381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ins>
    </w:p>
    <w:p w14:paraId="1CEE8EED" w14:textId="0886992D" w:rsidR="008E0565" w:rsidRDefault="008E0565" w:rsidP="008E0565">
      <w:pPr>
        <w:pBdr>
          <w:top w:val="nil"/>
          <w:left w:val="nil"/>
          <w:bottom w:val="nil"/>
          <w:right w:val="nil"/>
          <w:between w:val="nil"/>
        </w:pBdr>
        <w:jc w:val="center"/>
      </w:pPr>
      <w:r>
        <w:t xml:space="preserve">Figure 11. </w:t>
      </w:r>
      <w:r w:rsidRPr="00740385">
        <w:t xml:space="preserve">The </w:t>
      </w:r>
      <w:r w:rsidRPr="00740385">
        <w:rPr>
          <w:rFonts w:eastAsia="Times New Roman"/>
          <w:color w:val="000000"/>
          <w:shd w:val="clear" w:color="auto" w:fill="FFFFFF"/>
        </w:rPr>
        <w:t xml:space="preserve">Oxford COVID-19 Government Response Tracker’s Stringy Index </w:t>
      </w:r>
      <w:r>
        <w:rPr>
          <w:rFonts w:eastAsia="Times New Roman"/>
          <w:color w:val="000000"/>
          <w:shd w:val="clear" w:color="auto" w:fill="FFFFFF"/>
        </w:rPr>
        <w:t xml:space="preserve">for Oman </w:t>
      </w:r>
      <w:r w:rsidRPr="00740385">
        <w:rPr>
          <w:rFonts w:eastAsia="Times New Roman"/>
          <w:color w:val="000000"/>
          <w:shd w:val="clear" w:color="auto" w:fill="FFFFFF"/>
        </w:rPr>
        <w:t>with </w:t>
      </w:r>
      <w:r w:rsidRPr="00740385">
        <w:t>average trendline</w:t>
      </w:r>
      <w:r>
        <w:t xml:space="preserve"> from January 2020 to present </w:t>
      </w:r>
      <w:r w:rsidRPr="00740385">
        <w:t>(Figure and Analysis by Authors)</w:t>
      </w:r>
    </w:p>
    <w:p w14:paraId="47679C30" w14:textId="77777777" w:rsidR="008E0565" w:rsidRDefault="008E0565" w:rsidP="00580ABD">
      <w:pPr>
        <w:jc w:val="both"/>
      </w:pPr>
    </w:p>
    <w:p w14:paraId="5A199B89" w14:textId="32D7279E" w:rsidR="00580ABD" w:rsidRDefault="00F5543A" w:rsidP="00580ABD">
      <w:pPr>
        <w:jc w:val="both"/>
      </w:pPr>
      <w:r>
        <w:t>T</w:t>
      </w:r>
      <w:r w:rsidR="00580ABD">
        <w:t>here are</w:t>
      </w:r>
      <w:r w:rsidR="00BB3747">
        <w:t xml:space="preserve"> also</w:t>
      </w:r>
      <w:r w:rsidR="00580ABD">
        <w:t xml:space="preserve"> key challenges that may have hindered the response. First, Oman only has 1.6 hospital beds per 1</w:t>
      </w:r>
      <w:r w:rsidR="00BB3747">
        <w:t>,</w:t>
      </w:r>
      <w:r w:rsidR="00580ABD">
        <w:t>000 population, which is likely a result of the population growing at a faster rate than the health system is adapting</w:t>
      </w:r>
      <w:r w:rsidR="00BB3747">
        <w:t>,</w:t>
      </w:r>
      <w:r w:rsidR="00580ABD">
        <w:t xml:space="preserve"> which led to overcrowding and made it particularly difficult to isolate positive COVID cases</w:t>
      </w:r>
      <w:r w:rsidR="00AE45BD">
        <w:t xml:space="preserve"> </w:t>
      </w:r>
      <w:r w:rsidR="00AE45BD">
        <w:fldChar w:fldCharType="begin"/>
      </w:r>
      <w:r w:rsidR="00DE65E1">
        <w:instrText xml:space="preserve"> ADDIN EN.CITE &lt;EndNote&gt;&lt;Cite&gt;&lt;Author&gt;Kelley&lt;/Author&gt;&lt;Year&gt;2017&lt;/Year&gt;&lt;RecNum&gt;95&lt;/RecNum&gt;&lt;DisplayText&gt;[69]&lt;/DisplayText&gt;&lt;record&gt;&lt;rec-number&gt;95&lt;/rec-number&gt;&lt;foreign-keys&gt;&lt;key app="EN" db-id="5afra2929aw9efewdwv5axsfdzda9zxetv5a" timestamp="1624826499"&gt;95&lt;/key&gt;&lt;/foreign-keys&gt;&lt;ref-type name="Report"&gt;27&lt;/ref-type&gt;&lt;contributors&gt;&lt;authors&gt;&lt;author&gt;Edward Kelley&lt;/author&gt;&lt;author&gt;Zafar Mirza&lt;/author&gt;&lt;author&gt;Nittita Prasopa-Plaizier&lt;/author&gt;&lt;author&gt;Jenny Westad&lt;/author&gt;&lt;author&gt;Felicity Pocklington&lt;/author&gt;&lt;author&gt;Mondher Lataief&lt;/author&gt;&lt;author&gt;Ahmed Al-Mandhari&lt;/author&gt;&lt;author&gt;Samia Al Rabhi&lt;/author&gt;&lt;author&gt;Huda Al-Siyabi&lt;/author&gt;&lt;author&gt;Ruth Mabry&lt;/author&gt;&lt;/authors&gt;&lt;/contributors&gt;&lt;titles&gt;&lt;title&gt;Strengthening national capacity for patient and community engagement and empowerement in health care in Oman&lt;/title&gt;&lt;/titles&gt;&lt;dates&gt;&lt;year&gt;2017&lt;/year&gt;&lt;/dates&gt;&lt;pub-location&gt;Geneva&lt;/pub-location&gt;&lt;publisher&gt;WHO Eastern Mediterranean Regional Office&lt;/publisher&gt;&lt;urls&gt;&lt;/urls&gt;&lt;/record&gt;&lt;/Cite&gt;&lt;/EndNote&gt;</w:instrText>
      </w:r>
      <w:r w:rsidR="00AE45BD">
        <w:fldChar w:fldCharType="separate"/>
      </w:r>
      <w:r w:rsidR="00DE65E1">
        <w:rPr>
          <w:noProof/>
        </w:rPr>
        <w:t>[69]</w:t>
      </w:r>
      <w:r w:rsidR="00AE45BD">
        <w:fldChar w:fldCharType="end"/>
      </w:r>
      <w:r w:rsidR="00580ABD">
        <w:t>. This has become even more clear during the most recent spike in COVID-19 cases, with only 14 ICU beds available across the country as of April 12, 2021</w:t>
      </w:r>
      <w:r w:rsidR="00AE45BD">
        <w:t xml:space="preserve"> </w:t>
      </w:r>
      <w:r w:rsidR="00AE45BD">
        <w:fldChar w:fldCharType="begin"/>
      </w:r>
      <w:r w:rsidR="00DE65E1">
        <w:instrText xml:space="preserve"> ADDIN EN.CITE &lt;EndNote&gt;&lt;Cite&gt;&lt;Author&gt;Service&lt;/Author&gt;&lt;Year&gt;2021&lt;/Year&gt;&lt;RecNum&gt;96&lt;/RecNum&gt;&lt;DisplayText&gt;[70]&lt;/DisplayText&gt;&lt;record&gt;&lt;rec-number&gt;96&lt;/rec-number&gt;&lt;foreign-keys&gt;&lt;key app="EN" db-id="5afra2929aw9efewdwv5axsfdzda9zxetv5a" timestamp="1624826598"&gt;96&lt;/key&gt;&lt;/foreign-keys&gt;&lt;ref-type name="Newspaper Article"&gt;23&lt;/ref-type&gt;&lt;contributors&gt;&lt;authors&gt;&lt;author&gt;Times News Service&lt;/author&gt;&lt;/authors&gt;&lt;/contributors&gt;&lt;titles&gt;&lt;title&gt;Hospital beds under stress as COVID-19 cases surge in Oman&lt;/title&gt;&lt;secondary-title&gt;Times of Oman&lt;/secondary-title&gt;&lt;/titles&gt;&lt;dates&gt;&lt;year&gt;2021&lt;/year&gt;&lt;/dates&gt;&lt;pub-location&gt;Muscat, Oman&lt;/pub-location&gt;&lt;urls&gt;&lt;/urls&gt;&lt;/record&gt;&lt;/Cite&gt;&lt;/EndNote&gt;</w:instrText>
      </w:r>
      <w:r w:rsidR="00AE45BD">
        <w:fldChar w:fldCharType="separate"/>
      </w:r>
      <w:r w:rsidR="00DE65E1">
        <w:rPr>
          <w:noProof/>
        </w:rPr>
        <w:t>[70]</w:t>
      </w:r>
      <w:r w:rsidR="00AE45BD">
        <w:fldChar w:fldCharType="end"/>
      </w:r>
      <w:r w:rsidR="00580ABD">
        <w:t>. Overcrowding is of particular concern in the large cities in Muscat and Al-</w:t>
      </w:r>
      <w:proofErr w:type="spellStart"/>
      <w:r w:rsidR="00580ABD">
        <w:t>Batnah</w:t>
      </w:r>
      <w:proofErr w:type="spellEnd"/>
      <w:r w:rsidR="00580ABD">
        <w:t>, where approximately 50</w:t>
      </w:r>
      <w:r w:rsidR="00BB3747">
        <w:t xml:space="preserve"> per cent</w:t>
      </w:r>
      <w:r w:rsidR="00580ABD">
        <w:t xml:space="preserve"> of the population resides, with 7</w:t>
      </w:r>
      <w:r w:rsidR="00BB3747">
        <w:t>2 per cent</w:t>
      </w:r>
      <w:r w:rsidR="00580ABD">
        <w:t xml:space="preserve"> of the population living in urban areas</w:t>
      </w:r>
      <w:r w:rsidR="00B73FCF">
        <w:t xml:space="preserve"> </w:t>
      </w:r>
      <w:r w:rsidR="00B73FCF">
        <w:fldChar w:fldCharType="begin"/>
      </w:r>
      <w:r w:rsidR="00DE65E1">
        <w:instrText xml:space="preserve"> ADDIN EN.CITE &lt;EndNote&gt;&lt;Cite&gt;&lt;Author&gt;Organization&lt;/Author&gt;&lt;Year&gt;2017&lt;/Year&gt;&lt;RecNum&gt;80&lt;/RecNum&gt;&lt;DisplayText&gt;[54]&lt;/DisplayText&gt;&lt;record&gt;&lt;rec-number&gt;80&lt;/rec-number&gt;&lt;foreign-keys&gt;&lt;key app="EN" db-id="5afra2929aw9efewdwv5axsfdzda9zxetv5a" timestamp="1624823284"&gt;80&lt;/key&gt;&lt;/foreign-keys&gt;&lt;ref-type name="Report"&gt;27&lt;/ref-type&gt;&lt;contributors&gt;&lt;authors&gt;&lt;author&gt;World Health Organization&lt;/author&gt;&lt;/authors&gt;&lt;/contributors&gt;&lt;titles&gt;&lt;title&gt;Joint external evaluation of IHR core capacities of the Sultanate of Oman&lt;/title&gt;&lt;/titles&gt;&lt;dates&gt;&lt;year&gt;2017&lt;/year&gt;&lt;/dates&gt;&lt;publisher&gt;World Health Organization&lt;/publisher&gt;&lt;urls&gt;&lt;/urls&gt;&lt;/record&gt;&lt;/Cite&gt;&lt;/EndNote&gt;</w:instrText>
      </w:r>
      <w:r w:rsidR="00B73FCF">
        <w:fldChar w:fldCharType="separate"/>
      </w:r>
      <w:r w:rsidR="00DE65E1">
        <w:rPr>
          <w:noProof/>
        </w:rPr>
        <w:t>[54]</w:t>
      </w:r>
      <w:r w:rsidR="00B73FCF">
        <w:fldChar w:fldCharType="end"/>
      </w:r>
      <w:r w:rsidR="00B73FCF">
        <w:t>.</w:t>
      </w:r>
      <w:r w:rsidR="00580ABD">
        <w:t xml:space="preserve"> While individuals living in these cities have easy access to care, the density adds to the risk of overcrowding. It is also important to note that Oman is home to approximately 3.6 million expatriates or “non-nationals” and while many of them also live in the major cities, they often reside in more rural settlements with less access to care, making them vulnerable to COVID-19</w:t>
      </w:r>
      <w:r w:rsidR="00B73FCF">
        <w:t xml:space="preserve"> </w:t>
      </w:r>
      <w:r w:rsidR="00B73FCF">
        <w:fldChar w:fldCharType="begin"/>
      </w:r>
      <w:r w:rsidR="00DE65E1">
        <w:instrText xml:space="preserve"> ADDIN EN.CITE &lt;EndNote&gt;&lt;Cite&gt;&lt;Author&gt;Al-Riyami&lt;/Author&gt;&lt;Year&gt;2012&lt;/Year&gt;&lt;RecNum&gt;81&lt;/RecNum&gt;&lt;DisplayText&gt;[55]&lt;/DisplayText&gt;&lt;record&gt;&lt;rec-number&gt;81&lt;/rec-number&gt;&lt;foreign-keys&gt;&lt;key app="EN" db-id="5afra2929aw9efewdwv5axsfdzda9zxetv5a" timestamp="1624823332"&gt;81&lt;/key&gt;&lt;/foreign-keys&gt;&lt;ref-type name="Journal Article"&gt;17&lt;/ref-type&gt;&lt;contributors&gt;&lt;authors&gt;&lt;author&gt;Al-Riyami, Asya&lt;/author&gt;&lt;/authors&gt;&lt;/contributors&gt;&lt;titles&gt;&lt;title&gt;Health vision 2050 Oman: a committed step towards reforms&lt;/title&gt;&lt;secondary-title&gt;Oman medical journal&lt;/secondary-title&gt;&lt;/titles&gt;&lt;periodical&gt;&lt;full-title&gt;Oman medical journal&lt;/full-title&gt;&lt;/periodical&gt;&lt;pages&gt;190&lt;/pages&gt;&lt;volume&gt;27&lt;/volume&gt;&lt;number&gt;3&lt;/number&gt;&lt;dates&gt;&lt;year&gt;2012&lt;/year&gt;&lt;/dates&gt;&lt;urls&gt;&lt;/urls&gt;&lt;/record&gt;&lt;/Cite&gt;&lt;/EndNote&gt;</w:instrText>
      </w:r>
      <w:r w:rsidR="00B73FCF">
        <w:fldChar w:fldCharType="separate"/>
      </w:r>
      <w:r w:rsidR="00DE65E1">
        <w:rPr>
          <w:noProof/>
        </w:rPr>
        <w:t>[55]</w:t>
      </w:r>
      <w:r w:rsidR="00B73FCF">
        <w:fldChar w:fldCharType="end"/>
      </w:r>
      <w:r w:rsidR="00B73FCF">
        <w:t>.</w:t>
      </w:r>
    </w:p>
    <w:p w14:paraId="2370C969" w14:textId="77777777" w:rsidR="00580ABD" w:rsidRDefault="00580ABD" w:rsidP="00580ABD">
      <w:pPr>
        <w:jc w:val="both"/>
      </w:pPr>
    </w:p>
    <w:p w14:paraId="38EB978A" w14:textId="77777777" w:rsidR="00580ABD" w:rsidRPr="001C32B1" w:rsidRDefault="00580ABD" w:rsidP="00580ABD">
      <w:pPr>
        <w:jc w:val="both"/>
        <w:rPr>
          <w:i/>
        </w:rPr>
      </w:pPr>
      <w:r w:rsidRPr="001C32B1">
        <w:rPr>
          <w:i/>
        </w:rPr>
        <w:t>Conclusion</w:t>
      </w:r>
      <w:r>
        <w:rPr>
          <w:i/>
        </w:rPr>
        <w:t>s</w:t>
      </w:r>
    </w:p>
    <w:p w14:paraId="41214D2B" w14:textId="253179D6" w:rsidR="00580ABD" w:rsidRDefault="00580ABD" w:rsidP="00580ABD">
      <w:pPr>
        <w:jc w:val="both"/>
      </w:pPr>
      <w:r>
        <w:t xml:space="preserve">Oman was relatively successful in reducing the spread of COVID-19 throughout the pandemic. </w:t>
      </w:r>
      <w:r w:rsidR="00BB3747">
        <w:t xml:space="preserve">The </w:t>
      </w:r>
      <w:r>
        <w:t xml:space="preserve">COVID-19 attack rate </w:t>
      </w:r>
      <w:r w:rsidR="00BB3747">
        <w:t xml:space="preserve">in Oman </w:t>
      </w:r>
      <w:r>
        <w:t>seems to be the highest in the Eastern Mediterranean region</w:t>
      </w:r>
      <w:r w:rsidR="00B73FCF">
        <w:t xml:space="preserve"> </w:t>
      </w:r>
      <w:r w:rsidR="00B73FCF">
        <w:fldChar w:fldCharType="begin"/>
      </w:r>
      <w:r w:rsidR="00DE65E1">
        <w:instrText xml:space="preserve"> ADDIN EN.CITE &lt;EndNote&gt;&lt;Cite&gt;&lt;Author&gt;Organization&lt;/Author&gt;&lt;Year&gt;2021&lt;/Year&gt;&lt;RecNum&gt;97&lt;/RecNum&gt;&lt;DisplayText&gt;[71]&lt;/DisplayText&gt;&lt;record&gt;&lt;rec-number&gt;97&lt;/rec-number&gt;&lt;foreign-keys&gt;&lt;key app="EN" db-id="5afra2929aw9efewdwv5axsfdzda9zxetv5a" timestamp="1624826937"&gt;97&lt;/key&gt;&lt;/foreign-keys&gt;&lt;ref-type name="Report"&gt;27&lt;/ref-type&gt;&lt;contributors&gt;&lt;authors&gt;&lt;author&gt;World Health Organization&lt;/author&gt;&lt;/authors&gt;&lt;/contributors&gt;&lt;titles&gt;&lt;title&gt;COVID-19: WHO EMRO Biweekly Situation Report #11&lt;/title&gt;&lt;secondary-title&gt;WHO EMRO Biweekly Situation Report&lt;/secondary-title&gt;&lt;/titles&gt;&lt;volume&gt;11&lt;/volume&gt;&lt;dates&gt;&lt;year&gt;2021&lt;/year&gt;&lt;/dates&gt;&lt;pub-location&gt;Geneva&lt;/pub-location&gt;&lt;publisher&gt;World Health Organization&lt;/publisher&gt;&lt;urls&gt;&lt;/urls&gt;&lt;/record&gt;&lt;/Cite&gt;&lt;/EndNote&gt;</w:instrText>
      </w:r>
      <w:r w:rsidR="00B73FCF">
        <w:fldChar w:fldCharType="separate"/>
      </w:r>
      <w:r w:rsidR="00DE65E1">
        <w:rPr>
          <w:noProof/>
        </w:rPr>
        <w:t>[71]</w:t>
      </w:r>
      <w:r w:rsidR="00B73FCF">
        <w:fldChar w:fldCharType="end"/>
      </w:r>
      <w:r>
        <w:t xml:space="preserve">. However, </w:t>
      </w:r>
      <w:r w:rsidR="00BB3747">
        <w:t xml:space="preserve">this </w:t>
      </w:r>
      <w:r>
        <w:t xml:space="preserve">is most likely due to their robust surveillance system with high </w:t>
      </w:r>
      <w:r>
        <w:lastRenderedPageBreak/>
        <w:t>sensitivity to detect cases, as well as their transparent and timely information sharing, which is not always the case for countries in the region. It is also important to note that Oman is currently experiencing its “third wave” of community transmission with a spike in March and April 2021 due to the introduction of the highly transmissible U.K. variant of COVID-19 paired with low vaccination rates, with under 2</w:t>
      </w:r>
      <w:del w:id="164" w:author="Sooyoung Kim" w:date="2021-06-28T14:36:00Z">
        <w:r w:rsidDel="00DE65E1">
          <w:delText>%</w:delText>
        </w:r>
      </w:del>
      <w:ins w:id="165" w:author="Sooyoung Kim" w:date="2021-06-28T14:36:00Z">
        <w:r w:rsidR="00DE65E1">
          <w:t xml:space="preserve"> per cent</w:t>
        </w:r>
      </w:ins>
      <w:r>
        <w:t xml:space="preserve"> of the population fully vaccinated as of June 10, 2021</w:t>
      </w:r>
      <w:r w:rsidR="005E39B9">
        <w:t xml:space="preserve"> </w:t>
      </w:r>
      <w:r w:rsidR="005E39B9">
        <w:fldChar w:fldCharType="begin"/>
      </w:r>
      <w:r w:rsidR="00DE65E1">
        <w:instrText xml:space="preserve"> ADDIN EN.CITE &lt;EndNote&gt;&lt;Cite&gt;&lt;Author&gt;University&lt;/Author&gt;&lt;Year&gt;2020&lt;/Year&gt;&lt;RecNum&gt;98&lt;/RecNum&gt;&lt;DisplayText&gt;[72]&lt;/DisplayText&gt;&lt;record&gt;&lt;rec-number&gt;98&lt;/rec-number&gt;&lt;foreign-keys&gt;&lt;key app="EN" db-id="5afra2929aw9efewdwv5axsfdzda9zxetv5a" timestamp="1624827100"&gt;98&lt;/key&gt;&lt;/foreign-keys&gt;&lt;ref-type name="Generic"&gt;13&lt;/ref-type&gt;&lt;contributors&gt;&lt;authors&gt;&lt;author&gt;Johns Hopkins University&lt;/author&gt;&lt;/authors&gt;&lt;/contributors&gt;&lt;titles&gt;&lt;title&gt;Coronavirus resource center&lt;/title&gt;&lt;/titles&gt;&lt;dates&gt;&lt;year&gt;2020&lt;/year&gt;&lt;/dates&gt;&lt;publisher&gt;John Hopkins University of Medicine Baltimore, MD&lt;/publisher&gt;&lt;urls&gt;&lt;/urls&gt;&lt;/record&gt;&lt;/Cite&gt;&lt;/EndNote&gt;</w:instrText>
      </w:r>
      <w:r w:rsidR="005E39B9">
        <w:fldChar w:fldCharType="separate"/>
      </w:r>
      <w:r w:rsidR="00DE65E1">
        <w:rPr>
          <w:noProof/>
        </w:rPr>
        <w:t>[72]</w:t>
      </w:r>
      <w:r w:rsidR="005E39B9">
        <w:fldChar w:fldCharType="end"/>
      </w:r>
      <w:r w:rsidR="005E39B9">
        <w:t>.</w:t>
      </w:r>
      <w:r>
        <w:t xml:space="preserve"> This highlights the danger of prematurely lifting containment measures in favor of reopening for economic purposes and points to the need for continued mitigation efforts until </w:t>
      </w:r>
      <w:proofErr w:type="gramStart"/>
      <w:r>
        <w:t>the majority of</w:t>
      </w:r>
      <w:proofErr w:type="gramEnd"/>
      <w:r>
        <w:t xml:space="preserve"> the population </w:t>
      </w:r>
      <w:r w:rsidR="00BB3747">
        <w:t>is</w:t>
      </w:r>
      <w:r>
        <w:t xml:space="preserve"> vaccinated and the country can safely reopen. Nevertheless, there are a few </w:t>
      </w:r>
      <w:r w:rsidR="00BB3747">
        <w:t xml:space="preserve">indications </w:t>
      </w:r>
      <w:r>
        <w:t>that reflect the success of Oman’s COVID-19 response: The case fatality rate remains low</w:t>
      </w:r>
      <w:r w:rsidR="005E39B9">
        <w:t xml:space="preserve"> </w:t>
      </w:r>
      <w:r w:rsidR="005E39B9">
        <w:fldChar w:fldCharType="begin"/>
      </w:r>
      <w:r w:rsidR="00DE65E1">
        <w:instrText xml:space="preserve"> ADDIN EN.CITE &lt;EndNote&gt;&lt;Cite&gt;&lt;Author&gt;Organization&lt;/Author&gt;&lt;Year&gt;2021&lt;/Year&gt;&lt;RecNum&gt;97&lt;/RecNum&gt;&lt;DisplayText&gt;[71]&lt;/DisplayText&gt;&lt;record&gt;&lt;rec-number&gt;97&lt;/rec-number&gt;&lt;foreign-keys&gt;&lt;key app="EN" db-id="5afra2929aw9efewdwv5axsfdzda9zxetv5a" timestamp="1624826937"&gt;97&lt;/key&gt;&lt;/foreign-keys&gt;&lt;ref-type name="Report"&gt;27&lt;/ref-type&gt;&lt;contributors&gt;&lt;authors&gt;&lt;author&gt;World Health Organization&lt;/author&gt;&lt;/authors&gt;&lt;/contributors&gt;&lt;titles&gt;&lt;title&gt;COVID-19: WHO EMRO Biweekly Situation Report #11&lt;/title&gt;&lt;secondary-title&gt;WHO EMRO Biweekly Situation Report&lt;/secondary-title&gt;&lt;/titles&gt;&lt;volume&gt;11&lt;/volume&gt;&lt;dates&gt;&lt;year&gt;2021&lt;/year&gt;&lt;/dates&gt;&lt;pub-location&gt;Geneva&lt;/pub-location&gt;&lt;publisher&gt;World Health Organization&lt;/publisher&gt;&lt;urls&gt;&lt;/urls&gt;&lt;/record&gt;&lt;/Cite&gt;&lt;/EndNote&gt;</w:instrText>
      </w:r>
      <w:r w:rsidR="005E39B9">
        <w:fldChar w:fldCharType="separate"/>
      </w:r>
      <w:r w:rsidR="00DE65E1">
        <w:rPr>
          <w:noProof/>
        </w:rPr>
        <w:t>[71]</w:t>
      </w:r>
      <w:r w:rsidR="005E39B9">
        <w:fldChar w:fldCharType="end"/>
      </w:r>
      <w:r>
        <w:t>; The</w:t>
      </w:r>
      <w:r w:rsidR="00BB3747">
        <w:t xml:space="preserve"> country is </w:t>
      </w:r>
      <w:r>
        <w:t xml:space="preserve">less affected by the new variants than the countries in the region; </w:t>
      </w:r>
      <w:r w:rsidR="00BB3747">
        <w:t>It is</w:t>
      </w:r>
      <w:r>
        <w:t xml:space="preserve"> one of the first two countries in the region to kick off its vaccine roll-out and have</w:t>
      </w:r>
      <w:r w:rsidR="00BB3747">
        <w:t xml:space="preserve"> so far</w:t>
      </w:r>
      <w:r>
        <w:t xml:space="preserve"> </w:t>
      </w:r>
      <w:r w:rsidR="00BB3747">
        <w:t xml:space="preserve">fully </w:t>
      </w:r>
      <w:r>
        <w:t>vaccinated over 500,000 people</w:t>
      </w:r>
      <w:r w:rsidR="005E39B9">
        <w:t xml:space="preserve"> </w:t>
      </w:r>
      <w:r w:rsidR="005E39B9">
        <w:fldChar w:fldCharType="begin"/>
      </w:r>
      <w:r w:rsidR="00DE65E1">
        <w:instrText xml:space="preserve"> ADDIN EN.CITE &lt;EndNote&gt;&lt;Cite&gt;&lt;Author&gt;Organization&lt;/Author&gt;&lt;Year&gt;2021&lt;/Year&gt;&lt;RecNum&gt;97&lt;/RecNum&gt;&lt;DisplayText&gt;[71]&lt;/DisplayText&gt;&lt;record&gt;&lt;rec-number&gt;97&lt;/rec-number&gt;&lt;foreign-keys&gt;&lt;key app="EN" db-id="5afra2929aw9efewdwv5axsfdzda9zxetv5a" timestamp="1624826937"&gt;97&lt;/key&gt;&lt;/foreign-keys&gt;&lt;ref-type name="Report"&gt;27&lt;/ref-type&gt;&lt;contributors&gt;&lt;authors&gt;&lt;author&gt;World Health Organization&lt;/author&gt;&lt;/authors&gt;&lt;/contributors&gt;&lt;titles&gt;&lt;title&gt;COVID-19: WHO EMRO Biweekly Situation Report #11&lt;/title&gt;&lt;secondary-title&gt;WHO EMRO Biweekly Situation Report&lt;/secondary-title&gt;&lt;/titles&gt;&lt;volume&gt;11&lt;/volume&gt;&lt;dates&gt;&lt;year&gt;2021&lt;/year&gt;&lt;/dates&gt;&lt;pub-location&gt;Geneva&lt;/pub-location&gt;&lt;publisher&gt;World Health Organization&lt;/publisher&gt;&lt;urls&gt;&lt;/urls&gt;&lt;/record&gt;&lt;/Cite&gt;&lt;/EndNote&gt;</w:instrText>
      </w:r>
      <w:r w:rsidR="005E39B9">
        <w:fldChar w:fldCharType="separate"/>
      </w:r>
      <w:r w:rsidR="00DE65E1">
        <w:rPr>
          <w:noProof/>
        </w:rPr>
        <w:t>[71]</w:t>
      </w:r>
      <w:r w:rsidR="005E39B9">
        <w:fldChar w:fldCharType="end"/>
      </w:r>
      <w:r>
        <w:t>.</w:t>
      </w:r>
      <w:r w:rsidR="005E39B9">
        <w:t xml:space="preserve"> </w:t>
      </w:r>
      <w:r>
        <w:t xml:space="preserve">Oman also plays an active role in cross-country collaboration and information sharing under the </w:t>
      </w:r>
      <w:r w:rsidR="00BB3747">
        <w:t>IHR</w:t>
      </w:r>
      <w:r>
        <w:t xml:space="preserve"> framewor</w:t>
      </w:r>
      <w:r w:rsidR="00BB3747">
        <w:t>k (IHR, 2005)</w:t>
      </w:r>
      <w:r>
        <w:t>, which further contributes to the building of strong international framework of public health system and collaboration</w:t>
      </w:r>
      <w:r w:rsidR="005E39B9">
        <w:t xml:space="preserve"> </w:t>
      </w:r>
      <w:r w:rsidR="005E39B9">
        <w:fldChar w:fldCharType="begin"/>
      </w:r>
      <w:r w:rsidR="00DE65E1">
        <w:instrText xml:space="preserve"> ADDIN EN.CITE &lt;EndNote&gt;&lt;Cite&gt;&lt;Author&gt;Organization&lt;/Author&gt;&lt;Year&gt;2020&lt;/Year&gt;&lt;RecNum&gt;92&lt;/RecNum&gt;&lt;DisplayText&gt;[66]&lt;/DisplayText&gt;&lt;record&gt;&lt;rec-number&gt;92&lt;/rec-number&gt;&lt;foreign-keys&gt;&lt;key app="EN" db-id="5afra2929aw9efewdwv5axsfdzda9zxetv5a" timestamp="1624826102"&gt;92&lt;/key&gt;&lt;/foreign-keys&gt;&lt;ref-type name="Press Release"&gt;63&lt;/ref-type&gt;&lt;contributors&gt;&lt;authors&gt;&lt;author&gt;World Health Organization&lt;/author&gt;&lt;/authors&gt;&lt;/contributors&gt;&lt;titles&gt;&lt;title&gt;WHO collaboration in Oman’s response to COVID-19&lt;/title&gt;&lt;/titles&gt;&lt;dates&gt;&lt;year&gt;2020&lt;/year&gt;&lt;/dates&gt;&lt;pub-location&gt;Online&lt;/pub-location&gt;&lt;publisher&gt;World Health Organization Regional Office for the Eastern Mediterranean&lt;/publisher&gt;&lt;urls&gt;&lt;/urls&gt;&lt;/record&gt;&lt;/Cite&gt;&lt;/EndNote&gt;</w:instrText>
      </w:r>
      <w:r w:rsidR="005E39B9">
        <w:fldChar w:fldCharType="separate"/>
      </w:r>
      <w:r w:rsidR="00DE65E1">
        <w:rPr>
          <w:noProof/>
        </w:rPr>
        <w:t>[66]</w:t>
      </w:r>
      <w:r w:rsidR="005E39B9">
        <w:fldChar w:fldCharType="end"/>
      </w:r>
      <w:r>
        <w:t xml:space="preserve">. </w:t>
      </w:r>
    </w:p>
    <w:p w14:paraId="359A41C3" w14:textId="77777777" w:rsidR="00580ABD" w:rsidRDefault="00580ABD" w:rsidP="00580ABD">
      <w:pPr>
        <w:jc w:val="both"/>
      </w:pPr>
    </w:p>
    <w:p w14:paraId="79D9B931" w14:textId="7B5D4D14" w:rsidR="00580ABD" w:rsidRDefault="00580ABD" w:rsidP="00580ABD">
      <w:pPr>
        <w:jc w:val="both"/>
      </w:pPr>
      <w:r>
        <w:t>Oman’s strong response to COVID-19, as described in the case study, was warranted by several elements in their health system, which existed before the pandemic: Firstly, Oman’s significant progress towards achieving UHC and the government’s strong commitment to its core principles enabled equitable access to care, including the COVID-19 diagnostics and treatment, during the pandemic</w:t>
      </w:r>
      <w:r w:rsidR="005E39B9">
        <w:t xml:space="preserve"> </w:t>
      </w:r>
      <w:r w:rsidR="005E39B9">
        <w:fldChar w:fldCharType="begin"/>
      </w:r>
      <w:r w:rsidR="00DE65E1">
        <w:instrText xml:space="preserve"> ADDIN EN.CITE &lt;EndNote&gt;&lt;Cite&gt;&lt;Author&gt;Organization&lt;/Author&gt;&lt;Year&gt;2020&lt;/Year&gt;&lt;RecNum&gt;92&lt;/RecNum&gt;&lt;DisplayText&gt;[66]&lt;/DisplayText&gt;&lt;record&gt;&lt;rec-number&gt;92&lt;/rec-number&gt;&lt;foreign-keys&gt;&lt;key app="EN" db-id="5afra2929aw9efewdwv5axsfdzda9zxetv5a" timestamp="1624826102"&gt;92&lt;/key&gt;&lt;/foreign-keys&gt;&lt;ref-type name="Press Release"&gt;63&lt;/ref-type&gt;&lt;contributors&gt;&lt;authors&gt;&lt;author&gt;World Health Organization&lt;/author&gt;&lt;/authors&gt;&lt;/contributors&gt;&lt;titles&gt;&lt;title&gt;WHO collaboration in Oman’s response to COVID-19&lt;/title&gt;&lt;/titles&gt;&lt;dates&gt;&lt;year&gt;2020&lt;/year&gt;&lt;/dates&gt;&lt;pub-location&gt;Online&lt;/pub-location&gt;&lt;publisher&gt;World Health Organization Regional Office for the Eastern Mediterranean&lt;/publisher&gt;&lt;urls&gt;&lt;/urls&gt;&lt;/record&gt;&lt;/Cite&gt;&lt;/EndNote&gt;</w:instrText>
      </w:r>
      <w:r w:rsidR="005E39B9">
        <w:fldChar w:fldCharType="separate"/>
      </w:r>
      <w:r w:rsidR="00DE65E1">
        <w:rPr>
          <w:noProof/>
        </w:rPr>
        <w:t>[66]</w:t>
      </w:r>
      <w:r w:rsidR="005E39B9">
        <w:fldChar w:fldCharType="end"/>
      </w:r>
      <w:r w:rsidR="005E39B9">
        <w:t>;</w:t>
      </w:r>
      <w:r>
        <w:t xml:space="preserve"> Overall focus on existing primary healthcare facilities for COVID-19 response activities leveraged the strength of the system well</w:t>
      </w:r>
      <w:r w:rsidR="00BB3747">
        <w:t>.</w:t>
      </w:r>
      <w:r>
        <w:t xml:space="preserve"> Oman’s pre</w:t>
      </w:r>
      <w:r w:rsidR="00BB3747">
        <w:t>-</w:t>
      </w:r>
      <w:r>
        <w:t xml:space="preserve">existing preparedness plans for other zoonotic diseases, such as MERS, made the early agile </w:t>
      </w:r>
      <w:r w:rsidR="00BB3747">
        <w:t xml:space="preserve">governmental </w:t>
      </w:r>
      <w:r>
        <w:t>response possible</w:t>
      </w:r>
      <w:r w:rsidR="00BB3747">
        <w:t>.</w:t>
      </w:r>
      <w:r>
        <w:t xml:space="preserve"> Well-coordinated multisectoral collaboration, including the strong private sector engagement, led by the central government was key to coordinated response strategies across different domains</w:t>
      </w:r>
      <w:r w:rsidR="00BB3747">
        <w:t>.</w:t>
      </w:r>
      <w:r>
        <w:t xml:space="preserve"> Community participation approaches have been key factors </w:t>
      </w:r>
      <w:r w:rsidR="00BB3747">
        <w:t xml:space="preserve">that </w:t>
      </w:r>
      <w:r>
        <w:t xml:space="preserve">supplement holistic national-level outbreak preparedness and response plans with context-specific and community-driven strategies so that no one is left behind. Moving forward, Oman’s strong UHC will be critical in effective vaccine rollout and will likely help the country recover after the pandemic. </w:t>
      </w:r>
    </w:p>
    <w:p w14:paraId="30A28776" w14:textId="77777777" w:rsidR="00580ABD" w:rsidRDefault="00580ABD" w:rsidP="00580ABD">
      <w:pPr>
        <w:jc w:val="both"/>
      </w:pPr>
    </w:p>
    <w:p w14:paraId="66337AAE" w14:textId="45E290E8" w:rsidR="00580ABD" w:rsidRDefault="00580ABD" w:rsidP="00580ABD">
      <w:pPr>
        <w:jc w:val="both"/>
      </w:pPr>
      <w:r w:rsidRPr="00CC7EAF">
        <w:rPr>
          <w:i/>
          <w:iCs/>
        </w:rPr>
        <w:t>Takeaways</w:t>
      </w:r>
    </w:p>
    <w:p w14:paraId="5FF6439E" w14:textId="77777777" w:rsidR="00580ABD" w:rsidRDefault="00580ABD" w:rsidP="00580ABD">
      <w:pPr>
        <w:pStyle w:val="ListParagraph"/>
        <w:numPr>
          <w:ilvl w:val="0"/>
          <w:numId w:val="18"/>
        </w:numPr>
        <w:jc w:val="both"/>
      </w:pPr>
      <w:r>
        <w:t xml:space="preserve">Oman, a high-income country in Arabian Peninsula, was relatively successful in implementing COVID-19 response. </w:t>
      </w:r>
    </w:p>
    <w:p w14:paraId="058CFF82" w14:textId="31E20C17" w:rsidR="00580ABD" w:rsidRDefault="00580ABD" w:rsidP="00580ABD">
      <w:pPr>
        <w:pStyle w:val="ListParagraph"/>
        <w:numPr>
          <w:ilvl w:val="0"/>
          <w:numId w:val="18"/>
        </w:numPr>
        <w:jc w:val="both"/>
      </w:pPr>
      <w:r>
        <w:t xml:space="preserve">Oman’s strength during the pandemic was strongly grounded in its recent achievements towards UHC, </w:t>
      </w:r>
      <w:proofErr w:type="gramStart"/>
      <w:r>
        <w:t>i.e.</w:t>
      </w:r>
      <w:proofErr w:type="gramEnd"/>
      <w:r>
        <w:t xml:space="preserve"> in expanding healthcare coverage, and in providing close-to-free access to primary healthcare to </w:t>
      </w:r>
      <w:r w:rsidR="00BB3747">
        <w:t xml:space="preserve">its </w:t>
      </w:r>
      <w:r>
        <w:t xml:space="preserve">population. </w:t>
      </w:r>
    </w:p>
    <w:p w14:paraId="0D32E26A" w14:textId="77777777" w:rsidR="00580ABD" w:rsidRDefault="00580ABD" w:rsidP="00580ABD">
      <w:pPr>
        <w:pStyle w:val="ListParagraph"/>
        <w:numPr>
          <w:ilvl w:val="0"/>
          <w:numId w:val="18"/>
        </w:numPr>
        <w:jc w:val="both"/>
      </w:pPr>
      <w:r>
        <w:t>Their previous experience with MERS outbreaks since 2013 provided strong backbone of COVID-19 preparedness and response strategies. The establishment of national taskforce even before the country detected its first cases enabled the government to react with agility in the early phase of the pandemic.</w:t>
      </w:r>
    </w:p>
    <w:p w14:paraId="7424BB38" w14:textId="59D39809" w:rsidR="00580ABD" w:rsidRDefault="00580ABD" w:rsidP="00580ABD">
      <w:pPr>
        <w:pStyle w:val="ListParagraph"/>
        <w:numPr>
          <w:ilvl w:val="0"/>
          <w:numId w:val="18"/>
        </w:numPr>
        <w:jc w:val="both"/>
      </w:pPr>
      <w:r>
        <w:t xml:space="preserve">The government-driven national-level response strategies were complemented by strong engagement of the private sector and community-driven local engagements. </w:t>
      </w:r>
    </w:p>
    <w:p w14:paraId="764DB387" w14:textId="77777777" w:rsidR="00BB3747" w:rsidRDefault="00BB3747" w:rsidP="00623095">
      <w:pPr>
        <w:rPr>
          <w:b/>
          <w:bCs/>
          <w:color w:val="000000"/>
        </w:rPr>
      </w:pPr>
    </w:p>
    <w:p w14:paraId="1DED42FF" w14:textId="77777777" w:rsidR="00BB3747" w:rsidRDefault="00BB3747" w:rsidP="00623095">
      <w:pPr>
        <w:rPr>
          <w:b/>
          <w:bCs/>
          <w:color w:val="000000"/>
        </w:rPr>
      </w:pPr>
    </w:p>
    <w:p w14:paraId="6D1427C4" w14:textId="66B5FA0E" w:rsidR="00623095" w:rsidRPr="009C5DFA" w:rsidRDefault="00623095" w:rsidP="00623095">
      <w:pPr>
        <w:rPr>
          <w:b/>
          <w:bCs/>
          <w:color w:val="000000"/>
        </w:rPr>
      </w:pPr>
      <w:r w:rsidRPr="009C5DFA">
        <w:rPr>
          <w:b/>
          <w:bCs/>
          <w:color w:val="000000"/>
        </w:rPr>
        <w:t xml:space="preserve">Peru: </w:t>
      </w:r>
      <w:r>
        <w:rPr>
          <w:b/>
          <w:bCs/>
          <w:color w:val="000000"/>
        </w:rPr>
        <w:t>When e</w:t>
      </w:r>
      <w:r w:rsidRPr="009C5DFA">
        <w:rPr>
          <w:b/>
          <w:bCs/>
          <w:color w:val="000000"/>
        </w:rPr>
        <w:t xml:space="preserve">xpansion of </w:t>
      </w:r>
      <w:r>
        <w:rPr>
          <w:b/>
          <w:bCs/>
          <w:color w:val="000000"/>
        </w:rPr>
        <w:t>p</w:t>
      </w:r>
      <w:r w:rsidRPr="009C5DFA">
        <w:rPr>
          <w:b/>
          <w:bCs/>
          <w:color w:val="000000"/>
        </w:rPr>
        <w:t xml:space="preserve">ublic </w:t>
      </w:r>
      <w:r>
        <w:rPr>
          <w:b/>
          <w:bCs/>
          <w:color w:val="000000"/>
        </w:rPr>
        <w:t>health i</w:t>
      </w:r>
      <w:r w:rsidRPr="009C5DFA">
        <w:rPr>
          <w:b/>
          <w:bCs/>
          <w:color w:val="000000"/>
        </w:rPr>
        <w:t xml:space="preserve">nsurance and </w:t>
      </w:r>
      <w:r>
        <w:rPr>
          <w:b/>
          <w:bCs/>
          <w:color w:val="000000"/>
        </w:rPr>
        <w:t>r</w:t>
      </w:r>
      <w:r w:rsidRPr="009C5DFA">
        <w:rPr>
          <w:b/>
          <w:bCs/>
          <w:color w:val="000000"/>
        </w:rPr>
        <w:t xml:space="preserve">obust </w:t>
      </w:r>
      <w:r>
        <w:rPr>
          <w:b/>
          <w:bCs/>
          <w:color w:val="000000"/>
        </w:rPr>
        <w:t>n</w:t>
      </w:r>
      <w:r w:rsidRPr="009C5DFA">
        <w:rPr>
          <w:b/>
          <w:bCs/>
          <w:color w:val="000000"/>
        </w:rPr>
        <w:t xml:space="preserve">ormative </w:t>
      </w:r>
      <w:r>
        <w:rPr>
          <w:b/>
          <w:bCs/>
          <w:color w:val="000000"/>
        </w:rPr>
        <w:t>f</w:t>
      </w:r>
      <w:r w:rsidRPr="009C5DFA">
        <w:rPr>
          <w:b/>
          <w:bCs/>
          <w:color w:val="000000"/>
        </w:rPr>
        <w:t xml:space="preserve">ramework </w:t>
      </w:r>
      <w:r>
        <w:rPr>
          <w:b/>
          <w:bCs/>
          <w:color w:val="000000"/>
        </w:rPr>
        <w:t xml:space="preserve">proves insufficient to tackle a public health crisis </w:t>
      </w:r>
    </w:p>
    <w:p w14:paraId="394689A8" w14:textId="77777777" w:rsidR="00623095" w:rsidRPr="009C5DFA" w:rsidRDefault="00623095" w:rsidP="00623095">
      <w:pPr>
        <w:rPr>
          <w:color w:val="000000"/>
        </w:rPr>
      </w:pPr>
    </w:p>
    <w:p w14:paraId="3B26CBF8" w14:textId="20BA7C05" w:rsidR="00623095" w:rsidRPr="009C5DFA" w:rsidRDefault="00623095" w:rsidP="00623095">
      <w:pPr>
        <w:rPr>
          <w:color w:val="000000"/>
        </w:rPr>
      </w:pPr>
      <w:r w:rsidRPr="009C5DFA">
        <w:rPr>
          <w:i/>
          <w:iCs/>
          <w:color w:val="000000"/>
        </w:rPr>
        <w:t>Introduction</w:t>
      </w:r>
    </w:p>
    <w:p w14:paraId="226A3CB3" w14:textId="7D428251" w:rsidR="000934BC" w:rsidRDefault="00623095" w:rsidP="0078710A">
      <w:pPr>
        <w:jc w:val="both"/>
        <w:rPr>
          <w:color w:val="000000"/>
        </w:rPr>
      </w:pPr>
      <w:r w:rsidRPr="009C5DFA">
        <w:rPr>
          <w:color w:val="000000"/>
        </w:rPr>
        <w:t xml:space="preserve">Peru is an upper middle-income country </w:t>
      </w:r>
      <w:r>
        <w:rPr>
          <w:color w:val="000000"/>
        </w:rPr>
        <w:t xml:space="preserve">in Latin America </w:t>
      </w:r>
      <w:r w:rsidRPr="009C5DFA">
        <w:rPr>
          <w:color w:val="000000"/>
        </w:rPr>
        <w:t xml:space="preserve">with over 32 million </w:t>
      </w:r>
      <w:r w:rsidRPr="000E30CC">
        <w:rPr>
          <w:color w:val="000000"/>
        </w:rPr>
        <w:t>inhabitants</w:t>
      </w:r>
      <w:ins w:id="166" w:author="Sooyoung Kim" w:date="2021-06-28T14:45:00Z">
        <w:r w:rsidR="00DE65E1">
          <w:rPr>
            <w:color w:val="000000"/>
          </w:rPr>
          <w:t xml:space="preserve"> </w:t>
        </w:r>
      </w:ins>
      <w:r w:rsidR="00DE65E1">
        <w:rPr>
          <w:color w:val="000000"/>
        </w:rPr>
        <w:fldChar w:fldCharType="begin"/>
      </w:r>
      <w:r w:rsidR="00DE65E1">
        <w:rPr>
          <w:color w:val="000000"/>
        </w:rPr>
        <w:instrText xml:space="preserve"> ADDIN EN.CITE &lt;EndNote&gt;&lt;Cite&gt;&lt;Author&gt;The World Bank&lt;/Author&gt;&lt;Year&gt;2021&lt;/Year&gt;&lt;RecNum&gt;130&lt;/RecNum&gt;&lt;DisplayText&gt;[73]&lt;/DisplayText&gt;&lt;record&gt;&lt;rec-number&gt;130&lt;/rec-number&gt;&lt;foreign-keys&gt;&lt;key app="EN" db-id="5afra2929aw9efewdwv5axsfdzda9zxetv5a" timestamp="1624905913"&gt;130&lt;/key&gt;&lt;/foreign-keys&gt;&lt;ref-type name="Chart or Table"&gt;38&lt;/ref-type&gt;&lt;contributors&gt;&lt;authors&gt;&lt;author&gt;The World Bank,&lt;/author&gt;&lt;/authors&gt;&lt;/contributors&gt;&lt;titles&gt;&lt;title&gt;Data for Peru&lt;/title&gt;&lt;/titles&gt;&lt;dates&gt;&lt;year&gt;2021&lt;/year&gt;&lt;/dates&gt;&lt;urls&gt;&lt;related-urls&gt;&lt;url&gt;https://data.worldbank.org/?locations=PE-XT&lt;/url&gt;&lt;/related-urls&gt;&lt;/urls&gt;&lt;access-date&gt;June 25, 2021&lt;/access-date&gt;&lt;/record&gt;&lt;/Cite&gt;&lt;/EndNote&gt;</w:instrText>
      </w:r>
      <w:r w:rsidR="00DE65E1">
        <w:rPr>
          <w:color w:val="000000"/>
        </w:rPr>
        <w:fldChar w:fldCharType="separate"/>
      </w:r>
      <w:r w:rsidR="00DE65E1">
        <w:rPr>
          <w:noProof/>
          <w:color w:val="000000"/>
        </w:rPr>
        <w:t>[73]</w:t>
      </w:r>
      <w:r w:rsidR="00DE65E1">
        <w:rPr>
          <w:color w:val="000000"/>
        </w:rPr>
        <w:fldChar w:fldCharType="end"/>
      </w:r>
      <w:r w:rsidRPr="000E30CC">
        <w:rPr>
          <w:color w:val="000000"/>
        </w:rPr>
        <w:t xml:space="preserve">. </w:t>
      </w:r>
      <w:del w:id="167" w:author="Sooyoung Kim" w:date="2021-06-28T14:45:00Z">
        <w:r w:rsidRPr="000E30CC" w:rsidDel="00DE65E1">
          <w:rPr>
            <w:color w:val="000000"/>
          </w:rPr>
          <w:delText>[</w:delText>
        </w:r>
        <w:commentRangeStart w:id="168"/>
        <w:r w:rsidRPr="009C5DFA" w:rsidDel="00DE65E1">
          <w:rPr>
            <w:color w:val="000000"/>
          </w:rPr>
          <w:delText>ref</w:delText>
        </w:r>
        <w:commentRangeEnd w:id="168"/>
        <w:r w:rsidRPr="009C5DFA" w:rsidDel="00DE65E1">
          <w:rPr>
            <w:color w:val="000000"/>
          </w:rPr>
          <w:commentReference w:id="168"/>
        </w:r>
        <w:r w:rsidR="00DE65E1" w:rsidDel="00DE65E1">
          <w:rPr>
            <w:color w:val="000000"/>
          </w:rPr>
          <w:delText xml:space="preserve"> </w:delText>
        </w:r>
        <w:r w:rsidR="00DE65E1" w:rsidDel="00DE65E1">
          <w:rPr>
            <w:color w:val="000000"/>
          </w:rPr>
          <w:fldChar w:fldCharType="begin"/>
        </w:r>
        <w:r w:rsidR="00DE65E1" w:rsidDel="00DE65E1">
          <w:rPr>
            <w:color w:val="000000"/>
          </w:rPr>
          <w:delInstrText xml:space="preserve"> ADDIN EN.CITE &lt;EndNote&gt;&lt;Cite&gt;&lt;Author&gt;Bank&lt;/Author&gt;&lt;Year&gt;2021&lt;/Year&gt;&lt;RecNum&gt;130&lt;/RecNum&gt;&lt;DisplayText&gt;[73]&lt;/DisplayText&gt;&lt;record&gt;&lt;rec-number&gt;130&lt;/rec-number&gt;&lt;foreign-keys&gt;&lt;key app="EN" db-id="5afra2929aw9efewdwv5axsfdzda9zxetv5a" timestamp="1624905913"&gt;130&lt;/key&gt;&lt;/foreign-keys&gt;&lt;ref-type name="Chart or Table"&gt;38&lt;/ref-type&gt;&lt;contributors&gt;&lt;authors&gt;&lt;author&gt;The World Bank&lt;/author&gt;&lt;/authors&gt;&lt;/contributors&gt;&lt;titles&gt;&lt;title&gt;Data for Peru&lt;/title&gt;&lt;/titles&gt;&lt;dates&gt;&lt;year&gt;2021&lt;/year&gt;&lt;/dates&gt;&lt;urls&gt;&lt;related-urls&gt;&lt;url&gt;https://data.worldbank.org/?locations=PE-XT&lt;/url&gt;&lt;/related-urls&gt;&lt;/urls&gt;&lt;access-date&gt;June 25, 2021&lt;/access-date&gt;&lt;/record&gt;&lt;/Cite&gt;&lt;/EndNote&gt;</w:delInstrText>
        </w:r>
        <w:r w:rsidR="00DE65E1" w:rsidDel="00DE65E1">
          <w:rPr>
            <w:color w:val="000000"/>
          </w:rPr>
          <w:fldChar w:fldCharType="separate"/>
        </w:r>
        <w:r w:rsidR="00DE65E1" w:rsidDel="00DE65E1">
          <w:rPr>
            <w:noProof/>
            <w:color w:val="000000"/>
          </w:rPr>
          <w:delText>[73]</w:delText>
        </w:r>
        <w:r w:rsidR="00DE65E1" w:rsidDel="00DE65E1">
          <w:rPr>
            <w:color w:val="000000"/>
          </w:rPr>
          <w:fldChar w:fldCharType="end"/>
        </w:r>
        <w:r w:rsidRPr="009C5DFA" w:rsidDel="00DE65E1">
          <w:rPr>
            <w:color w:val="000000"/>
          </w:rPr>
          <w:delText>]</w:delText>
        </w:r>
      </w:del>
      <w:r w:rsidRPr="009C5DFA">
        <w:rPr>
          <w:color w:val="000000"/>
        </w:rPr>
        <w:t xml:space="preserve"> </w:t>
      </w:r>
      <w:r w:rsidR="00556C75">
        <w:rPr>
          <w:color w:val="000000"/>
        </w:rPr>
        <w:t xml:space="preserve">Though Peru has made strides over the past decade towards greater UHC effective coverage, it has faced varied success on decreasing maternal and child </w:t>
      </w:r>
      <w:proofErr w:type="gramStart"/>
      <w:r w:rsidR="00556C75">
        <w:rPr>
          <w:color w:val="000000"/>
        </w:rPr>
        <w:t>mortality, and</w:t>
      </w:r>
      <w:proofErr w:type="gramEnd"/>
      <w:r w:rsidR="00556C75">
        <w:rPr>
          <w:color w:val="000000"/>
        </w:rPr>
        <w:t xml:space="preserve"> decreasing the incidence of malaria and tuberculosis (Figure </w:t>
      </w:r>
      <w:r w:rsidR="00C41725">
        <w:rPr>
          <w:color w:val="000000"/>
        </w:rPr>
        <w:t>12</w:t>
      </w:r>
      <w:r w:rsidR="00556C75">
        <w:rPr>
          <w:color w:val="000000"/>
        </w:rPr>
        <w:t>). Peru’s GDP per capita in 2019 was roughly US$7,000, which was marginally higher than the regional countries of Colombia and Ecuador [WB]</w:t>
      </w:r>
      <w:r w:rsidR="000934BC">
        <w:rPr>
          <w:color w:val="000000"/>
        </w:rPr>
        <w:t>.</w:t>
      </w:r>
      <w:r w:rsidR="00556C75">
        <w:rPr>
          <w:color w:val="000000"/>
        </w:rPr>
        <w:t xml:space="preserve"> </w:t>
      </w:r>
      <w:r w:rsidR="000934BC">
        <w:rPr>
          <w:color w:val="000000"/>
        </w:rPr>
        <w:t>The country’s</w:t>
      </w:r>
      <w:r w:rsidR="00556C75">
        <w:rPr>
          <w:color w:val="000000"/>
        </w:rPr>
        <w:t xml:space="preserve"> pandemic preparedness index score was 49.2, which ranked 49/195 countries in the world and about par for the region [GHS index].</w:t>
      </w:r>
    </w:p>
    <w:p w14:paraId="78C33277" w14:textId="77777777" w:rsidR="00556C75" w:rsidRDefault="00556C75" w:rsidP="0078710A">
      <w:pPr>
        <w:jc w:val="both"/>
        <w:rPr>
          <w:color w:val="000000"/>
        </w:rPr>
      </w:pPr>
    </w:p>
    <w:p w14:paraId="3533D5BD" w14:textId="008AC0EA" w:rsidR="00C41725" w:rsidRPr="009C5DFA" w:rsidRDefault="000934BC" w:rsidP="000934BC">
      <w:pPr>
        <w:jc w:val="both"/>
      </w:pPr>
      <w:r w:rsidRPr="009C5DFA">
        <w:rPr>
          <w:color w:val="000000"/>
        </w:rPr>
        <w:t>The majority (79</w:t>
      </w:r>
      <w:r w:rsidR="007F240B">
        <w:rPr>
          <w:color w:val="000000"/>
        </w:rPr>
        <w:t xml:space="preserve"> per cent</w:t>
      </w:r>
      <w:r w:rsidRPr="009C5DFA">
        <w:rPr>
          <w:color w:val="000000"/>
        </w:rPr>
        <w:t xml:space="preserve">) of </w:t>
      </w:r>
      <w:r>
        <w:rPr>
          <w:color w:val="000000"/>
        </w:rPr>
        <w:t>Peru’s</w:t>
      </w:r>
      <w:r w:rsidRPr="009C5DFA">
        <w:rPr>
          <w:color w:val="000000"/>
        </w:rPr>
        <w:t xml:space="preserve"> population lives in urban areas, with over 30</w:t>
      </w:r>
      <w:r w:rsidR="007F240B">
        <w:rPr>
          <w:color w:val="000000"/>
        </w:rPr>
        <w:t xml:space="preserve"> per cent</w:t>
      </w:r>
      <w:r w:rsidRPr="009C5DFA">
        <w:rPr>
          <w:color w:val="000000"/>
        </w:rPr>
        <w:t xml:space="preserve"> living around the capital, Lima</w:t>
      </w:r>
      <w:ins w:id="169" w:author="Sooyoung Kim" w:date="2021-06-28T14:48:00Z">
        <w:r w:rsidR="00DE65E1">
          <w:rPr>
            <w:color w:val="000000"/>
          </w:rPr>
          <w:t xml:space="preserve"> </w:t>
        </w:r>
      </w:ins>
      <w:r w:rsidR="00DE65E1">
        <w:rPr>
          <w:color w:val="000000"/>
        </w:rPr>
        <w:fldChar w:fldCharType="begin"/>
      </w:r>
      <w:r w:rsidR="00DE65E1">
        <w:rPr>
          <w:color w:val="000000"/>
        </w:rPr>
        <w:instrText xml:space="preserve"> ADDIN EN.CITE &lt;EndNote&gt;&lt;Cite&gt;&lt;Author&gt;Instituto Nacional de Estadistica e Informatica&lt;/Author&gt;&lt;Year&gt;2018&lt;/Year&gt;&lt;RecNum&gt;131&lt;/RecNum&gt;&lt;DisplayText&gt;[74]&lt;/DisplayText&gt;&lt;record&gt;&lt;rec-number&gt;131&lt;/rec-number&gt;&lt;foreign-keys&gt;&lt;key app="EN" db-id="5afra2929aw9efewdwv5axsfdzda9zxetv5a" timestamp="1624906092"&gt;131&lt;/key&gt;&lt;/foreign-keys&gt;&lt;ref-type name="Report"&gt;27&lt;/ref-type&gt;&lt;contributors&gt;&lt;authors&gt;&lt;author&gt;Instituto Nacional de Estadistica e Informatica,&lt;/author&gt;&lt;/authors&gt;&lt;/contributors&gt;&lt;titles&gt;&lt;title&gt;Población y Vivienda&lt;/title&gt;&lt;secondary-title&gt;Estadísticas&lt;/secondary-title&gt;&lt;/titles&gt;&lt;dates&gt;&lt;year&gt;2018&lt;/year&gt;&lt;pub-dates&gt;&lt;date&gt;2018&lt;/date&gt;&lt;/pub-dates&gt;&lt;/dates&gt;&lt;publisher&gt;Instituto Nacional de Estadistica e Informatica&lt;/publisher&gt;&lt;urls&gt;&lt;related-urls&gt;&lt;url&gt;https://www.inei.gob.pe/estadisticas/indice-tematico/poblacion-y-vivienda/#url&lt;/url&gt;&lt;/related-urls&gt;&lt;/urls&gt;&lt;/record&gt;&lt;/Cite&gt;&lt;/EndNote&gt;</w:instrText>
      </w:r>
      <w:r w:rsidR="00DE65E1">
        <w:rPr>
          <w:color w:val="000000"/>
        </w:rPr>
        <w:fldChar w:fldCharType="separate"/>
      </w:r>
      <w:r w:rsidR="00DE65E1">
        <w:rPr>
          <w:noProof/>
          <w:color w:val="000000"/>
        </w:rPr>
        <w:t>[74]</w:t>
      </w:r>
      <w:r w:rsidR="00DE65E1">
        <w:rPr>
          <w:color w:val="000000"/>
        </w:rPr>
        <w:fldChar w:fldCharType="end"/>
      </w:r>
      <w:commentRangeStart w:id="170"/>
      <w:del w:id="171" w:author="Sooyoung Kim" w:date="2021-06-28T14:48:00Z">
        <w:r w:rsidDel="00DE65E1">
          <w:rPr>
            <w:color w:val="000000"/>
          </w:rPr>
          <w:delText>[ref]</w:delText>
        </w:r>
      </w:del>
      <w:commentRangeEnd w:id="170"/>
      <w:r>
        <w:rPr>
          <w:rStyle w:val="CommentReference"/>
        </w:rPr>
        <w:commentReference w:id="170"/>
      </w:r>
      <w:r>
        <w:rPr>
          <w:color w:val="000000"/>
        </w:rPr>
        <w:t>.</w:t>
      </w:r>
      <w:r w:rsidRPr="009C5DFA">
        <w:rPr>
          <w:color w:val="000000"/>
        </w:rPr>
        <w:t xml:space="preserve"> It is administratively divided into 26 departments, with </w:t>
      </w:r>
      <w:r>
        <w:rPr>
          <w:color w:val="000000"/>
        </w:rPr>
        <w:t>marked</w:t>
      </w:r>
      <w:r w:rsidRPr="009C5DFA">
        <w:rPr>
          <w:color w:val="000000"/>
        </w:rPr>
        <w:t xml:space="preserve"> health and wealth disparities. Life expectancy at birth in 2020 in the more affluent, mainly urban departments, such as Lima, was estimated at 78 years, compared to 71 years in the poorest, mainly rural departments, such as Huancavelica</w:t>
      </w:r>
      <w:ins w:id="172" w:author="Sooyoung Kim" w:date="2021-06-28T14:48:00Z">
        <w:r w:rsidR="00DE65E1">
          <w:rPr>
            <w:color w:val="000000"/>
          </w:rPr>
          <w:t xml:space="preserve"> </w:t>
        </w:r>
      </w:ins>
      <w:r w:rsidR="00DE65E1">
        <w:rPr>
          <w:color w:val="000000"/>
        </w:rPr>
        <w:fldChar w:fldCharType="begin"/>
      </w:r>
      <w:r w:rsidR="00DE65E1">
        <w:rPr>
          <w:color w:val="000000"/>
        </w:rPr>
        <w:instrText xml:space="preserve"> ADDIN EN.CITE &lt;EndNote&gt;&lt;Cite&gt;&lt;Author&gt;Instituto Nacional de Estadistica e Informatica&lt;/Author&gt;&lt;Year&gt;2018&lt;/Year&gt;&lt;RecNum&gt;131&lt;/RecNum&gt;&lt;DisplayText&gt;[74]&lt;/DisplayText&gt;&lt;record&gt;&lt;rec-number&gt;131&lt;/rec-number&gt;&lt;foreign-keys&gt;&lt;key app="EN" db-id="5afra2929aw9efewdwv5axsfdzda9zxetv5a" timestamp="1624906092"&gt;131&lt;/key&gt;&lt;/foreign-keys&gt;&lt;ref-type name="Report"&gt;27&lt;/ref-type&gt;&lt;contributors&gt;&lt;authors&gt;&lt;author&gt;Instituto Nacional de Estadistica e Informatica,&lt;/author&gt;&lt;/authors&gt;&lt;/contributors&gt;&lt;titles&gt;&lt;title&gt;Población y Vivienda&lt;/title&gt;&lt;secondary-title&gt;Estadísticas&lt;/secondary-title&gt;&lt;/titles&gt;&lt;dates&gt;&lt;year&gt;2018&lt;/year&gt;&lt;pub-dates&gt;&lt;date&gt;2018&lt;/date&gt;&lt;/pub-dates&gt;&lt;/dates&gt;&lt;publisher&gt;Instituto Nacional de Estadistica e Informatica&lt;/publisher&gt;&lt;urls&gt;&lt;related-urls&gt;&lt;url&gt;https://www.inei.gob.pe/estadisticas/indice-tematico/poblacion-y-vivienda/#url&lt;/url&gt;&lt;/related-urls&gt;&lt;/urls&gt;&lt;/record&gt;&lt;/Cite&gt;&lt;/EndNote&gt;</w:instrText>
      </w:r>
      <w:r w:rsidR="00DE65E1">
        <w:rPr>
          <w:color w:val="000000"/>
        </w:rPr>
        <w:fldChar w:fldCharType="separate"/>
      </w:r>
      <w:r w:rsidR="00DE65E1">
        <w:rPr>
          <w:noProof/>
          <w:color w:val="000000"/>
        </w:rPr>
        <w:t>[74]</w:t>
      </w:r>
      <w:r w:rsidR="00DE65E1">
        <w:rPr>
          <w:color w:val="000000"/>
        </w:rPr>
        <w:fldChar w:fldCharType="end"/>
      </w:r>
      <w:del w:id="173" w:author="Sooyoung Kim" w:date="2021-06-28T14:49:00Z">
        <w:r w:rsidRPr="009C5DFA" w:rsidDel="00DE65E1">
          <w:rPr>
            <w:color w:val="000000"/>
          </w:rPr>
          <w:delText>[</w:delText>
        </w:r>
        <w:commentRangeStart w:id="174"/>
        <w:r w:rsidRPr="009C5DFA" w:rsidDel="00DE65E1">
          <w:rPr>
            <w:color w:val="000000"/>
          </w:rPr>
          <w:delText>ref</w:delText>
        </w:r>
        <w:commentRangeEnd w:id="174"/>
        <w:r w:rsidRPr="009C5DFA" w:rsidDel="00DE65E1">
          <w:rPr>
            <w:color w:val="000000"/>
          </w:rPr>
          <w:commentReference w:id="174"/>
        </w:r>
        <w:r w:rsidRPr="009C5DFA" w:rsidDel="00DE65E1">
          <w:rPr>
            <w:color w:val="000000"/>
          </w:rPr>
          <w:delText>]</w:delText>
        </w:r>
      </w:del>
      <w:r>
        <w:rPr>
          <w:color w:val="000000"/>
        </w:rPr>
        <w:t>.</w:t>
      </w:r>
      <w:r w:rsidRPr="009C5DFA">
        <w:rPr>
          <w:color w:val="000000"/>
        </w:rPr>
        <w:t xml:space="preserve"> In 2019, 20</w:t>
      </w:r>
      <w:r w:rsidR="007F240B">
        <w:rPr>
          <w:color w:val="000000"/>
        </w:rPr>
        <w:t xml:space="preserve"> per cent</w:t>
      </w:r>
      <w:r w:rsidRPr="009C5DFA">
        <w:rPr>
          <w:color w:val="000000"/>
        </w:rPr>
        <w:t xml:space="preserve"> of the population lived below the poverty line, with large disparities by residency status; 40</w:t>
      </w:r>
      <w:r w:rsidR="007F240B">
        <w:rPr>
          <w:color w:val="000000"/>
        </w:rPr>
        <w:t xml:space="preserve"> per cent</w:t>
      </w:r>
      <w:r w:rsidRPr="009C5DFA">
        <w:rPr>
          <w:color w:val="000000"/>
        </w:rPr>
        <w:t xml:space="preserve"> of the rural population lived below the poverty line compared to 15</w:t>
      </w:r>
      <w:r w:rsidR="007F240B">
        <w:rPr>
          <w:color w:val="000000"/>
        </w:rPr>
        <w:t xml:space="preserve"> per cent</w:t>
      </w:r>
      <w:r w:rsidRPr="009C5DFA">
        <w:rPr>
          <w:color w:val="000000"/>
        </w:rPr>
        <w:t xml:space="preserve"> of the urban population </w:t>
      </w:r>
      <w:r w:rsidR="00DE65E1">
        <w:rPr>
          <w:color w:val="000000"/>
        </w:rPr>
        <w:fldChar w:fldCharType="begin"/>
      </w:r>
      <w:r w:rsidR="00DE65E1">
        <w:rPr>
          <w:color w:val="000000"/>
        </w:rPr>
        <w:instrText xml:space="preserve"> ADDIN EN.CITE &lt;EndNote&gt;&lt;Cite&gt;&lt;Author&gt;Instituto Nacional de Estadistica e Informatica&lt;/Author&gt;&lt;Year&gt;2020&lt;/Year&gt;&lt;RecNum&gt;132&lt;/RecNum&gt;&lt;DisplayText&gt;[75]&lt;/DisplayText&gt;&lt;record&gt;&lt;rec-number&gt;132&lt;/rec-number&gt;&lt;foreign-keys&gt;&lt;key app="EN" db-id="5afra2929aw9efewdwv5axsfdzda9zxetv5a" timestamp="1624906158"&gt;132&lt;/key&gt;&lt;/foreign-keys&gt;&lt;ref-type name="Electronic Article"&gt;43&lt;/ref-type&gt;&lt;contributors&gt;&lt;authors&gt;&lt;author&gt;Instituto Nacional de Estadistica e Informatica,&lt;/author&gt;&lt;/authors&gt;&lt;/contributors&gt;&lt;titles&gt;&lt;title&gt;Pobreza monetaria alcanzó al 20,2% de la población en el año 2019&lt;/title&gt;&lt;secondary-title&gt;Notas de Prensa&lt;/secondary-title&gt;&lt;/titles&gt;&lt;periodical&gt;&lt;full-title&gt;Notas de Prensa&lt;/full-title&gt;&lt;/periodical&gt;&lt;section&gt;20/05/2020&lt;/section&gt;&lt;dates&gt;&lt;year&gt;2020&lt;/year&gt;&lt;pub-dates&gt;&lt;date&gt;Jun 25, 2021&lt;/date&gt;&lt;/pub-dates&gt;&lt;/dates&gt;&lt;publisher&gt;Instituto Nacional de Estadistica e Informatica&lt;/publisher&gt;&lt;urls&gt;&lt;related-urls&gt;&lt;url&gt;https://www.inei.gob.pe/prensa/noticias/pobreza-monetaria-alcanzo-al-202-de-la-poblacion-en-el-ano-2019-12196/&lt;/url&gt;&lt;/related-urls&gt;&lt;/urls&gt;&lt;/record&gt;&lt;/Cite&gt;&lt;/EndNote&gt;</w:instrText>
      </w:r>
      <w:r w:rsidR="00DE65E1">
        <w:rPr>
          <w:color w:val="000000"/>
        </w:rPr>
        <w:fldChar w:fldCharType="separate"/>
      </w:r>
      <w:r w:rsidR="00DE65E1">
        <w:rPr>
          <w:noProof/>
          <w:color w:val="000000"/>
        </w:rPr>
        <w:t>[75]</w:t>
      </w:r>
      <w:r w:rsidR="00DE65E1">
        <w:rPr>
          <w:color w:val="000000"/>
        </w:rPr>
        <w:fldChar w:fldCharType="end"/>
      </w:r>
      <w:commentRangeStart w:id="175"/>
      <w:del w:id="176" w:author="Sooyoung Kim" w:date="2021-06-28T14:50:00Z">
        <w:r w:rsidRPr="009C5DFA" w:rsidDel="00DE65E1">
          <w:rPr>
            <w:color w:val="000000"/>
          </w:rPr>
          <w:delText>[ref]</w:delText>
        </w:r>
      </w:del>
      <w:commentRangeEnd w:id="175"/>
      <w:r w:rsidRPr="009C5DFA">
        <w:rPr>
          <w:color w:val="000000"/>
        </w:rPr>
        <w:commentReference w:id="175"/>
      </w:r>
      <w:r>
        <w:rPr>
          <w:color w:val="000000"/>
        </w:rPr>
        <w:t>.</w:t>
      </w:r>
      <w:r w:rsidRPr="009C5DFA">
        <w:rPr>
          <w:color w:val="000000"/>
        </w:rPr>
        <w:t xml:space="preserve"> In 2019, 73</w:t>
      </w:r>
      <w:r w:rsidR="007F240B">
        <w:rPr>
          <w:color w:val="000000"/>
        </w:rPr>
        <w:t xml:space="preserve"> per cent</w:t>
      </w:r>
      <w:r w:rsidRPr="009C5DFA">
        <w:rPr>
          <w:color w:val="000000"/>
        </w:rPr>
        <w:t xml:space="preserve"> of the working population was in informal working arrangements with large disparities by department, ranging from 92</w:t>
      </w:r>
      <w:r w:rsidR="007F240B">
        <w:rPr>
          <w:color w:val="000000"/>
        </w:rPr>
        <w:t xml:space="preserve"> per cent</w:t>
      </w:r>
      <w:r w:rsidRPr="009C5DFA">
        <w:rPr>
          <w:color w:val="000000"/>
        </w:rPr>
        <w:t xml:space="preserve"> of working people in the department of Huancavelica to 60</w:t>
      </w:r>
      <w:r w:rsidR="007F240B">
        <w:rPr>
          <w:color w:val="000000"/>
        </w:rPr>
        <w:t xml:space="preserve"> per cent</w:t>
      </w:r>
      <w:r w:rsidRPr="009C5DFA">
        <w:rPr>
          <w:color w:val="000000"/>
        </w:rPr>
        <w:t xml:space="preserve"> in Lima</w:t>
      </w:r>
      <w:r>
        <w:rPr>
          <w:color w:val="000000"/>
        </w:rPr>
        <w:t xml:space="preserve"> </w:t>
      </w:r>
      <w:r w:rsidR="00DE65E1">
        <w:rPr>
          <w:color w:val="000000"/>
        </w:rPr>
        <w:fldChar w:fldCharType="begin"/>
      </w:r>
      <w:r w:rsidR="00DE65E1">
        <w:rPr>
          <w:color w:val="000000"/>
        </w:rPr>
        <w:instrText xml:space="preserve"> ADDIN EN.CITE &lt;EndNote&gt;&lt;Cite&gt;&lt;Author&gt;Instituto Nacional de Estadistica e Informatica&lt;/Author&gt;&lt;Year&gt;2020&lt;/Year&gt;&lt;RecNum&gt;133&lt;/RecNum&gt;&lt;DisplayText&gt;[76]&lt;/DisplayText&gt;&lt;record&gt;&lt;rec-number&gt;133&lt;/rec-number&gt;&lt;foreign-keys&gt;&lt;key app="EN" db-id="5afra2929aw9efewdwv5axsfdzda9zxetv5a" timestamp="1624906281"&gt;133&lt;/key&gt;&lt;/foreign-keys&gt;&lt;ref-type name="Report"&gt;27&lt;/ref-type&gt;&lt;contributors&gt;&lt;authors&gt;&lt;author&gt;Instituto Nacional de Estadistica e Informatica,&lt;/author&gt;&lt;/authors&gt;&lt;/contributors&gt;&lt;titles&gt;&lt;title&gt;Producción y Empleo Informal en el Perú, Cuenta Satélite de la Economía Informal 2007-2019&lt;/title&gt;&lt;/titles&gt;&lt;pages&gt;101-112&lt;/pages&gt;&lt;dates&gt;&lt;year&gt;2020&lt;/year&gt;&lt;pub-dates&gt;&lt;date&gt;Dec 2020&lt;/date&gt;&lt;/pub-dates&gt;&lt;/dates&gt;&lt;pub-location&gt;Lima&lt;/pub-location&gt;&lt;publisher&gt;Instituto Nacional de Estadistica e Informatica&lt;/publisher&gt;&lt;urls&gt;&lt;related-urls&gt;&lt;url&gt;https://www.inei.gob.pe/media/MenuRecursivo/publicaciones_digitales/Est/Lib1764/&lt;/url&gt;&lt;/related-urls&gt;&lt;/urls&gt;&lt;/record&gt;&lt;/Cite&gt;&lt;/EndNote&gt;</w:instrText>
      </w:r>
      <w:r w:rsidR="00DE65E1">
        <w:rPr>
          <w:color w:val="000000"/>
        </w:rPr>
        <w:fldChar w:fldCharType="separate"/>
      </w:r>
      <w:r w:rsidR="00DE65E1">
        <w:rPr>
          <w:noProof/>
          <w:color w:val="000000"/>
        </w:rPr>
        <w:t>[76]</w:t>
      </w:r>
      <w:r w:rsidR="00DE65E1">
        <w:rPr>
          <w:color w:val="000000"/>
        </w:rPr>
        <w:fldChar w:fldCharType="end"/>
      </w:r>
      <w:commentRangeStart w:id="177"/>
      <w:del w:id="178" w:author="Sooyoung Kim" w:date="2021-06-28T14:53:00Z">
        <w:r w:rsidRPr="009C5DFA" w:rsidDel="00DE65E1">
          <w:rPr>
            <w:color w:val="000000"/>
          </w:rPr>
          <w:delText>[ref]</w:delText>
        </w:r>
      </w:del>
      <w:commentRangeEnd w:id="177"/>
      <w:r w:rsidRPr="009C5DFA">
        <w:rPr>
          <w:color w:val="000000"/>
        </w:rPr>
        <w:commentReference w:id="177"/>
      </w:r>
      <w:r w:rsidRPr="009C5DFA">
        <w:rPr>
          <w:color w:val="000000"/>
        </w:rPr>
        <w:t>. The largest informal sectors are fishing</w:t>
      </w:r>
      <w:r>
        <w:rPr>
          <w:color w:val="000000"/>
        </w:rPr>
        <w:t xml:space="preserve">, </w:t>
      </w:r>
      <w:del w:id="179" w:author="Sooyoung Kim" w:date="2021-06-28T14:53:00Z">
        <w:r w:rsidRPr="009C5DFA" w:rsidDel="00DE65E1">
          <w:rPr>
            <w:color w:val="000000"/>
          </w:rPr>
          <w:delText>agriculture</w:delText>
        </w:r>
      </w:del>
      <w:ins w:id="180" w:author="Sooyoung Kim" w:date="2021-06-28T14:53:00Z">
        <w:r w:rsidR="00DE65E1" w:rsidRPr="009C5DFA">
          <w:rPr>
            <w:color w:val="000000"/>
          </w:rPr>
          <w:t>agriculture,</w:t>
        </w:r>
      </w:ins>
      <w:r w:rsidRPr="009C5DFA">
        <w:rPr>
          <w:color w:val="000000"/>
        </w:rPr>
        <w:t xml:space="preserve"> and commerce. Women make up a disproportionate share of the informal workforce (76</w:t>
      </w:r>
      <w:r w:rsidR="007F240B">
        <w:rPr>
          <w:color w:val="000000"/>
        </w:rPr>
        <w:t xml:space="preserve"> per cent</w:t>
      </w:r>
      <w:r w:rsidRPr="009C5DFA">
        <w:rPr>
          <w:color w:val="000000"/>
        </w:rPr>
        <w:t xml:space="preserve"> of women vs 70</w:t>
      </w:r>
      <w:r w:rsidR="007F240B">
        <w:rPr>
          <w:color w:val="000000"/>
        </w:rPr>
        <w:t xml:space="preserve"> per cent</w:t>
      </w:r>
      <w:r w:rsidRPr="009C5DFA">
        <w:rPr>
          <w:color w:val="000000"/>
        </w:rPr>
        <w:t xml:space="preserve"> of men)</w:t>
      </w:r>
      <w:ins w:id="181" w:author="Sooyoung Kim" w:date="2021-06-28T14:53:00Z">
        <w:r w:rsidR="00DE65E1">
          <w:rPr>
            <w:color w:val="000000"/>
          </w:rPr>
          <w:t xml:space="preserve"> </w:t>
        </w:r>
      </w:ins>
      <w:r w:rsidR="00DE65E1">
        <w:rPr>
          <w:color w:val="000000"/>
        </w:rPr>
        <w:fldChar w:fldCharType="begin"/>
      </w:r>
      <w:r w:rsidR="00DE65E1">
        <w:rPr>
          <w:color w:val="000000"/>
        </w:rPr>
        <w:instrText xml:space="preserve"> ADDIN EN.CITE &lt;EndNote&gt;&lt;Cite&gt;&lt;Author&gt;Instituto Nacional de Estadistica e Informatica&lt;/Author&gt;&lt;Year&gt;2020&lt;/Year&gt;&lt;RecNum&gt;133&lt;/RecNum&gt;&lt;DisplayText&gt;[76]&lt;/DisplayText&gt;&lt;record&gt;&lt;rec-number&gt;133&lt;/rec-number&gt;&lt;foreign-keys&gt;&lt;key app="EN" db-id="5afra2929aw9efewdwv5axsfdzda9zxetv5a" timestamp="1624906281"&gt;133&lt;/key&gt;&lt;/foreign-keys&gt;&lt;ref-type name="Report"&gt;27&lt;/ref-type&gt;&lt;contributors&gt;&lt;authors&gt;&lt;author&gt;Instituto Nacional de Estadistica e Informatica,&lt;/author&gt;&lt;/authors&gt;&lt;/contributors&gt;&lt;titles&gt;&lt;title&gt;Producción y Empleo Informal en el Perú, Cuenta Satélite de la Economía Informal 2007-2019&lt;/title&gt;&lt;/titles&gt;&lt;pages&gt;101-112&lt;/pages&gt;&lt;dates&gt;&lt;year&gt;2020&lt;/year&gt;&lt;pub-dates&gt;&lt;date&gt;Dec 2020&lt;/date&gt;&lt;/pub-dates&gt;&lt;/dates&gt;&lt;pub-location&gt;Lima&lt;/pub-location&gt;&lt;publisher&gt;Instituto Nacional de Estadistica e Informatica&lt;/publisher&gt;&lt;urls&gt;&lt;related-urls&gt;&lt;url&gt;https://www.inei.gob.pe/media/MenuRecursivo/publicaciones_digitales/Est/Lib1764/&lt;/url&gt;&lt;/related-urls&gt;&lt;/urls&gt;&lt;/record&gt;&lt;/Cite&gt;&lt;/EndNote&gt;</w:instrText>
      </w:r>
      <w:r w:rsidR="00DE65E1">
        <w:rPr>
          <w:color w:val="000000"/>
        </w:rPr>
        <w:fldChar w:fldCharType="separate"/>
      </w:r>
      <w:r w:rsidR="00DE65E1">
        <w:rPr>
          <w:noProof/>
          <w:color w:val="000000"/>
        </w:rPr>
        <w:t>[76]</w:t>
      </w:r>
      <w:r w:rsidR="00DE65E1">
        <w:rPr>
          <w:color w:val="000000"/>
        </w:rPr>
        <w:fldChar w:fldCharType="end"/>
      </w:r>
      <w:commentRangeStart w:id="182"/>
      <w:del w:id="183" w:author="Sooyoung Kim" w:date="2021-06-28T14:53:00Z">
        <w:r w:rsidRPr="009C5DFA" w:rsidDel="00DE65E1">
          <w:rPr>
            <w:color w:val="000000"/>
          </w:rPr>
          <w:delText>[ref]</w:delText>
        </w:r>
      </w:del>
      <w:commentRangeEnd w:id="182"/>
      <w:r w:rsidRPr="009C5DFA">
        <w:rPr>
          <w:color w:val="000000"/>
        </w:rPr>
        <w:commentReference w:id="182"/>
      </w:r>
      <w:r>
        <w:rPr>
          <w:color w:val="000000"/>
        </w:rPr>
        <w:t>.</w:t>
      </w:r>
    </w:p>
    <w:p w14:paraId="21D8A7B2" w14:textId="77777777" w:rsidR="000934BC" w:rsidRDefault="000934BC" w:rsidP="00623095">
      <w:pPr>
        <w:rPr>
          <w:i/>
          <w:iCs/>
          <w:color w:val="000000"/>
        </w:rPr>
      </w:pPr>
    </w:p>
    <w:p w14:paraId="38D29A22" w14:textId="77777777" w:rsidR="00242D3B" w:rsidRDefault="00242D3B" w:rsidP="00242D3B">
      <w:pPr>
        <w:jc w:val="center"/>
        <w:rPr>
          <w:i/>
          <w:iCs/>
          <w:color w:val="000000"/>
        </w:rPr>
      </w:pPr>
      <w:r>
        <w:rPr>
          <w:i/>
          <w:iCs/>
          <w:noProof/>
          <w:color w:val="000000"/>
        </w:rPr>
        <w:drawing>
          <wp:inline distT="0" distB="0" distL="0" distR="0" wp14:anchorId="17029AF6" wp14:editId="590F8FFC">
            <wp:extent cx="4359867" cy="3108960"/>
            <wp:effectExtent l="0" t="0" r="0" b="254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27" cstate="print">
                      <a:extLst>
                        <a:ext uri="{28A0092B-C50C-407E-A947-70E740481C1C}">
                          <a14:useLocalDpi xmlns:a14="http://schemas.microsoft.com/office/drawing/2010/main" val="0"/>
                        </a:ext>
                      </a:extLst>
                    </a:blip>
                    <a:srcRect t="2760"/>
                    <a:stretch/>
                  </pic:blipFill>
                  <pic:spPr bwMode="auto">
                    <a:xfrm>
                      <a:off x="0" y="0"/>
                      <a:ext cx="4359867" cy="3108960"/>
                    </a:xfrm>
                    <a:prstGeom prst="rect">
                      <a:avLst/>
                    </a:prstGeom>
                    <a:ln>
                      <a:noFill/>
                    </a:ln>
                    <a:extLst>
                      <a:ext uri="{53640926-AAD7-44D8-BBD7-CCE9431645EC}">
                        <a14:shadowObscured xmlns:a14="http://schemas.microsoft.com/office/drawing/2010/main"/>
                      </a:ext>
                    </a:extLst>
                  </pic:spPr>
                </pic:pic>
              </a:graphicData>
            </a:graphic>
          </wp:inline>
        </w:drawing>
      </w:r>
    </w:p>
    <w:p w14:paraId="754FF9DD" w14:textId="1AD0E537" w:rsidR="00242D3B" w:rsidRDefault="00242D3B" w:rsidP="0058640A">
      <w:pPr>
        <w:jc w:val="center"/>
      </w:pPr>
      <w:r>
        <w:t xml:space="preserve">Figure </w:t>
      </w:r>
      <w:r w:rsidR="00C41725">
        <w:t>12</w:t>
      </w:r>
      <w:r>
        <w:t xml:space="preserve">. </w:t>
      </w:r>
      <w:r w:rsidR="00C005E0">
        <w:t xml:space="preserve">Trends in selected </w:t>
      </w:r>
      <w:del w:id="184" w:author="Sooyoung Kim" w:date="2021-06-28T14:38:00Z">
        <w:r w:rsidR="00C005E0" w:rsidDel="00DE65E1">
          <w:delText>SDG 3</w:delText>
        </w:r>
      </w:del>
      <w:ins w:id="185" w:author="Sooyoung Kim" w:date="2021-06-28T14:38:00Z">
        <w:r w:rsidR="00DE65E1">
          <w:t>SDG-3</w:t>
        </w:r>
      </w:ins>
      <w:r w:rsidR="00C005E0">
        <w:t xml:space="preserve"> indicators in Peru, 2009-2019</w:t>
      </w:r>
    </w:p>
    <w:p w14:paraId="209B7B85" w14:textId="77777777" w:rsidR="00C41725" w:rsidRDefault="00C41725" w:rsidP="00242D3B"/>
    <w:p w14:paraId="469F0C1E" w14:textId="18319823" w:rsidR="00623095" w:rsidRDefault="00623095" w:rsidP="00242D3B">
      <w:pPr>
        <w:rPr>
          <w:i/>
          <w:iCs/>
          <w:color w:val="000000"/>
        </w:rPr>
      </w:pPr>
      <w:r w:rsidRPr="009C5DFA">
        <w:rPr>
          <w:i/>
          <w:iCs/>
          <w:color w:val="000000"/>
        </w:rPr>
        <w:t>Overview of the healthcare system and progress towards UHC</w:t>
      </w:r>
    </w:p>
    <w:p w14:paraId="5EA0B197" w14:textId="618146B4" w:rsidR="00623095" w:rsidRDefault="00623095" w:rsidP="00623095">
      <w:pPr>
        <w:jc w:val="both"/>
        <w:rPr>
          <w:color w:val="000000"/>
        </w:rPr>
      </w:pPr>
      <w:r w:rsidRPr="00CC7EAF">
        <w:rPr>
          <w:color w:val="000000"/>
        </w:rPr>
        <w:t xml:space="preserve">The Peruvian healthcare system is decentralized and includes both public and private services </w:t>
      </w:r>
      <w:r>
        <w:rPr>
          <w:color w:val="000000"/>
        </w:rPr>
        <w:t xml:space="preserve">and </w:t>
      </w:r>
      <w:r w:rsidRPr="00CC7EAF">
        <w:rPr>
          <w:color w:val="000000"/>
        </w:rPr>
        <w:t>providers</w:t>
      </w:r>
      <w:del w:id="186" w:author="Sooyoung Kim" w:date="2021-06-28T16:54:00Z">
        <w:r w:rsidRPr="00CC7EAF" w:rsidDel="00B01256">
          <w:rPr>
            <w:color w:val="000000"/>
          </w:rPr>
          <w:delText>.</w:delText>
        </w:r>
      </w:del>
      <w:ins w:id="187" w:author="Sooyoung Kim" w:date="2021-06-28T14:57:00Z">
        <w:r w:rsidR="006C36BB">
          <w:rPr>
            <w:color w:val="000000"/>
          </w:rPr>
          <w:t xml:space="preserve"> </w:t>
        </w:r>
      </w:ins>
      <w:r w:rsidR="006C36BB">
        <w:rPr>
          <w:color w:val="000000"/>
        </w:rPr>
        <w:fldChar w:fldCharType="begin"/>
      </w:r>
      <w:r w:rsidR="006C36BB">
        <w:rPr>
          <w:color w:val="000000"/>
        </w:rPr>
        <w:instrText xml:space="preserve"> ADDIN EN.CITE &lt;EndNote&gt;&lt;Cite&gt;&lt;Author&gt;Oscar Cetrángolo&lt;/Author&gt;&lt;Year&gt;2013&lt;/Year&gt;&lt;RecNum&gt;134&lt;/RecNum&gt;&lt;DisplayText&gt;[77]&lt;/DisplayText&gt;&lt;record&gt;&lt;rec-number&gt;134&lt;/rec-number&gt;&lt;foreign-keys&gt;&lt;key app="EN" db-id="5afra2929aw9efewdwv5axsfdzda9zxetv5a" timestamp="1624906593"&gt;134&lt;/key&gt;&lt;/foreign-keys&gt;&lt;ref-type name="Report"&gt;27&lt;/ref-type&gt;&lt;contributors&gt;&lt;authors&gt;&lt;author&gt;Oscar Cetrángolo, &lt;/author&gt;&lt;author&gt;Fabio Bertranou, &lt;/author&gt;&lt;author&gt;Luis Casanova,&lt;/author&gt;&lt;author&gt;Pablo Casal&lt;/author&gt;&lt;/authors&gt;&lt;/contributors&gt;&lt;titles&gt;&lt;title&gt;EL SISTEMA DE SALUD DEL PERÚ: situación actual y estrategias para orientar la extensión de la cobertura contributiva&lt;/title&gt;&lt;/titles&gt;&lt;pages&gt;118p&lt;/pages&gt;&lt;dates&gt;&lt;year&gt;2013&lt;/year&gt;&lt;pub-dates&gt;&lt;date&gt;2013&lt;/date&gt;&lt;/pub-dates&gt;&lt;/dates&gt;&lt;pub-location&gt;Lima&lt;/pub-location&gt;&lt;publisher&gt;Organización Internacional del Trabajo,&lt;/publisher&gt;&lt;urls&gt;&lt;related-urls&gt;&lt;url&gt;http://www.ilo.org/wcmsp5/groups/public/---americas/---ro-lima/documents/publication/wcms_213905.pdf&lt;/url&gt;&lt;/related-urls&gt;&lt;/urls&gt;&lt;/record&gt;&lt;/Cite&gt;&lt;/EndNote&gt;</w:instrText>
      </w:r>
      <w:r w:rsidR="006C36BB">
        <w:rPr>
          <w:color w:val="000000"/>
        </w:rPr>
        <w:fldChar w:fldCharType="separate"/>
      </w:r>
      <w:r w:rsidR="006C36BB">
        <w:rPr>
          <w:noProof/>
          <w:color w:val="000000"/>
        </w:rPr>
        <w:t>[77]</w:t>
      </w:r>
      <w:r w:rsidR="006C36BB">
        <w:rPr>
          <w:color w:val="000000"/>
        </w:rPr>
        <w:fldChar w:fldCharType="end"/>
      </w:r>
      <w:ins w:id="188" w:author="Sooyoung Kim" w:date="2021-06-28T16:54:00Z">
        <w:r w:rsidR="00B01256">
          <w:rPr>
            <w:color w:val="000000"/>
          </w:rPr>
          <w:t>.</w:t>
        </w:r>
      </w:ins>
      <w:ins w:id="189" w:author="Sooyoung Kim" w:date="2021-06-28T14:57:00Z">
        <w:r w:rsidR="006C36BB" w:rsidRPr="00CC7EAF" w:rsidDel="006C36BB">
          <w:rPr>
            <w:color w:val="000000"/>
          </w:rPr>
          <w:t xml:space="preserve"> </w:t>
        </w:r>
      </w:ins>
      <w:commentRangeStart w:id="190"/>
      <w:del w:id="191" w:author="Sooyoung Kim" w:date="2021-06-28T14:57:00Z">
        <w:r w:rsidRPr="00CC7EAF" w:rsidDel="006C36BB">
          <w:rPr>
            <w:color w:val="000000"/>
          </w:rPr>
          <w:delText>[ref]</w:delText>
        </w:r>
      </w:del>
      <w:commentRangeEnd w:id="190"/>
      <w:r w:rsidRPr="00CC7EAF">
        <w:rPr>
          <w:color w:val="000000"/>
        </w:rPr>
        <w:commentReference w:id="190"/>
      </w:r>
      <w:r w:rsidRPr="00CC7EAF">
        <w:rPr>
          <w:color w:val="000000"/>
        </w:rPr>
        <w:t xml:space="preserve"> The Ministry of Health (</w:t>
      </w:r>
      <w:proofErr w:type="spellStart"/>
      <w:r w:rsidRPr="00CC7EAF">
        <w:rPr>
          <w:color w:val="000000"/>
        </w:rPr>
        <w:t>MoH</w:t>
      </w:r>
      <w:proofErr w:type="spellEnd"/>
      <w:r w:rsidRPr="00CC7EAF">
        <w:rPr>
          <w:color w:val="000000"/>
        </w:rPr>
        <w:t xml:space="preserve">) is by far the largest insurer and </w:t>
      </w:r>
      <w:r w:rsidR="001A44FA">
        <w:rPr>
          <w:color w:val="000000"/>
        </w:rPr>
        <w:t xml:space="preserve">service </w:t>
      </w:r>
      <w:r w:rsidRPr="00CC7EAF">
        <w:rPr>
          <w:color w:val="000000"/>
        </w:rPr>
        <w:t>provider</w:t>
      </w:r>
      <w:r>
        <w:rPr>
          <w:color w:val="000000"/>
        </w:rPr>
        <w:t>. About 44</w:t>
      </w:r>
      <w:del w:id="192" w:author="Sooyoung Kim" w:date="2021-06-28T14:36:00Z">
        <w:r w:rsidDel="00DE65E1">
          <w:rPr>
            <w:color w:val="000000"/>
          </w:rPr>
          <w:delText>%</w:delText>
        </w:r>
      </w:del>
      <w:ins w:id="193" w:author="Sooyoung Kim" w:date="2021-06-28T14:36:00Z">
        <w:r w:rsidR="00DE65E1">
          <w:rPr>
            <w:color w:val="000000"/>
          </w:rPr>
          <w:t xml:space="preserve"> per cent</w:t>
        </w:r>
      </w:ins>
      <w:r>
        <w:rPr>
          <w:color w:val="000000"/>
        </w:rPr>
        <w:t xml:space="preserve"> of the population is insured by Segur</w:t>
      </w:r>
      <w:r w:rsidR="001A44FA">
        <w:rPr>
          <w:color w:val="000000"/>
        </w:rPr>
        <w:t>o</w:t>
      </w:r>
      <w:r>
        <w:rPr>
          <w:color w:val="000000"/>
        </w:rPr>
        <w:t xml:space="preserve"> Integral de </w:t>
      </w:r>
      <w:proofErr w:type="spellStart"/>
      <w:r>
        <w:rPr>
          <w:color w:val="000000"/>
        </w:rPr>
        <w:t>Salud</w:t>
      </w:r>
      <w:proofErr w:type="spellEnd"/>
      <w:r>
        <w:rPr>
          <w:color w:val="000000"/>
        </w:rPr>
        <w:t xml:space="preserve"> (SIS, Integral Health Insurance), a government-subsidized healthcare plan</w:t>
      </w:r>
      <w:del w:id="194" w:author="Sooyoung Kim" w:date="2021-06-28T16:54:00Z">
        <w:r w:rsidDel="00B01256">
          <w:rPr>
            <w:color w:val="000000"/>
          </w:rPr>
          <w:delText>.</w:delText>
        </w:r>
      </w:del>
      <w:r w:rsidRPr="00114281">
        <w:rPr>
          <w:color w:val="000000"/>
        </w:rPr>
        <w:t xml:space="preserve"> </w:t>
      </w:r>
      <w:del w:id="195" w:author="Sooyoung Kim" w:date="2021-06-28T14:57:00Z">
        <w:r w:rsidR="006C36BB" w:rsidDel="006C36BB">
          <w:rPr>
            <w:color w:val="000000"/>
          </w:rPr>
          <w:fldChar w:fldCharType="begin"/>
        </w:r>
        <w:r w:rsidR="006C36BB" w:rsidDel="006C36BB">
          <w:rPr>
            <w:color w:val="000000"/>
          </w:rPr>
          <w:delInstrText xml:space="preserve"> ADDIN EN.CITE &lt;EndNote&gt;&lt;Cite&gt;&lt;Author&gt;Oscar Cetrángolo&lt;/Author&gt;&lt;Year&gt;2013&lt;/Year&gt;&lt;RecNum&gt;134&lt;/RecNum&gt;&lt;DisplayText&gt;[77]&lt;/DisplayText&gt;&lt;record&gt;&lt;rec-number&gt;134&lt;/rec-number&gt;&lt;foreign-keys&gt;&lt;key app="EN" db-id="5afra2929aw9efewdwv5axsfdzda9zxetv5a" timestamp="1624906593"&gt;134&lt;/key&gt;&lt;/foreign-keys&gt;&lt;ref-type name="Report"&gt;27&lt;/ref-type&gt;&lt;contributors&gt;&lt;authors&gt;&lt;author&gt;Oscar Cetrángolo, &lt;/author&gt;&lt;author&gt;Fabio Bertranou, &lt;/author&gt;&lt;author&gt;Luis Casanova,&lt;/author&gt;&lt;author&gt;Pablo Casal&lt;/author&gt;&lt;/authors&gt;&lt;/contributors&gt;&lt;titles&gt;&lt;title&gt;EL SISTEMA DE SALUD DEL PERÚ: situación actual y estrategias para orientar la extensión de la cobertura contributiva&lt;/title&gt;&lt;/titles&gt;&lt;pages&gt;118p&lt;/pages&gt;&lt;dates&gt;&lt;year&gt;2013&lt;/year&gt;&lt;pub-dates&gt;&lt;date&gt;2013&lt;/date&gt;&lt;/pub-dates&gt;&lt;/dates&gt;&lt;pub-location&gt;Lima&lt;/pub-location&gt;&lt;publisher&gt;Organización Internacional del Trabajo,&lt;/publisher&gt;&lt;urls&gt;&lt;related-urls&gt;&lt;url&gt;http://www.ilo.org/wcmsp5/groups/public/---americas/---ro-lima/documents/publication/wcms_213905.pdf&lt;/url&gt;&lt;/related-urls&gt;&lt;/urls&gt;&lt;/record&gt;&lt;/Cite&gt;&lt;/EndNote&gt;</w:delInstrText>
        </w:r>
        <w:r w:rsidR="006C36BB" w:rsidDel="006C36BB">
          <w:rPr>
            <w:color w:val="000000"/>
          </w:rPr>
          <w:fldChar w:fldCharType="separate"/>
        </w:r>
        <w:r w:rsidR="006C36BB" w:rsidDel="006C36BB">
          <w:rPr>
            <w:noProof/>
            <w:color w:val="000000"/>
          </w:rPr>
          <w:delText>[77]</w:delText>
        </w:r>
        <w:r w:rsidR="006C36BB" w:rsidDel="006C36BB">
          <w:rPr>
            <w:color w:val="000000"/>
          </w:rPr>
          <w:fldChar w:fldCharType="end"/>
        </w:r>
      </w:del>
      <w:r w:rsidR="006C36BB">
        <w:rPr>
          <w:color w:val="000000"/>
        </w:rPr>
        <w:fldChar w:fldCharType="begin">
          <w:fldData xml:space="preserve">PEVuZE5vdGU+PENpdGU+PEF1dGhvcj5SYW1vcyBSb3NhczwvQXV0aG9yPjxZZWFyPjIwMjA8L1ll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</w:fldData>
        </w:fldChar>
      </w:r>
      <w:r w:rsidR="006C36BB">
        <w:rPr>
          <w:color w:val="000000"/>
        </w:rPr>
        <w:instrText xml:space="preserve"> ADDIN EN.CITE </w:instrText>
      </w:r>
      <w:r w:rsidR="006C36BB">
        <w:rPr>
          <w:color w:val="000000"/>
        </w:rPr>
        <w:fldChar w:fldCharType="begin">
          <w:fldData xml:space="preserve">PEVuZE5vdGU+PENpdGU+PEF1dGhvcj5SYW1vcyBSb3NhczwvQXV0aG9yPjxZZWFyPjIwMjA8L1ll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</w:fldData>
        </w:fldChar>
      </w:r>
      <w:r w:rsidR="006C36BB">
        <w:rPr>
          <w:color w:val="000000"/>
        </w:rPr>
        <w:instrText xml:space="preserve"> ADDIN EN.CITE.DATA </w:instrText>
      </w:r>
      <w:r w:rsidR="006C36BB">
        <w:rPr>
          <w:color w:val="000000"/>
        </w:rPr>
      </w:r>
      <w:r w:rsidR="006C36BB">
        <w:rPr>
          <w:color w:val="000000"/>
        </w:rPr>
        <w:fldChar w:fldCharType="end"/>
      </w:r>
      <w:r w:rsidR="006C36BB">
        <w:rPr>
          <w:color w:val="000000"/>
        </w:rPr>
        <w:fldChar w:fldCharType="separate"/>
      </w:r>
      <w:r w:rsidR="006C36BB">
        <w:rPr>
          <w:noProof/>
          <w:color w:val="000000"/>
        </w:rPr>
        <w:t>[78]</w:t>
      </w:r>
      <w:r w:rsidR="006C36BB">
        <w:rPr>
          <w:color w:val="000000"/>
        </w:rPr>
        <w:fldChar w:fldCharType="end"/>
      </w:r>
      <w:ins w:id="196" w:author="Sooyoung Kim" w:date="2021-06-28T16:54:00Z">
        <w:r w:rsidR="00B01256">
          <w:rPr>
            <w:color w:val="000000"/>
          </w:rPr>
          <w:t>.</w:t>
        </w:r>
      </w:ins>
      <w:ins w:id="197" w:author="Sooyoung Kim" w:date="2021-06-28T14:57:00Z">
        <w:r w:rsidR="006C36BB" w:rsidRPr="00CC7EAF" w:rsidDel="006C36BB">
          <w:rPr>
            <w:color w:val="000000"/>
          </w:rPr>
          <w:t xml:space="preserve"> </w:t>
        </w:r>
      </w:ins>
      <w:commentRangeStart w:id="198"/>
      <w:del w:id="199" w:author="Sooyoung Kim" w:date="2021-06-28T14:57:00Z">
        <w:r w:rsidRPr="00CC7EAF" w:rsidDel="006C36BB">
          <w:rPr>
            <w:color w:val="000000"/>
          </w:rPr>
          <w:delText>[ref]</w:delText>
        </w:r>
      </w:del>
      <w:commentRangeEnd w:id="198"/>
      <w:r w:rsidRPr="00CC7EAF">
        <w:rPr>
          <w:color w:val="000000"/>
        </w:rPr>
        <w:commentReference w:id="198"/>
      </w:r>
      <w:del w:id="200" w:author="Sooyoung Kim" w:date="2021-06-28T14:58:00Z">
        <w:r w:rsidDel="006C36BB">
          <w:rPr>
            <w:color w:val="000000"/>
          </w:rPr>
          <w:delText xml:space="preserve"> </w:delText>
        </w:r>
      </w:del>
      <w:r w:rsidRPr="00CC7EAF">
        <w:rPr>
          <w:color w:val="000000"/>
        </w:rPr>
        <w:t xml:space="preserve">The services </w:t>
      </w:r>
      <w:r w:rsidRPr="00CC7EAF">
        <w:rPr>
          <w:color w:val="000000"/>
        </w:rPr>
        <w:lastRenderedPageBreak/>
        <w:t xml:space="preserve">provided by the </w:t>
      </w:r>
      <w:proofErr w:type="spellStart"/>
      <w:r w:rsidRPr="00CC7EAF">
        <w:rPr>
          <w:color w:val="000000"/>
        </w:rPr>
        <w:t>MoH</w:t>
      </w:r>
      <w:proofErr w:type="spellEnd"/>
      <w:r w:rsidRPr="00CC7EAF">
        <w:rPr>
          <w:color w:val="000000"/>
        </w:rPr>
        <w:t xml:space="preserve"> are further decentralized into national, regional</w:t>
      </w:r>
      <w:r w:rsidR="000934BC">
        <w:rPr>
          <w:color w:val="000000"/>
        </w:rPr>
        <w:t>,</w:t>
      </w:r>
      <w:r w:rsidRPr="00CC7EAF">
        <w:rPr>
          <w:color w:val="000000"/>
        </w:rPr>
        <w:t xml:space="preserve"> and municipal levels.</w:t>
      </w:r>
      <w:r>
        <w:rPr>
          <w:color w:val="000000"/>
        </w:rPr>
        <w:t xml:space="preserve"> The</w:t>
      </w:r>
      <w:r w:rsidRPr="00CC7EAF">
        <w:rPr>
          <w:color w:val="000000"/>
        </w:rPr>
        <w:t xml:space="preserve"> introduction of SIS signified a remarkable growth in health coverage, particularly </w:t>
      </w:r>
      <w:r w:rsidR="001A44FA">
        <w:rPr>
          <w:color w:val="000000"/>
        </w:rPr>
        <w:t xml:space="preserve">in </w:t>
      </w:r>
      <w:r w:rsidRPr="00CC7EAF">
        <w:rPr>
          <w:color w:val="000000"/>
        </w:rPr>
        <w:t>primary care coverage</w:t>
      </w:r>
      <w:r w:rsidR="000934BC">
        <w:rPr>
          <w:color w:val="000000"/>
        </w:rPr>
        <w:t>,</w:t>
      </w:r>
      <w:r w:rsidRPr="00CC7EAF">
        <w:rPr>
          <w:color w:val="000000"/>
        </w:rPr>
        <w:t xml:space="preserve"> and </w:t>
      </w:r>
      <w:r w:rsidR="000934BC">
        <w:rPr>
          <w:color w:val="000000"/>
        </w:rPr>
        <w:t xml:space="preserve">led to a </w:t>
      </w:r>
      <w:r w:rsidRPr="00CC7EAF">
        <w:rPr>
          <w:color w:val="000000"/>
        </w:rPr>
        <w:t>reduction in out-of-pocket expenditures</w:t>
      </w:r>
      <w:del w:id="201" w:author="Sooyoung Kim" w:date="2021-06-28T16:54:00Z">
        <w:r w:rsidDel="00B01256">
          <w:rPr>
            <w:color w:val="000000"/>
          </w:rPr>
          <w:delText>.</w:delText>
        </w:r>
      </w:del>
      <w:ins w:id="202" w:author="Sooyoung Kim" w:date="2021-06-28T14:56:00Z">
        <w:r w:rsidR="006C36BB">
          <w:rPr>
            <w:color w:val="000000"/>
          </w:rPr>
          <w:t xml:space="preserve"> </w:t>
        </w:r>
      </w:ins>
      <w:r w:rsidR="000949EB">
        <w:rPr>
          <w:color w:val="000000"/>
        </w:rPr>
        <w:fldChar w:fldCharType="begin">
          <w:fldData xml:space="preserve">PEVuZE5vdGU+PENpdGU+PEF1dGhvcj5IZXJuYW5kZXotVmFzcXVlejwvQXV0aG9yPjxZZWFyPjIw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=
</w:fldData>
        </w:fldChar>
      </w:r>
      <w:r w:rsidR="000949EB">
        <w:rPr>
          <w:color w:val="000000"/>
        </w:rPr>
        <w:instrText xml:space="preserve"> ADDIN EN.CITE </w:instrText>
      </w:r>
      <w:r w:rsidR="000949EB">
        <w:rPr>
          <w:color w:val="000000"/>
        </w:rPr>
        <w:fldChar w:fldCharType="begin">
          <w:fldData xml:space="preserve">PEVuZE5vdGU+PENpdGU+PEF1dGhvcj5IZXJuYW5kZXotVmFzcXVlejwvQXV0aG9yPjxZZWFyPjIw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=
</w:fldData>
        </w:fldChar>
      </w:r>
      <w:r w:rsidR="000949EB">
        <w:rPr>
          <w:color w:val="000000"/>
        </w:rPr>
        <w:instrText xml:space="preserve"> ADDIN EN.CITE.DATA </w:instrText>
      </w:r>
      <w:r w:rsidR="000949EB">
        <w:rPr>
          <w:color w:val="000000"/>
        </w:rPr>
      </w:r>
      <w:r w:rsidR="000949EB">
        <w:rPr>
          <w:color w:val="000000"/>
        </w:rPr>
        <w:fldChar w:fldCharType="end"/>
      </w:r>
      <w:r w:rsidR="000949EB">
        <w:rPr>
          <w:color w:val="000000"/>
        </w:rPr>
        <w:fldChar w:fldCharType="separate"/>
      </w:r>
      <w:r w:rsidR="000949EB">
        <w:rPr>
          <w:noProof/>
          <w:color w:val="000000"/>
        </w:rPr>
        <w:t>[79]</w:t>
      </w:r>
      <w:r w:rsidR="000949EB">
        <w:rPr>
          <w:color w:val="000000"/>
        </w:rPr>
        <w:fldChar w:fldCharType="end"/>
      </w:r>
      <w:ins w:id="203" w:author="Sooyoung Kim" w:date="2021-06-28T16:54:00Z">
        <w:r w:rsidR="00B01256">
          <w:rPr>
            <w:color w:val="000000"/>
          </w:rPr>
          <w:t>.</w:t>
        </w:r>
      </w:ins>
      <w:commentRangeStart w:id="204"/>
      <w:del w:id="205" w:author="Sooyoung Kim" w:date="2021-06-28T14:59:00Z">
        <w:r w:rsidDel="000949EB">
          <w:rPr>
            <w:color w:val="000000"/>
          </w:rPr>
          <w:delText>[ref]</w:delText>
        </w:r>
      </w:del>
      <w:commentRangeEnd w:id="204"/>
      <w:r>
        <w:rPr>
          <w:rStyle w:val="CommentReference"/>
        </w:rPr>
        <w:commentReference w:id="204"/>
      </w:r>
      <w:r w:rsidRPr="00CC7EAF">
        <w:rPr>
          <w:color w:val="000000"/>
        </w:rPr>
        <w:t xml:space="preserve"> </w:t>
      </w:r>
      <w:proofErr w:type="spellStart"/>
      <w:r w:rsidRPr="00CC7EAF">
        <w:rPr>
          <w:color w:val="000000"/>
        </w:rPr>
        <w:t>EsSalud</w:t>
      </w:r>
      <w:proofErr w:type="spellEnd"/>
      <w:r w:rsidRPr="00CC7EAF">
        <w:rPr>
          <w:color w:val="000000"/>
        </w:rPr>
        <w:t xml:space="preserve"> is the second largest </w:t>
      </w:r>
      <w:r w:rsidR="007F240B">
        <w:rPr>
          <w:color w:val="000000"/>
        </w:rPr>
        <w:t>insurer in the country</w:t>
      </w:r>
      <w:r w:rsidRPr="00CC7EAF">
        <w:rPr>
          <w:color w:val="000000"/>
        </w:rPr>
        <w:t>, with 25</w:t>
      </w:r>
      <w:r w:rsidR="007F240B">
        <w:rPr>
          <w:color w:val="000000"/>
        </w:rPr>
        <w:t xml:space="preserve"> per cent</w:t>
      </w:r>
      <w:r w:rsidRPr="00CC7EAF">
        <w:rPr>
          <w:color w:val="000000"/>
        </w:rPr>
        <w:t xml:space="preserve"> </w:t>
      </w:r>
      <w:r>
        <w:rPr>
          <w:color w:val="000000"/>
        </w:rPr>
        <w:t xml:space="preserve">of the population </w:t>
      </w:r>
      <w:r w:rsidRPr="00CC7EAF">
        <w:rPr>
          <w:color w:val="000000"/>
        </w:rPr>
        <w:t xml:space="preserve">affiliated. </w:t>
      </w:r>
      <w:proofErr w:type="spellStart"/>
      <w:r w:rsidRPr="00CC7EAF">
        <w:rPr>
          <w:color w:val="000000"/>
        </w:rPr>
        <w:t>EsSalud</w:t>
      </w:r>
      <w:proofErr w:type="spellEnd"/>
      <w:r w:rsidRPr="00CC7EAF">
        <w:rPr>
          <w:color w:val="000000"/>
        </w:rPr>
        <w:t xml:space="preserve"> services are regulated and operated by the Department of Labor and </w:t>
      </w:r>
      <w:proofErr w:type="gramStart"/>
      <w:r w:rsidRPr="00CC7EAF">
        <w:rPr>
          <w:color w:val="000000"/>
        </w:rPr>
        <w:t>Employment,</w:t>
      </w:r>
      <w:r w:rsidR="007F240B">
        <w:rPr>
          <w:color w:val="000000"/>
        </w:rPr>
        <w:t xml:space="preserve"> </w:t>
      </w:r>
      <w:r w:rsidRPr="00CC7EAF">
        <w:rPr>
          <w:color w:val="000000"/>
        </w:rPr>
        <w:t>and</w:t>
      </w:r>
      <w:proofErr w:type="gramEnd"/>
      <w:r w:rsidRPr="00CC7EAF">
        <w:rPr>
          <w:color w:val="000000"/>
        </w:rPr>
        <w:t xml:space="preserve"> provides mandatory health coverage for all people employed in the formal sector through their employers. Finally, 6</w:t>
      </w:r>
      <w:del w:id="206" w:author="Sooyoung Kim" w:date="2021-06-28T14:36:00Z">
        <w:r w:rsidRPr="00CC7EAF" w:rsidDel="00DE65E1">
          <w:rPr>
            <w:color w:val="000000"/>
          </w:rPr>
          <w:delText>%</w:delText>
        </w:r>
      </w:del>
      <w:ins w:id="207" w:author="Sooyoung Kim" w:date="2021-06-28T14:36:00Z">
        <w:r w:rsidR="00DE65E1">
          <w:rPr>
            <w:color w:val="000000"/>
          </w:rPr>
          <w:t xml:space="preserve"> per cent</w:t>
        </w:r>
      </w:ins>
      <w:r w:rsidRPr="00CC7EAF">
        <w:rPr>
          <w:color w:val="000000"/>
        </w:rPr>
        <w:t xml:space="preserve"> of the population are affiliated </w:t>
      </w:r>
      <w:r>
        <w:rPr>
          <w:color w:val="000000"/>
        </w:rPr>
        <w:t>with</w:t>
      </w:r>
      <w:r w:rsidRPr="00CC7EAF">
        <w:rPr>
          <w:color w:val="000000"/>
        </w:rPr>
        <w:t xml:space="preserve"> the Armed Forces, the National Police, and the private sector</w:t>
      </w:r>
      <w:del w:id="208" w:author="Sooyoung Kim" w:date="2021-06-28T16:54:00Z">
        <w:r w:rsidRPr="00CC7EAF" w:rsidDel="00B01256">
          <w:rPr>
            <w:color w:val="000000"/>
          </w:rPr>
          <w:delText>.</w:delText>
        </w:r>
      </w:del>
      <w:ins w:id="209" w:author="Sooyoung Kim" w:date="2021-06-28T15:02:00Z">
        <w:r w:rsidR="000949EB">
          <w:rPr>
            <w:color w:val="000000"/>
          </w:rPr>
          <w:t xml:space="preserve"> </w:t>
        </w:r>
      </w:ins>
      <w:r w:rsidR="000949EB">
        <w:rPr>
          <w:color w:val="000000"/>
        </w:rPr>
        <w:fldChar w:fldCharType="begin"/>
      </w:r>
      <w:r w:rsidR="000949EB">
        <w:rPr>
          <w:color w:val="000000"/>
        </w:rPr>
        <w:instrText xml:space="preserve"> ADDIN EN.CITE &lt;EndNote&gt;&lt;Cite&gt;&lt;Author&gt;Instituto Nacional de Estadistica e Informatica&lt;/Author&gt;&lt;Year&gt;2018&lt;/Year&gt;&lt;RecNum&gt;137&lt;/RecNum&gt;&lt;DisplayText&gt;[80]&lt;/DisplayText&gt;&lt;record&gt;&lt;rec-number&gt;137&lt;/rec-number&gt;&lt;foreign-keys&gt;&lt;key app="EN" db-id="5afra2929aw9efewdwv5axsfdzda9zxetv5a" timestamp="1624906962"&gt;137&lt;/key&gt;&lt;/foreign-keys&gt;&lt;ref-type name="Report"&gt;27&lt;/ref-type&gt;&lt;contributors&gt;&lt;authors&gt;&lt;author&gt;Instituto Nacional de Estadistica e Informatica,&lt;/author&gt;&lt;/authors&gt;&lt;/contributors&gt;&lt;titles&gt;&lt;title&gt;Población afiliada a algún seguro de salud&lt;/title&gt;&lt;/titles&gt;&lt;dates&gt;&lt;year&gt;2018&lt;/year&gt;&lt;pub-dates&gt;&lt;date&gt;November 2018&lt;/date&gt;&lt;/pub-dates&gt;&lt;/dates&gt;&lt;pub-location&gt;Lima&lt;/pub-location&gt;&lt;publisher&gt;Instituto Nacional de Estadistica e Informatica,&lt;/publisher&gt;&lt;urls&gt;&lt;related-urls&gt;&lt;url&gt;https://www.inei.gob.pe/media/MenuRecursivo/publicaciones_digitales/Est/Lib1587/libro01.pdf&lt;/url&gt;&lt;/related-urls&gt;&lt;/urls&gt;&lt;/record&gt;&lt;/Cite&gt;&lt;/EndNote&gt;</w:instrText>
      </w:r>
      <w:r w:rsidR="000949EB">
        <w:rPr>
          <w:color w:val="000000"/>
        </w:rPr>
        <w:fldChar w:fldCharType="separate"/>
      </w:r>
      <w:r w:rsidR="000949EB">
        <w:rPr>
          <w:noProof/>
          <w:color w:val="000000"/>
        </w:rPr>
        <w:t>[80]</w:t>
      </w:r>
      <w:r w:rsidR="000949EB">
        <w:rPr>
          <w:color w:val="000000"/>
        </w:rPr>
        <w:fldChar w:fldCharType="end"/>
      </w:r>
      <w:ins w:id="210" w:author="Sooyoung Kim" w:date="2021-06-28T16:54:00Z">
        <w:r w:rsidR="00B01256">
          <w:rPr>
            <w:color w:val="000000"/>
          </w:rPr>
          <w:t>.</w:t>
        </w:r>
      </w:ins>
      <w:ins w:id="211" w:author="Sooyoung Kim" w:date="2021-06-28T15:03:00Z">
        <w:r w:rsidR="000949EB" w:rsidRPr="00CC7EAF" w:rsidDel="000949EB">
          <w:rPr>
            <w:color w:val="000000"/>
          </w:rPr>
          <w:t xml:space="preserve"> </w:t>
        </w:r>
      </w:ins>
      <w:commentRangeStart w:id="212"/>
      <w:del w:id="213" w:author="Sooyoung Kim" w:date="2021-06-28T15:03:00Z">
        <w:r w:rsidRPr="00CC7EAF" w:rsidDel="000949EB">
          <w:rPr>
            <w:color w:val="000000"/>
          </w:rPr>
          <w:delText>[ref]</w:delText>
        </w:r>
      </w:del>
      <w:commentRangeEnd w:id="212"/>
      <w:r w:rsidRPr="00CC7EAF">
        <w:rPr>
          <w:color w:val="000000"/>
        </w:rPr>
        <w:commentReference w:id="212"/>
      </w:r>
      <w:r w:rsidRPr="00CC7EAF">
        <w:rPr>
          <w:color w:val="000000"/>
        </w:rPr>
        <w:t xml:space="preserve"> </w:t>
      </w:r>
    </w:p>
    <w:p w14:paraId="55C9CDC3" w14:textId="77777777" w:rsidR="00623095" w:rsidRDefault="00623095" w:rsidP="00623095">
      <w:pPr>
        <w:rPr>
          <w:color w:val="000000"/>
        </w:rPr>
      </w:pPr>
    </w:p>
    <w:p w14:paraId="39E79EDC" w14:textId="56D2D5A8" w:rsidR="00623095" w:rsidRPr="00CC7EAF" w:rsidRDefault="00623095" w:rsidP="00623095">
      <w:pPr>
        <w:autoSpaceDE w:val="0"/>
        <w:autoSpaceDN w:val="0"/>
        <w:adjustRightInd w:val="0"/>
        <w:jc w:val="both"/>
        <w:rPr>
          <w:color w:val="000000"/>
        </w:rPr>
      </w:pPr>
      <w:r w:rsidRPr="00CC7EAF">
        <w:rPr>
          <w:color w:val="000000"/>
        </w:rPr>
        <w:t xml:space="preserve">UHC is promoted under a legal framework in Peru. </w:t>
      </w:r>
      <w:r w:rsidR="007F240B">
        <w:rPr>
          <w:color w:val="000000"/>
        </w:rPr>
        <w:t>Adopted in 2009, t</w:t>
      </w:r>
      <w:r w:rsidRPr="00CC7EAF">
        <w:rPr>
          <w:color w:val="000000"/>
        </w:rPr>
        <w:t xml:space="preserve">he Universal Health Insurance Law (Ley Marco del </w:t>
      </w:r>
      <w:proofErr w:type="spellStart"/>
      <w:r w:rsidRPr="00CC7EAF">
        <w:rPr>
          <w:color w:val="000000"/>
        </w:rPr>
        <w:t>Aseguramiento</w:t>
      </w:r>
      <w:proofErr w:type="spellEnd"/>
      <w:r w:rsidRPr="00CC7EAF">
        <w:rPr>
          <w:color w:val="000000"/>
        </w:rPr>
        <w:t xml:space="preserve"> Universal </w:t>
      </w:r>
      <w:proofErr w:type="spellStart"/>
      <w:r w:rsidRPr="00CC7EAF">
        <w:rPr>
          <w:color w:val="000000"/>
        </w:rPr>
        <w:t>en</w:t>
      </w:r>
      <w:proofErr w:type="spellEnd"/>
      <w:r w:rsidRPr="00CC7EAF">
        <w:rPr>
          <w:color w:val="000000"/>
        </w:rPr>
        <w:t xml:space="preserve"> </w:t>
      </w:r>
      <w:proofErr w:type="spellStart"/>
      <w:r w:rsidRPr="00CC7EAF">
        <w:rPr>
          <w:color w:val="000000"/>
        </w:rPr>
        <w:t>Salud</w:t>
      </w:r>
      <w:proofErr w:type="spellEnd"/>
      <w:r w:rsidRPr="00CC7EAF">
        <w:rPr>
          <w:color w:val="000000"/>
        </w:rPr>
        <w:t>)</w:t>
      </w:r>
      <w:r w:rsidR="007F240B">
        <w:rPr>
          <w:color w:val="000000"/>
        </w:rPr>
        <w:t xml:space="preserve"> </w:t>
      </w:r>
      <w:r w:rsidRPr="00CC7EAF">
        <w:rPr>
          <w:color w:val="000000"/>
        </w:rPr>
        <w:t>stipulates universal health coverage</w:t>
      </w:r>
      <w:r w:rsidR="007F240B">
        <w:rPr>
          <w:color w:val="000000"/>
        </w:rPr>
        <w:t xml:space="preserve"> and</w:t>
      </w:r>
      <w:r w:rsidRPr="00CC7EAF">
        <w:rPr>
          <w:color w:val="000000"/>
        </w:rPr>
        <w:t xml:space="preserve"> defines the basic package of services</w:t>
      </w:r>
      <w:del w:id="214" w:author="Sooyoung Kim" w:date="2021-06-28T16:54:00Z">
        <w:r w:rsidRPr="00CC7EAF" w:rsidDel="00B01256">
          <w:rPr>
            <w:color w:val="000000"/>
          </w:rPr>
          <w:delText>.</w:delText>
        </w:r>
      </w:del>
      <w:ins w:id="215" w:author="Sooyoung Kim" w:date="2021-06-28T15:05:00Z">
        <w:r w:rsidR="000949EB">
          <w:rPr>
            <w:color w:val="000000"/>
          </w:rPr>
          <w:t xml:space="preserve"> </w:t>
        </w:r>
      </w:ins>
      <w:r w:rsidR="000949EB">
        <w:rPr>
          <w:color w:val="000000"/>
        </w:rPr>
        <w:fldChar w:fldCharType="begin"/>
      </w:r>
      <w:r w:rsidR="000949EB">
        <w:rPr>
          <w:color w:val="000000"/>
        </w:rPr>
        <w:instrText xml:space="preserve"> ADDIN EN.CITE &lt;EndNote&gt;&lt;Cite&gt;&lt;Author&gt;Congreso de la Republica&lt;/Author&gt;&lt;Year&gt;2009&lt;/Year&gt;&lt;RecNum&gt;138&lt;/RecNum&gt;&lt;DisplayText&gt;[81]&lt;/DisplayText&gt;&lt;record&gt;&lt;rec-number&gt;138&lt;/rec-number&gt;&lt;foreign-keys&gt;&lt;key app="EN" db-id="5afra2929aw9efewdwv5axsfdzda9zxetv5a" timestamp="1624907126"&gt;138&lt;/key&gt;&lt;/foreign-keys&gt;&lt;ref-type name="Legal Rule or Regulation"&gt;50&lt;/ref-type&gt;&lt;contributors&gt;&lt;authors&gt;&lt;author&gt;Congreso de la Republica,&lt;/author&gt;&lt;/authors&gt;&lt;secondary-authors&gt;&lt;author&gt;Congreso de la Republica,&lt;/author&gt;&lt;/secondary-authors&gt;&lt;/contributors&gt;&lt;titles&gt;&lt;title&gt;Ley Marco del Aseguramiento Universal en Salud&lt;/title&gt;&lt;/titles&gt;&lt;volume&gt;29344&lt;/volume&gt;&lt;dates&gt;&lt;year&gt;2009&lt;/year&gt;&lt;/dates&gt;&lt;pub-location&gt;Lima&lt;/pub-location&gt;&lt;urls&gt;&lt;related-urls&gt;&lt;url&gt;https://leyes.congreso.gob.pe/Documentos/Leyes/29344.pdf&lt;/url&gt;&lt;/related-urls&gt;&lt;/urls&gt;&lt;/record&gt;&lt;/Cite&gt;&lt;/EndNote&gt;</w:instrText>
      </w:r>
      <w:r w:rsidR="000949EB">
        <w:rPr>
          <w:color w:val="000000"/>
        </w:rPr>
        <w:fldChar w:fldCharType="separate"/>
      </w:r>
      <w:r w:rsidR="000949EB">
        <w:rPr>
          <w:noProof/>
          <w:color w:val="000000"/>
        </w:rPr>
        <w:t>[81]</w:t>
      </w:r>
      <w:r w:rsidR="000949EB">
        <w:rPr>
          <w:color w:val="000000"/>
        </w:rPr>
        <w:fldChar w:fldCharType="end"/>
      </w:r>
      <w:ins w:id="216" w:author="Sooyoung Kim" w:date="2021-06-28T16:54:00Z">
        <w:r w:rsidR="00B01256">
          <w:rPr>
            <w:color w:val="000000"/>
          </w:rPr>
          <w:t>.</w:t>
        </w:r>
      </w:ins>
      <w:ins w:id="217" w:author="Sooyoung Kim" w:date="2021-06-28T15:05:00Z">
        <w:r w:rsidR="000949EB" w:rsidRPr="00CC7EAF" w:rsidDel="000949EB">
          <w:rPr>
            <w:color w:val="000000"/>
          </w:rPr>
          <w:t xml:space="preserve"> </w:t>
        </w:r>
      </w:ins>
      <w:commentRangeStart w:id="218"/>
      <w:del w:id="219" w:author="Sooyoung Kim" w:date="2021-06-28T15:05:00Z">
        <w:r w:rsidRPr="00CC7EAF" w:rsidDel="000949EB">
          <w:rPr>
            <w:color w:val="000000"/>
          </w:rPr>
          <w:delText>[ref]</w:delText>
        </w:r>
      </w:del>
      <w:commentRangeEnd w:id="218"/>
      <w:r w:rsidRPr="00CC7EAF">
        <w:rPr>
          <w:rStyle w:val="CommentReference"/>
        </w:rPr>
        <w:commentReference w:id="218"/>
      </w:r>
      <w:del w:id="220" w:author="Sooyoung Kim" w:date="2021-06-28T15:05:00Z">
        <w:r w:rsidRPr="00CC7EAF" w:rsidDel="000949EB">
          <w:rPr>
            <w:color w:val="000000"/>
          </w:rPr>
          <w:delText xml:space="preserve"> </w:delText>
        </w:r>
      </w:del>
      <w:r w:rsidRPr="00CC7EAF">
        <w:rPr>
          <w:color w:val="000000"/>
        </w:rPr>
        <w:t xml:space="preserve">Since then, the government has enacted multiple other decrees to continue expanding SIS </w:t>
      </w:r>
      <w:proofErr w:type="gramStart"/>
      <w:r w:rsidRPr="00CC7EAF">
        <w:rPr>
          <w:color w:val="000000"/>
        </w:rPr>
        <w:t xml:space="preserve">in </w:t>
      </w:r>
      <w:r>
        <w:rPr>
          <w:color w:val="000000"/>
        </w:rPr>
        <w:t xml:space="preserve">an </w:t>
      </w:r>
      <w:r w:rsidRPr="00CC7EAF">
        <w:rPr>
          <w:color w:val="000000"/>
        </w:rPr>
        <w:t>effort to</w:t>
      </w:r>
      <w:proofErr w:type="gramEnd"/>
      <w:r w:rsidRPr="00CC7EAF">
        <w:rPr>
          <w:color w:val="000000"/>
        </w:rPr>
        <w:t xml:space="preserve"> achieve </w:t>
      </w:r>
      <w:r>
        <w:rPr>
          <w:color w:val="000000"/>
        </w:rPr>
        <w:t>UHC</w:t>
      </w:r>
      <w:r w:rsidRPr="00CC7EAF">
        <w:rPr>
          <w:color w:val="000000"/>
        </w:rPr>
        <w:t>, including expanding SIS inclusion criteria and the essential package of services that are available free</w:t>
      </w:r>
      <w:r w:rsidR="007F240B">
        <w:rPr>
          <w:color w:val="000000"/>
        </w:rPr>
        <w:t>-</w:t>
      </w:r>
      <w:r w:rsidRPr="00CC7EAF">
        <w:rPr>
          <w:color w:val="000000"/>
        </w:rPr>
        <w:t>of</w:t>
      </w:r>
      <w:r w:rsidR="007F240B">
        <w:rPr>
          <w:color w:val="000000"/>
        </w:rPr>
        <w:t>-</w:t>
      </w:r>
      <w:r w:rsidRPr="00CC7EAF">
        <w:rPr>
          <w:color w:val="000000"/>
        </w:rPr>
        <w:t xml:space="preserve">charge to reduce out-of-pocket expenditures, regardless of </w:t>
      </w:r>
      <w:r w:rsidR="001A44FA">
        <w:rPr>
          <w:color w:val="000000"/>
        </w:rPr>
        <w:t>income</w:t>
      </w:r>
      <w:r w:rsidRPr="00CC7EAF">
        <w:rPr>
          <w:color w:val="000000"/>
        </w:rPr>
        <w:t xml:space="preserve">. </w:t>
      </w:r>
      <w:r>
        <w:rPr>
          <w:color w:val="000000"/>
        </w:rPr>
        <w:t>As a result, b</w:t>
      </w:r>
      <w:r w:rsidRPr="00CC7EAF">
        <w:rPr>
          <w:color w:val="000000"/>
        </w:rPr>
        <w:t>etween 2009 and 2017, healthcare coverage increased significantly from 6</w:t>
      </w:r>
      <w:r w:rsidR="007F240B">
        <w:rPr>
          <w:color w:val="000000"/>
        </w:rPr>
        <w:t>1 per cent</w:t>
      </w:r>
      <w:r w:rsidRPr="00CC7EAF">
        <w:rPr>
          <w:color w:val="000000"/>
        </w:rPr>
        <w:t xml:space="preserve"> to 76</w:t>
      </w:r>
      <w:r w:rsidR="007F240B">
        <w:rPr>
          <w:color w:val="000000"/>
        </w:rPr>
        <w:t xml:space="preserve"> per cent</w:t>
      </w:r>
      <w:r w:rsidR="000C0B90">
        <w:rPr>
          <w:color w:val="000000"/>
        </w:rPr>
        <w:t xml:space="preserve"> (Figure </w:t>
      </w:r>
      <w:r w:rsidR="00C41725">
        <w:rPr>
          <w:color w:val="000000"/>
        </w:rPr>
        <w:t>13</w:t>
      </w:r>
      <w:r w:rsidR="000C0B90">
        <w:rPr>
          <w:color w:val="000000"/>
        </w:rPr>
        <w:t>)</w:t>
      </w:r>
      <w:del w:id="221" w:author="Sooyoung Kim" w:date="2021-06-28T16:54:00Z">
        <w:r w:rsidDel="00B01256">
          <w:rPr>
            <w:color w:val="000000"/>
          </w:rPr>
          <w:delText>.</w:delText>
        </w:r>
      </w:del>
      <w:ins w:id="222" w:author="Sooyoung Kim" w:date="2021-06-28T15:06:00Z">
        <w:r w:rsidR="000949EB">
          <w:rPr>
            <w:color w:val="000000"/>
          </w:rPr>
          <w:t xml:space="preserve"> </w:t>
        </w:r>
      </w:ins>
      <w:r w:rsidR="000949EB">
        <w:rPr>
          <w:color w:val="000000"/>
        </w:rPr>
        <w:fldChar w:fldCharType="begin"/>
      </w:r>
      <w:r w:rsidR="000949EB">
        <w:rPr>
          <w:color w:val="000000"/>
        </w:rPr>
        <w:instrText xml:space="preserve"> ADDIN EN.CITE &lt;EndNote&gt;&lt;Cite&gt;&lt;Author&gt;Mezones-Holguin&lt;/Author&gt;&lt;Year&gt;2019&lt;/Year&gt;&lt;RecNum&gt;139&lt;/RecNum&gt;&lt;DisplayText&gt;[82]&lt;/DisplayText&gt;&lt;record&gt;&lt;rec-number&gt;139&lt;/rec-number&gt;&lt;foreign-keys&gt;&lt;key app="EN" db-id="5afra2929aw9efewdwv5axsfdzda9zxetv5a" timestamp="1624907183"&gt;139&lt;/key&gt;&lt;/foreign-keys&gt;&lt;ref-type name="Journal Article"&gt;17&lt;/ref-type&gt;&lt;contributors&gt;&lt;authors&gt;&lt;author&gt;Mezones-Holguin, Edward&lt;/author&gt;&lt;author&gt;Amaya, Elard&lt;/author&gt;&lt;author&gt;Bellido-Boza, Luciana&lt;/author&gt;&lt;author&gt;Mougenot, Benoit&lt;/author&gt;&lt;author&gt;Murillo, Juan P.&lt;/author&gt;&lt;author&gt;Villegas-Ortega, José&lt;/author&gt;&lt;author&gt;Del-Carmen, José&lt;/author&gt;&lt;/authors&gt;&lt;/contributors&gt;&lt;titles&gt;&lt;title&gt;Cobertura de aseguramiento en salud: el caso peruano desde la Ley de Aseguramiento Universal&lt;/title&gt;&lt;secondary-title&gt;2019&lt;/secondary-title&gt;&lt;short-title&gt;Cobertura de aseguramiento en salud: el caso peruano desde la Ley de Aseguramiento Universal&lt;/short-title&gt;&lt;/titles&gt;&lt;periodical&gt;&lt;full-title&gt;2019&lt;/full-title&gt;&lt;/periodical&gt;&lt;pages&gt;11&lt;/pages&gt;&lt;edition&gt;2019-06-29&lt;/edition&gt;&lt;section&gt;196&lt;/section&gt;&lt;keywords&gt;&lt;keyword&gt;Cobertura Universal en Salud&lt;/keyword&gt;&lt;keyword&gt;Seguridad Social&lt;/keyword&gt;&lt;keyword&gt;Protección contra Riesgos Financieros&lt;/keyword&gt;&lt;keyword&gt;Política Pública&lt;/keyword&gt;&lt;keyword&gt;Perú&lt;/keyword&gt;&lt;/keywords&gt;&lt;dates&gt;&lt;year&gt;2019&lt;/year&gt;&lt;pub-dates&gt;&lt;date&gt;2019-06-25&lt;/date&gt;&lt;/pub-dates&gt;&lt;/dates&gt;&lt;isbn&gt;1726-4642&lt;/isbn&gt;&lt;work-type&gt;Cobertura Universal en Salud; Seguridad Social; Protección contra Riesgos Financieros; Política Pública; Perú&lt;/work-type&gt;&lt;urls&gt;&lt;related-urls&gt;&lt;url&gt;https://rpmesp.ins.gob.pe/rpmesp/article/view/3998/3314&lt;/url&gt;&lt;/related-urls&gt;&lt;/urls&gt;&lt;electronic-resource-num&gt;10.17843/rpmesp.2019.362.3998&lt;/electronic-resource-num&gt;&lt;/record&gt;&lt;/Cite&gt;&lt;/EndNote&gt;</w:instrText>
      </w:r>
      <w:r w:rsidR="000949EB">
        <w:rPr>
          <w:color w:val="000000"/>
        </w:rPr>
        <w:fldChar w:fldCharType="separate"/>
      </w:r>
      <w:r w:rsidR="000949EB">
        <w:rPr>
          <w:noProof/>
          <w:color w:val="000000"/>
        </w:rPr>
        <w:t>[82]</w:t>
      </w:r>
      <w:r w:rsidR="000949EB">
        <w:rPr>
          <w:color w:val="000000"/>
        </w:rPr>
        <w:fldChar w:fldCharType="end"/>
      </w:r>
      <w:ins w:id="223" w:author="Sooyoung Kim" w:date="2021-06-28T16:54:00Z">
        <w:r w:rsidR="00B01256">
          <w:rPr>
            <w:color w:val="000000"/>
          </w:rPr>
          <w:t>.</w:t>
        </w:r>
      </w:ins>
      <w:del w:id="224" w:author="Sooyoung Kim" w:date="2021-06-28T15:06:00Z">
        <w:r w:rsidDel="000949EB">
          <w:rPr>
            <w:color w:val="000000"/>
          </w:rPr>
          <w:delText>[</w:delText>
        </w:r>
        <w:commentRangeStart w:id="225"/>
        <w:r w:rsidDel="000949EB">
          <w:rPr>
            <w:color w:val="000000"/>
          </w:rPr>
          <w:delText>ref</w:delText>
        </w:r>
        <w:commentRangeEnd w:id="225"/>
        <w:r w:rsidDel="000949EB">
          <w:rPr>
            <w:rStyle w:val="CommentReference"/>
          </w:rPr>
          <w:commentReference w:id="225"/>
        </w:r>
        <w:r w:rsidDel="000949EB">
          <w:rPr>
            <w:color w:val="000000"/>
          </w:rPr>
          <w:delText>]</w:delText>
        </w:r>
      </w:del>
      <w:r w:rsidRPr="00CC7EAF">
        <w:rPr>
          <w:color w:val="000000"/>
        </w:rPr>
        <w:t xml:space="preserve"> </w:t>
      </w:r>
    </w:p>
    <w:p w14:paraId="05C642C7" w14:textId="77777777" w:rsidR="00623095" w:rsidRDefault="00623095" w:rsidP="00623095">
      <w:pPr>
        <w:rPr>
          <w:color w:val="000000"/>
        </w:rPr>
      </w:pPr>
    </w:p>
    <w:p w14:paraId="40BCBCA4" w14:textId="605A3FE1" w:rsidR="0058640A" w:rsidRPr="00CC7EAF" w:rsidRDefault="0058640A" w:rsidP="0058640A">
      <w:pPr>
        <w:jc w:val="both"/>
        <w:rPr>
          <w:color w:val="000000"/>
        </w:rPr>
      </w:pPr>
      <w:r w:rsidRPr="00CC7EAF">
        <w:rPr>
          <w:color w:val="000000"/>
        </w:rPr>
        <w:t>An analysis by the civil society alliance to end poverty identified three main weakness in the healthcare system</w:t>
      </w:r>
      <w:r>
        <w:rPr>
          <w:color w:val="000000"/>
        </w:rPr>
        <w:t>:</w:t>
      </w:r>
      <w:r w:rsidRPr="00CC7EAF">
        <w:rPr>
          <w:color w:val="000000"/>
        </w:rPr>
        <w:t xml:space="preserve"> 1) fragmen</w:t>
      </w:r>
      <w:r>
        <w:rPr>
          <w:color w:val="000000"/>
        </w:rPr>
        <w:t>t</w:t>
      </w:r>
      <w:r w:rsidRPr="00CC7EAF">
        <w:rPr>
          <w:color w:val="000000"/>
        </w:rPr>
        <w:t>ation; 2) low overall health investments</w:t>
      </w:r>
      <w:r>
        <w:rPr>
          <w:color w:val="000000"/>
        </w:rPr>
        <w:t>,</w:t>
      </w:r>
      <w:r w:rsidRPr="00CC7EAF">
        <w:rPr>
          <w:color w:val="000000"/>
        </w:rPr>
        <w:t xml:space="preserve"> which limits response capacity; and 3) underfunded primary health care, with most investment going to second and tertiary care levels</w:t>
      </w:r>
      <w:del w:id="226" w:author="Sooyoung Kim" w:date="2021-06-28T16:54:00Z">
        <w:r w:rsidRPr="00CC7EAF" w:rsidDel="00B01256">
          <w:rPr>
            <w:color w:val="000000"/>
          </w:rPr>
          <w:delText>.</w:delText>
        </w:r>
      </w:del>
      <w:ins w:id="227" w:author="Sooyoung Kim" w:date="2021-06-28T15:09:00Z">
        <w:r w:rsidR="000949EB">
          <w:rPr>
            <w:color w:val="000000"/>
          </w:rPr>
          <w:t xml:space="preserve"> </w:t>
        </w:r>
      </w:ins>
      <w:r w:rsidR="000949EB">
        <w:rPr>
          <w:color w:val="000000"/>
        </w:rPr>
        <w:fldChar w:fldCharType="begin"/>
      </w:r>
      <w:r w:rsidR="002C7124">
        <w:rPr>
          <w:color w:val="000000"/>
        </w:rPr>
        <w:instrText xml:space="preserve"> ADDIN EN.CITE &lt;EndNote&gt;&lt;Cite&gt;&lt;Author&gt;Grupo de Seguimiento Concertado a las Políticas de Salud de la Mesa de Concertación para la Lucha contra la Pobreza&lt;/Author&gt;&lt;Year&gt;2020&lt;/Year&gt;&lt;RecNum&gt;140&lt;/RecNum&gt;&lt;DisplayText&gt;[83]&lt;/DisplayText&gt;&lt;record&gt;&lt;rec-number&gt;140&lt;/rec-number&gt;&lt;foreign-keys&gt;&lt;key app="EN" db-id="5afra2929aw9efewdwv5axsfdzda9zxetv5a" timestamp="1624907382"&gt;140&lt;/key&gt;&lt;/foreign-keys&gt;&lt;ref-type name="Report"&gt;27&lt;/ref-type&gt;&lt;contributors&gt;&lt;authors&gt;&lt;author&gt;Grupo de Seguimiento Concertado a las Políticas de Salud de la Mesa de Concertación para la Lucha contra la Pobreza,&lt;/author&gt;&lt;/authors&gt;&lt;secondary-authors&gt;&lt;author&gt;Grupo de Salud-MCLCP&lt;/author&gt;&lt;/secondary-authors&gt;&lt;/contributors&gt;&lt;titles&gt;&lt;title&gt;INFORME NACIONAL SOBRE EL IMPACTO DEL COVID-19 EN LAS DIMENSIONES ECONÓMICA, SOCIAL Y EN SALUD EN EL PERÚ (al mes de mayo, 2020)&lt;/title&gt;&lt;secondary-title&gt;SEGUIMIENTO CONCERTADO ENTRE ESTADO Y SOCIEDAD CIVIL A LAS POLÍTICAS DE SALUD &lt;/secondary-title&gt;&lt;/titles&gt;&lt;dates&gt;&lt;year&gt;2020&lt;/year&gt;&lt;pub-dates&gt;&lt;date&gt;2020&lt;/date&gt;&lt;/pub-dates&gt;&lt;/dates&gt;&lt;publisher&gt;Grupo de Seguimiento Concertado a las Políticas de Salud de la Mesa&amp;#xD;de Concertación para la Lucha contra la Pobreza&lt;/publisher&gt;&lt;isbn&gt;1-2020-SC&lt;/isbn&gt;&lt;urls&gt;&lt;related-urls&gt;&lt;url&gt;https://www.mesadeconcertacion.org.pe/storage/documentos/2020-08-17/informe-salud-mclcp-2020-7-de-julio.pdf&lt;/url&gt;&lt;/related-urls&gt;&lt;/urls&gt;&lt;/record&gt;&lt;/Cite&gt;&lt;/EndNote&gt;</w:instrText>
      </w:r>
      <w:r w:rsidR="000949EB">
        <w:rPr>
          <w:color w:val="000000"/>
        </w:rPr>
        <w:fldChar w:fldCharType="separate"/>
      </w:r>
      <w:r w:rsidR="000949EB">
        <w:rPr>
          <w:noProof/>
          <w:color w:val="000000"/>
        </w:rPr>
        <w:t>[83]</w:t>
      </w:r>
      <w:r w:rsidR="000949EB">
        <w:rPr>
          <w:color w:val="000000"/>
        </w:rPr>
        <w:fldChar w:fldCharType="end"/>
      </w:r>
      <w:ins w:id="228" w:author="Sooyoung Kim" w:date="2021-06-28T16:54:00Z">
        <w:r w:rsidR="00B01256">
          <w:rPr>
            <w:color w:val="000000"/>
          </w:rPr>
          <w:t>.</w:t>
        </w:r>
      </w:ins>
      <w:ins w:id="229" w:author="Sooyoung Kim" w:date="2021-06-28T15:10:00Z">
        <w:r w:rsidR="000949EB" w:rsidRPr="00CC7EAF" w:rsidDel="000949EB">
          <w:rPr>
            <w:color w:val="000000"/>
          </w:rPr>
          <w:t xml:space="preserve"> </w:t>
        </w:r>
      </w:ins>
      <w:commentRangeStart w:id="230"/>
      <w:del w:id="231" w:author="Sooyoung Kim" w:date="2021-06-28T15:10:00Z">
        <w:r w:rsidRPr="00CC7EAF" w:rsidDel="000949EB">
          <w:rPr>
            <w:color w:val="000000"/>
          </w:rPr>
          <w:delText>[ref]</w:delText>
        </w:r>
      </w:del>
      <w:commentRangeEnd w:id="230"/>
      <w:r w:rsidRPr="00CC7EAF">
        <w:rPr>
          <w:color w:val="000000"/>
        </w:rPr>
        <w:commentReference w:id="230"/>
      </w:r>
      <w:r w:rsidRPr="00CC7EAF">
        <w:rPr>
          <w:color w:val="000000"/>
        </w:rPr>
        <w:t xml:space="preserve"> </w:t>
      </w:r>
    </w:p>
    <w:p w14:paraId="6239068A" w14:textId="77777777" w:rsidR="0058640A" w:rsidDel="003017DD" w:rsidRDefault="0058640A" w:rsidP="00623095">
      <w:pPr>
        <w:rPr>
          <w:del w:id="232" w:author="Yesim Tozan" w:date="2021-06-27T22:54:00Z"/>
          <w:color w:val="000000"/>
        </w:rPr>
      </w:pPr>
    </w:p>
    <w:p w14:paraId="07DE5837" w14:textId="77777777" w:rsidR="00C41725" w:rsidRDefault="00C41725" w:rsidP="00623095">
      <w:pPr>
        <w:rPr>
          <w:color w:val="000000"/>
        </w:rPr>
      </w:pPr>
    </w:p>
    <w:p w14:paraId="21FC9281" w14:textId="667C858C" w:rsidR="00623095" w:rsidRDefault="005353CF" w:rsidP="00623095">
      <w:pPr>
        <w:jc w:val="center"/>
        <w:rPr>
          <w:color w:val="000000"/>
        </w:rPr>
      </w:pPr>
      <w:r>
        <w:rPr>
          <w:noProof/>
          <w:color w:val="000000"/>
        </w:rPr>
        <w:drawing>
          <wp:inline distT="0" distB="0" distL="0" distR="0" wp14:anchorId="521C276C" wp14:editId="36EC574C">
            <wp:extent cx="3402812" cy="301752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u_uhc_2019.png"/>
                    <pic:cNvPicPr/>
                  </pic:nvPicPr>
                  <pic:blipFill rotWithShape="1">
                    <a:blip r:embed="rId28">
                      <a:extLst>
                        <a:ext uri="{28A0092B-C50C-407E-A947-70E740481C1C}">
                          <a14:useLocalDpi xmlns:a14="http://schemas.microsoft.com/office/drawing/2010/main" val="0"/>
                        </a:ext>
                      </a:extLst>
                    </a:blip>
                    <a:srcRect t="5658"/>
                    <a:stretch/>
                  </pic:blipFill>
                  <pic:spPr bwMode="auto">
                    <a:xfrm>
                      <a:off x="0" y="0"/>
                      <a:ext cx="3402812" cy="3017520"/>
                    </a:xfrm>
                    <a:prstGeom prst="rect">
                      <a:avLst/>
                    </a:prstGeom>
                    <a:ln>
                      <a:noFill/>
                    </a:ln>
                    <a:extLst>
                      <a:ext uri="{53640926-AAD7-44D8-BBD7-CCE9431645EC}">
                        <a14:shadowObscured xmlns:a14="http://schemas.microsoft.com/office/drawing/2010/main"/>
                      </a:ext>
                    </a:extLst>
                  </pic:spPr>
                </pic:pic>
              </a:graphicData>
            </a:graphic>
          </wp:inline>
        </w:drawing>
      </w:r>
    </w:p>
    <w:p w14:paraId="257C875C" w14:textId="008C00DC" w:rsidR="00C005E0" w:rsidRDefault="005353CF" w:rsidP="00296025">
      <w:pPr>
        <w:jc w:val="center"/>
        <w:rPr>
          <w:color w:val="000000"/>
        </w:rPr>
      </w:pPr>
      <w:r>
        <w:t xml:space="preserve">Figure </w:t>
      </w:r>
      <w:r w:rsidR="00C41725">
        <w:t>13</w:t>
      </w:r>
      <w:r>
        <w:t xml:space="preserve">. </w:t>
      </w:r>
      <w:r w:rsidR="00C005E0">
        <w:t xml:space="preserve">The </w:t>
      </w:r>
      <w:r>
        <w:t>Universal Health Coverage effective coverage index for Peru, 2019</w:t>
      </w:r>
    </w:p>
    <w:p w14:paraId="4D300EEA" w14:textId="13424C30" w:rsidR="00587B26" w:rsidRDefault="00C005E0" w:rsidP="00623095">
      <w:pPr>
        <w:spacing w:before="240"/>
        <w:jc w:val="both"/>
        <w:rPr>
          <w:color w:val="000000"/>
        </w:rPr>
      </w:pPr>
      <w:r>
        <w:rPr>
          <w:color w:val="000000"/>
        </w:rPr>
        <w:t>Peru’s</w:t>
      </w:r>
      <w:r w:rsidRPr="00C36F85">
        <w:rPr>
          <w:color w:val="000000"/>
        </w:rPr>
        <w:t xml:space="preserve"> </w:t>
      </w:r>
      <w:r w:rsidR="00623095" w:rsidRPr="00C36F85">
        <w:rPr>
          <w:color w:val="000000"/>
        </w:rPr>
        <w:t xml:space="preserve">healthcare system includes </w:t>
      </w:r>
      <w:r w:rsidR="007F240B">
        <w:rPr>
          <w:color w:val="000000"/>
        </w:rPr>
        <w:t xml:space="preserve">about </w:t>
      </w:r>
      <w:r w:rsidR="00623095" w:rsidRPr="00C36F85">
        <w:rPr>
          <w:color w:val="000000"/>
        </w:rPr>
        <w:t>20,000 healthcare establishments, including over 600 hospitals. However,</w:t>
      </w:r>
      <w:r>
        <w:rPr>
          <w:color w:val="000000"/>
        </w:rPr>
        <w:t xml:space="preserve"> the </w:t>
      </w:r>
      <w:r w:rsidR="00623095" w:rsidRPr="00C36F85">
        <w:rPr>
          <w:color w:val="000000"/>
        </w:rPr>
        <w:t>distribution is uneven, with roughly 67</w:t>
      </w:r>
      <w:r w:rsidR="00587B26">
        <w:rPr>
          <w:color w:val="000000"/>
        </w:rPr>
        <w:t xml:space="preserve"> per cent</w:t>
      </w:r>
      <w:r w:rsidR="00623095" w:rsidRPr="00C36F85">
        <w:rPr>
          <w:color w:val="000000"/>
        </w:rPr>
        <w:t xml:space="preserve"> of hospitals located in Lima. </w:t>
      </w:r>
      <w:r w:rsidR="007F240B">
        <w:rPr>
          <w:color w:val="000000"/>
        </w:rPr>
        <w:t>Since</w:t>
      </w:r>
      <w:r w:rsidR="007F240B" w:rsidRPr="00C36F85">
        <w:rPr>
          <w:color w:val="000000"/>
        </w:rPr>
        <w:t xml:space="preserve"> 2010, all insurance schemes must cover an essential care package, as regulated by the </w:t>
      </w:r>
      <w:r w:rsidR="007F240B" w:rsidRPr="00C36F85">
        <w:t xml:space="preserve">Plan </w:t>
      </w:r>
      <w:proofErr w:type="spellStart"/>
      <w:r w:rsidR="007F240B" w:rsidRPr="00C36F85">
        <w:t>Esencial</w:t>
      </w:r>
      <w:proofErr w:type="spellEnd"/>
      <w:r w:rsidR="007F240B" w:rsidRPr="00C36F85">
        <w:t xml:space="preserve"> de </w:t>
      </w:r>
      <w:proofErr w:type="spellStart"/>
      <w:r w:rsidR="007F240B" w:rsidRPr="00C36F85">
        <w:t>Aseguramiento</w:t>
      </w:r>
      <w:proofErr w:type="spellEnd"/>
      <w:r w:rsidR="007F240B" w:rsidRPr="00C36F85">
        <w:t xml:space="preserve"> Universal</w:t>
      </w:r>
      <w:del w:id="233" w:author="Sooyoung Kim" w:date="2021-06-28T16:54:00Z">
        <w:r w:rsidR="007F240B" w:rsidRPr="00C36F85" w:rsidDel="00B01256">
          <w:rPr>
            <w:color w:val="000000"/>
          </w:rPr>
          <w:delText>.</w:delText>
        </w:r>
      </w:del>
      <w:ins w:id="234" w:author="Sooyoung Kim" w:date="2021-06-28T15:16:00Z">
        <w:r w:rsidR="002C7124">
          <w:rPr>
            <w:color w:val="000000"/>
          </w:rPr>
          <w:t xml:space="preserve"> </w:t>
        </w:r>
      </w:ins>
      <w:r w:rsidR="002C7124">
        <w:rPr>
          <w:color w:val="000000"/>
        </w:rPr>
        <w:fldChar w:fldCharType="begin"/>
      </w:r>
      <w:r w:rsidR="002C7124">
        <w:rPr>
          <w:color w:val="000000"/>
        </w:rPr>
        <w:instrText xml:space="preserve"> ADDIN EN.CITE &lt;EndNote&gt;&lt;Cite&gt;&lt;Author&gt;Ministerio de Salud&lt;/Author&gt;&lt;Year&gt;2010&lt;/Year&gt;&lt;RecNum&gt;141&lt;/RecNum&gt;&lt;DisplayText&gt;[84]&lt;/DisplayText&gt;&lt;record&gt;&lt;rec-number&gt;141&lt;/rec-number&gt;&lt;foreign-keys&gt;&lt;key app="EN" db-id="5afra2929aw9efewdwv5axsfdzda9zxetv5a" timestamp="1624907764"&gt;141&lt;/key&gt;&lt;/foreign-keys&gt;&lt;ref-type name="Report"&gt;27&lt;/ref-type&gt;&lt;contributors&gt;&lt;authors&gt;&lt;author&gt;Ministerio de Salud,&lt;/author&gt;&lt;/authors&gt;&lt;/contributors&gt;&lt;titles&gt;&lt;title&gt;Plan Esencial de Aseguramiento en Salud - PEAS: Ley Nº 29344 - Ley marco de aseguramiento universal en salud&lt;/title&gt;&lt;/titles&gt;&lt;dates&gt;&lt;year&gt;2010&lt;/year&gt;&lt;pub-dates&gt;&lt;date&gt;1 Jan 2010&lt;/date&gt;&lt;/pub-dates&gt;&lt;/dates&gt;&lt;pub-location&gt;Lima&lt;/pub-location&gt;&lt;publisher&gt;Ministerio de Salud,&lt;/publisher&gt;&lt;urls&gt;&lt;related-urls&gt;&lt;url&gt;https://cdn.www.gob.pe/uploads/document/file/322828/Plan_Esencial_de_Aseguramiento_en_Salud_-_PEAS__Ley_N%C2%BA_29344_-_Ley_marco_de_aseguramiento_universal_en_salud20190621-17253-1bxvykm.pdf&lt;/url&gt;&lt;/related-urls&gt;&lt;/urls&gt;&lt;/record&gt;&lt;/Cite&gt;&lt;/EndNote&gt;</w:instrText>
      </w:r>
      <w:r w:rsidR="002C7124">
        <w:rPr>
          <w:color w:val="000000"/>
        </w:rPr>
        <w:fldChar w:fldCharType="separate"/>
      </w:r>
      <w:r w:rsidR="002C7124">
        <w:rPr>
          <w:noProof/>
          <w:color w:val="000000"/>
        </w:rPr>
        <w:t>[84]</w:t>
      </w:r>
      <w:r w:rsidR="002C7124">
        <w:rPr>
          <w:color w:val="000000"/>
        </w:rPr>
        <w:fldChar w:fldCharType="end"/>
      </w:r>
      <w:ins w:id="235" w:author="Sooyoung Kim" w:date="2021-06-28T16:54:00Z">
        <w:r w:rsidR="00B01256">
          <w:rPr>
            <w:color w:val="000000"/>
          </w:rPr>
          <w:t>.</w:t>
        </w:r>
      </w:ins>
      <w:commentRangeStart w:id="236"/>
      <w:del w:id="237" w:author="Sooyoung Kim" w:date="2021-06-28T15:16:00Z">
        <w:r w:rsidR="007F240B" w:rsidRPr="00C36F85" w:rsidDel="002C7124">
          <w:rPr>
            <w:color w:val="000000"/>
          </w:rPr>
          <w:delText>[ref]</w:delText>
        </w:r>
        <w:commentRangeEnd w:id="236"/>
        <w:r w:rsidR="007F240B" w:rsidRPr="00C36F85" w:rsidDel="002C7124">
          <w:rPr>
            <w:color w:val="000000"/>
          </w:rPr>
          <w:commentReference w:id="236"/>
        </w:r>
      </w:del>
      <w:r w:rsidR="007F240B" w:rsidRPr="00C36F85">
        <w:rPr>
          <w:color w:val="000000"/>
        </w:rPr>
        <w:t xml:space="preserve"> </w:t>
      </w:r>
      <w:r w:rsidR="00623095" w:rsidRPr="00C36F85">
        <w:rPr>
          <w:color w:val="000000"/>
        </w:rPr>
        <w:t>Total health expenditure, including private and public, represent</w:t>
      </w:r>
      <w:r w:rsidR="00623095">
        <w:rPr>
          <w:color w:val="000000"/>
        </w:rPr>
        <w:t>s</w:t>
      </w:r>
      <w:r w:rsidR="00623095" w:rsidRPr="00C36F85">
        <w:rPr>
          <w:color w:val="000000"/>
        </w:rPr>
        <w:t xml:space="preserve"> 5.5</w:t>
      </w:r>
      <w:r w:rsidR="00587B26">
        <w:rPr>
          <w:color w:val="000000"/>
        </w:rPr>
        <w:t xml:space="preserve"> per cent</w:t>
      </w:r>
      <w:r w:rsidR="00623095" w:rsidRPr="00C36F85">
        <w:rPr>
          <w:color w:val="000000"/>
        </w:rPr>
        <w:t xml:space="preserve"> of </w:t>
      </w:r>
      <w:r w:rsidR="00623095">
        <w:rPr>
          <w:color w:val="000000"/>
        </w:rPr>
        <w:t>Peru’s</w:t>
      </w:r>
      <w:r w:rsidR="00623095" w:rsidRPr="00C36F85">
        <w:rPr>
          <w:color w:val="000000"/>
        </w:rPr>
        <w:t xml:space="preserve"> </w:t>
      </w:r>
      <w:r w:rsidR="007F240B">
        <w:rPr>
          <w:color w:val="000000"/>
        </w:rPr>
        <w:t>GDP</w:t>
      </w:r>
      <w:r w:rsidR="00623095" w:rsidRPr="00C36F85">
        <w:rPr>
          <w:color w:val="000000"/>
        </w:rPr>
        <w:t xml:space="preserve"> on health</w:t>
      </w:r>
      <w:r w:rsidR="00623095">
        <w:rPr>
          <w:color w:val="000000"/>
        </w:rPr>
        <w:t>, which is an improvement from below 3</w:t>
      </w:r>
      <w:r w:rsidR="00587B26">
        <w:rPr>
          <w:color w:val="000000"/>
        </w:rPr>
        <w:t xml:space="preserve"> per cent</w:t>
      </w:r>
      <w:r w:rsidR="00623095">
        <w:rPr>
          <w:color w:val="000000"/>
        </w:rPr>
        <w:t xml:space="preserve"> of GDP until the healthcare reform of 2013. However, </w:t>
      </w:r>
      <w:r w:rsidR="00623095" w:rsidRPr="00C36F85">
        <w:rPr>
          <w:color w:val="000000"/>
        </w:rPr>
        <w:lastRenderedPageBreak/>
        <w:t>these levels are below the Latin American average of 7.7</w:t>
      </w:r>
      <w:r w:rsidR="00587B26">
        <w:rPr>
          <w:color w:val="000000"/>
        </w:rPr>
        <w:t xml:space="preserve"> per cent</w:t>
      </w:r>
      <w:r w:rsidR="00623095" w:rsidRPr="00C36F85">
        <w:rPr>
          <w:color w:val="000000"/>
        </w:rPr>
        <w:t xml:space="preserve"> and below those of most high-income countries</w:t>
      </w:r>
      <w:del w:id="238" w:author="Sooyoung Kim" w:date="2021-06-28T16:54:00Z">
        <w:r w:rsidR="00623095" w:rsidRPr="00C36F85" w:rsidDel="00B01256">
          <w:rPr>
            <w:color w:val="000000"/>
          </w:rPr>
          <w:delText>.</w:delText>
        </w:r>
      </w:del>
      <w:ins w:id="239" w:author="Sooyoung Kim" w:date="2021-06-28T15:19:00Z">
        <w:r w:rsidR="002C7124">
          <w:rPr>
            <w:color w:val="000000"/>
          </w:rPr>
          <w:t xml:space="preserve"> </w:t>
        </w:r>
      </w:ins>
      <w:r w:rsidR="002C7124">
        <w:rPr>
          <w:color w:val="000000"/>
        </w:rPr>
        <w:fldChar w:fldCharType="begin"/>
      </w:r>
      <w:r w:rsidR="002C7124">
        <w:rPr>
          <w:color w:val="000000"/>
        </w:rPr>
        <w:instrText xml:space="preserve"> ADDIN EN.CITE &lt;EndNote&gt;&lt;Cite&gt;&lt;Author&gt;Matus-López&lt;/Author&gt;&lt;Year&gt;2019&lt;/Year&gt;&lt;RecNum&gt;142&lt;/RecNum&gt;&lt;DisplayText&gt;[85]&lt;/DisplayText&gt;&lt;record&gt;&lt;rec-number&gt;142&lt;/rec-number&gt;&lt;foreign-keys&gt;&lt;key app="EN" db-id="5afra2929aw9efewdwv5axsfdzda9zxetv5a" timestamp="1624907949"&gt;142&lt;/key&gt;&lt;/foreign-keys&gt;&lt;ref-type name="Journal Article"&gt;17&lt;/ref-type&gt;&lt;contributors&gt;&lt;authors&gt;&lt;author&gt;Matus-López, Mauricio&lt;/author&gt;&lt;author&gt;Prieto Toledo, Lorena&lt;/author&gt;&lt;author&gt;Cid, Camilo&lt;/author&gt;&lt;/authors&gt;&lt;/contributors&gt;&lt;titles&gt;&lt;title&gt;An assessment of fiscal space for health in Peru&lt;/title&gt;&lt;secondary-title&gt;Revista Panamericana de Salud Pública&lt;/secondary-title&gt;&lt;/titles&gt;&lt;periodical&gt;&lt;full-title&gt;Revista Panamericana de Salud Pública&lt;/full-title&gt;&lt;/periodical&gt;&lt;pages&gt;1-6&lt;/pages&gt;&lt;section&gt;1&lt;/section&gt;&lt;dates&gt;&lt;year&gt;2019&lt;/year&gt;&lt;/dates&gt;&lt;isbn&gt;10204989&amp;#xD;16805348&lt;/isbn&gt;&lt;urls&gt;&lt;/urls&gt;&lt;electronic-resource-num&gt;10.26633/rpsp.2019.315&lt;/electronic-resource-num&gt;&lt;/record&gt;&lt;/Cite&gt;&lt;/EndNote&gt;</w:instrText>
      </w:r>
      <w:r w:rsidR="002C7124">
        <w:rPr>
          <w:color w:val="000000"/>
        </w:rPr>
        <w:fldChar w:fldCharType="separate"/>
      </w:r>
      <w:r w:rsidR="002C7124">
        <w:rPr>
          <w:noProof/>
          <w:color w:val="000000"/>
        </w:rPr>
        <w:t>[85]</w:t>
      </w:r>
      <w:r w:rsidR="002C7124">
        <w:rPr>
          <w:color w:val="000000"/>
        </w:rPr>
        <w:fldChar w:fldCharType="end"/>
      </w:r>
      <w:ins w:id="240" w:author="Sooyoung Kim" w:date="2021-06-28T16:54:00Z">
        <w:r w:rsidR="00B01256">
          <w:rPr>
            <w:color w:val="000000"/>
          </w:rPr>
          <w:t>.</w:t>
        </w:r>
      </w:ins>
      <w:ins w:id="241" w:author="Sooyoung Kim" w:date="2021-06-28T15:20:00Z">
        <w:r w:rsidR="002C7124" w:rsidDel="002C7124">
          <w:rPr>
            <w:color w:val="000000"/>
          </w:rPr>
          <w:t xml:space="preserve"> </w:t>
        </w:r>
      </w:ins>
      <w:commentRangeStart w:id="242"/>
      <w:del w:id="243" w:author="Sooyoung Kim" w:date="2021-06-28T15:20:00Z">
        <w:r w:rsidR="00623095" w:rsidDel="002C7124">
          <w:rPr>
            <w:color w:val="000000"/>
          </w:rPr>
          <w:delText>[ref]</w:delText>
        </w:r>
      </w:del>
      <w:commentRangeEnd w:id="242"/>
      <w:r w:rsidR="00623095">
        <w:rPr>
          <w:rStyle w:val="CommentReference"/>
        </w:rPr>
        <w:commentReference w:id="242"/>
      </w:r>
      <w:del w:id="244" w:author="Sooyoung Kim" w:date="2021-06-28T15:20:00Z">
        <w:r w:rsidR="00623095" w:rsidRPr="00C36F85" w:rsidDel="002C7124">
          <w:rPr>
            <w:color w:val="000000"/>
          </w:rPr>
          <w:delText xml:space="preserve"> </w:delText>
        </w:r>
      </w:del>
      <w:r w:rsidR="00623095" w:rsidRPr="00C36F85">
        <w:rPr>
          <w:color w:val="000000"/>
        </w:rPr>
        <w:t>Healthcare expenditures are shared by the government, employers, and households</w:t>
      </w:r>
      <w:r w:rsidR="00623095">
        <w:rPr>
          <w:color w:val="000000"/>
        </w:rPr>
        <w:t>, although, as</w:t>
      </w:r>
      <w:r w:rsidR="00623095" w:rsidRPr="00CC7EAF">
        <w:rPr>
          <w:color w:val="000000"/>
        </w:rPr>
        <w:t xml:space="preserve"> of 2019, 60</w:t>
      </w:r>
      <w:r w:rsidR="00587B26">
        <w:rPr>
          <w:color w:val="000000"/>
        </w:rPr>
        <w:t xml:space="preserve"> per cent</w:t>
      </w:r>
      <w:r w:rsidR="00623095" w:rsidRPr="00CC7EAF">
        <w:rPr>
          <w:color w:val="000000"/>
        </w:rPr>
        <w:t xml:space="preserve"> of health expenditures were in the public sector</w:t>
      </w:r>
      <w:del w:id="245" w:author="Sooyoung Kim" w:date="2021-06-28T16:54:00Z">
        <w:r w:rsidR="00623095" w:rsidRPr="00CC7EAF" w:rsidDel="00B01256">
          <w:rPr>
            <w:color w:val="000000"/>
          </w:rPr>
          <w:delText>.</w:delText>
        </w:r>
      </w:del>
      <w:ins w:id="246" w:author="Sooyoung Kim" w:date="2021-06-28T15:21:00Z">
        <w:r w:rsidR="002C7124">
          <w:rPr>
            <w:color w:val="000000"/>
          </w:rPr>
          <w:t xml:space="preserve"> </w:t>
        </w:r>
      </w:ins>
      <w:r w:rsidR="002C7124">
        <w:rPr>
          <w:color w:val="000000"/>
        </w:rPr>
        <w:fldChar w:fldCharType="begin"/>
      </w:r>
      <w:r w:rsidR="002C7124">
        <w:rPr>
          <w:color w:val="000000"/>
        </w:rPr>
        <w:instrText xml:space="preserve"> ADDIN EN.CITE &lt;EndNote&gt;&lt;Cite&gt;&lt;Author&gt;Instituto Nacional de Estadistica e Informatica&lt;/Author&gt;&lt;Year&gt;2020&lt;/Year&gt;&lt;RecNum&gt;143&lt;/RecNum&gt;&lt;DisplayText&gt;[86]&lt;/DisplayText&gt;&lt;record&gt;&lt;rec-number&gt;143&lt;/rec-number&gt;&lt;foreign-keys&gt;&lt;key app="EN" db-id="5afra2929aw9efewdwv5axsfdzda9zxetv5a" timestamp="1624908081"&gt;143&lt;/key&gt;&lt;/foreign-keys&gt;&lt;ref-type name="Dataset"&gt;59&lt;/ref-type&gt;&lt;contributors&gt;&lt;authors&gt;&lt;author&gt;Instituto Nacional de Estadistica e Informatica,&lt;/author&gt;&lt;/authors&gt;&lt;/contributors&gt;&lt;titles&gt;&lt;title&gt;Gasto Destinado Al Sector Salud, 2007- 2019&lt;/title&gt;&lt;/titles&gt;&lt;dates&gt;&lt;year&gt;2020&lt;/year&gt;&lt;/dates&gt;&lt;urls&gt;&lt;related-urls&gt;&lt;url&gt;https://www.inei.gob.pe/estadisticas/indice-tematico/health-spending/&lt;/url&gt;&lt;/related-urls&gt;&lt;/urls&gt;&lt;/record&gt;&lt;/Cite&gt;&lt;/EndNote&gt;</w:instrText>
      </w:r>
      <w:r w:rsidR="002C7124">
        <w:rPr>
          <w:color w:val="000000"/>
        </w:rPr>
        <w:fldChar w:fldCharType="separate"/>
      </w:r>
      <w:r w:rsidR="002C7124">
        <w:rPr>
          <w:noProof/>
          <w:color w:val="000000"/>
        </w:rPr>
        <w:t>[86]</w:t>
      </w:r>
      <w:r w:rsidR="002C7124">
        <w:rPr>
          <w:color w:val="000000"/>
        </w:rPr>
        <w:fldChar w:fldCharType="end"/>
      </w:r>
      <w:ins w:id="247" w:author="Sooyoung Kim" w:date="2021-06-28T16:55:00Z">
        <w:r w:rsidR="00B01256">
          <w:rPr>
            <w:color w:val="000000"/>
          </w:rPr>
          <w:t>.</w:t>
        </w:r>
      </w:ins>
      <w:ins w:id="248" w:author="Sooyoung Kim" w:date="2021-06-28T15:21:00Z">
        <w:r w:rsidR="002C7124" w:rsidDel="002C7124">
          <w:rPr>
            <w:color w:val="000000"/>
          </w:rPr>
          <w:t xml:space="preserve"> </w:t>
        </w:r>
      </w:ins>
      <w:commentRangeStart w:id="249"/>
      <w:del w:id="250" w:author="Sooyoung Kim" w:date="2021-06-28T15:21:00Z">
        <w:r w:rsidR="00623095" w:rsidDel="002C7124">
          <w:rPr>
            <w:color w:val="000000"/>
          </w:rPr>
          <w:delText>[ref]</w:delText>
        </w:r>
      </w:del>
      <w:commentRangeEnd w:id="249"/>
      <w:r w:rsidR="00623095">
        <w:rPr>
          <w:rStyle w:val="CommentReference"/>
        </w:rPr>
        <w:commentReference w:id="249"/>
      </w:r>
      <w:r w:rsidR="00623095" w:rsidRPr="00CC7EAF">
        <w:rPr>
          <w:color w:val="000000"/>
        </w:rPr>
        <w:t xml:space="preserve"> </w:t>
      </w:r>
      <w:r w:rsidR="00623095" w:rsidRPr="00C36F85">
        <w:rPr>
          <w:color w:val="000000"/>
        </w:rPr>
        <w:t xml:space="preserve"> </w:t>
      </w:r>
    </w:p>
    <w:p w14:paraId="07D2F538" w14:textId="7057A273" w:rsidR="00623095" w:rsidRDefault="007F240B" w:rsidP="00623095">
      <w:pPr>
        <w:spacing w:before="240"/>
        <w:jc w:val="both"/>
        <w:rPr>
          <w:color w:val="000000"/>
        </w:rPr>
      </w:pPr>
      <w:r>
        <w:rPr>
          <w:color w:val="000000"/>
        </w:rPr>
        <w:t>B</w:t>
      </w:r>
      <w:r w:rsidR="00623095" w:rsidRPr="00C36F85">
        <w:rPr>
          <w:color w:val="000000"/>
        </w:rPr>
        <w:t xml:space="preserve">ecause the healthcare system is </w:t>
      </w:r>
      <w:r w:rsidR="000934BC">
        <w:rPr>
          <w:color w:val="000000"/>
        </w:rPr>
        <w:t>fragmented</w:t>
      </w:r>
      <w:r w:rsidR="000934BC" w:rsidRPr="00C36F85">
        <w:rPr>
          <w:color w:val="000000"/>
        </w:rPr>
        <w:t xml:space="preserve"> </w:t>
      </w:r>
      <w:r w:rsidR="00623095" w:rsidRPr="00C36F85">
        <w:rPr>
          <w:color w:val="000000"/>
        </w:rPr>
        <w:t xml:space="preserve">and not all services are covered or available from each insurer, most households incur </w:t>
      </w:r>
      <w:r w:rsidR="000934BC">
        <w:rPr>
          <w:color w:val="000000"/>
        </w:rPr>
        <w:t xml:space="preserve">significant </w:t>
      </w:r>
      <w:r w:rsidR="00623095" w:rsidRPr="00C36F85">
        <w:rPr>
          <w:color w:val="000000"/>
        </w:rPr>
        <w:t xml:space="preserve">out-of-pocket expenses </w:t>
      </w:r>
      <w:r w:rsidR="00623095">
        <w:rPr>
          <w:color w:val="000000"/>
        </w:rPr>
        <w:t>in the form of</w:t>
      </w:r>
      <w:r w:rsidR="00623095" w:rsidRPr="00C36F85">
        <w:rPr>
          <w:color w:val="000000"/>
        </w:rPr>
        <w:t xml:space="preserve"> monthly subscription fees or fee-for-services for non-basic services. </w:t>
      </w:r>
      <w:r w:rsidR="00623095">
        <w:rPr>
          <w:color w:val="000000"/>
        </w:rPr>
        <w:t>As a result, premature death attributed to NCDs remains a key issue</w:t>
      </w:r>
      <w:del w:id="251" w:author="Sooyoung Kim" w:date="2021-06-28T16:55:00Z">
        <w:r w:rsidR="00623095" w:rsidDel="00B01256">
          <w:rPr>
            <w:color w:val="000000"/>
          </w:rPr>
          <w:delText>.</w:delText>
        </w:r>
      </w:del>
      <w:r w:rsidR="00623095">
        <w:rPr>
          <w:color w:val="000000"/>
        </w:rPr>
        <w:t xml:space="preserve"> </w:t>
      </w:r>
      <w:r w:rsidR="006402E8">
        <w:rPr>
          <w:color w:val="000000"/>
        </w:rPr>
        <w:fldChar w:fldCharType="begin">
          <w:fldData xml:space="preserve">PEVuZE5vdGU+PENpdGU+PEF1dGhvcj5DYXJyaWxsby1MYXJjbzwvQXV0aG9yPjxZZWFyPjIwMjA8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</w:fldData>
        </w:fldChar>
      </w:r>
      <w:r w:rsidR="006402E8">
        <w:rPr>
          <w:color w:val="000000"/>
        </w:rPr>
        <w:instrText xml:space="preserve"> ADDIN EN.CITE </w:instrText>
      </w:r>
      <w:r w:rsidR="006402E8">
        <w:rPr>
          <w:color w:val="000000"/>
        </w:rPr>
        <w:fldChar w:fldCharType="begin">
          <w:fldData xml:space="preserve">PEVuZE5vdGU+PENpdGU+PEF1dGhvcj5DYXJyaWxsby1MYXJjbzwvQXV0aG9yPjxZZWFyPjIwMjA8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</w:fldData>
        </w:fldChar>
      </w:r>
      <w:r w:rsidR="006402E8">
        <w:rPr>
          <w:color w:val="000000"/>
        </w:rPr>
        <w:instrText xml:space="preserve"> ADDIN EN.CITE.DATA </w:instrText>
      </w:r>
      <w:r w:rsidR="006402E8">
        <w:rPr>
          <w:color w:val="000000"/>
        </w:rPr>
      </w:r>
      <w:r w:rsidR="006402E8">
        <w:rPr>
          <w:color w:val="000000"/>
        </w:rPr>
        <w:fldChar w:fldCharType="end"/>
      </w:r>
      <w:r w:rsidR="006402E8">
        <w:rPr>
          <w:color w:val="000000"/>
        </w:rPr>
        <w:fldChar w:fldCharType="separate"/>
      </w:r>
      <w:r w:rsidR="006402E8">
        <w:rPr>
          <w:noProof/>
          <w:color w:val="000000"/>
        </w:rPr>
        <w:t>[87]</w:t>
      </w:r>
      <w:r w:rsidR="006402E8">
        <w:rPr>
          <w:color w:val="000000"/>
        </w:rPr>
        <w:fldChar w:fldCharType="end"/>
      </w:r>
      <w:ins w:id="252" w:author="Sooyoung Kim" w:date="2021-06-28T16:55:00Z">
        <w:r w:rsidR="00B01256">
          <w:rPr>
            <w:color w:val="000000"/>
          </w:rPr>
          <w:t>.</w:t>
        </w:r>
      </w:ins>
      <w:del w:id="253" w:author="Sooyoung Kim" w:date="2021-06-28T15:33:00Z">
        <w:r w:rsidR="00623095" w:rsidDel="006402E8">
          <w:rPr>
            <w:color w:val="000000"/>
          </w:rPr>
          <w:delText>[</w:delText>
        </w:r>
        <w:commentRangeStart w:id="254"/>
        <w:r w:rsidR="00623095" w:rsidDel="006402E8">
          <w:rPr>
            <w:color w:val="000000"/>
          </w:rPr>
          <w:delText>ref</w:delText>
        </w:r>
        <w:commentRangeEnd w:id="254"/>
        <w:r w:rsidR="00623095" w:rsidDel="006402E8">
          <w:rPr>
            <w:rStyle w:val="CommentReference"/>
          </w:rPr>
          <w:commentReference w:id="254"/>
        </w:r>
        <w:r w:rsidR="00623095" w:rsidDel="006402E8">
          <w:rPr>
            <w:color w:val="000000"/>
          </w:rPr>
          <w:delText>]</w:delText>
        </w:r>
      </w:del>
      <w:r w:rsidR="00623095">
        <w:rPr>
          <w:color w:val="000000"/>
        </w:rPr>
        <w:t xml:space="preserve"> High informality in labor markets</w:t>
      </w:r>
      <w:r w:rsidR="00961C2C">
        <w:rPr>
          <w:color w:val="000000"/>
        </w:rPr>
        <w:t>, a deficient health infrastructure in rural areas</w:t>
      </w:r>
      <w:r>
        <w:rPr>
          <w:color w:val="000000"/>
        </w:rPr>
        <w:t>,</w:t>
      </w:r>
      <w:r w:rsidR="00623095">
        <w:rPr>
          <w:color w:val="000000"/>
        </w:rPr>
        <w:t xml:space="preserve"> and </w:t>
      </w:r>
      <w:r w:rsidR="00961C2C">
        <w:rPr>
          <w:color w:val="000000"/>
        </w:rPr>
        <w:t>deeply ingrained social inequaliti</w:t>
      </w:r>
      <w:r w:rsidR="0058640A">
        <w:rPr>
          <w:color w:val="000000"/>
        </w:rPr>
        <w:t>es</w:t>
      </w:r>
      <w:r w:rsidR="00961C2C">
        <w:rPr>
          <w:color w:val="000000"/>
        </w:rPr>
        <w:t>,</w:t>
      </w:r>
      <w:r w:rsidR="00623095">
        <w:rPr>
          <w:color w:val="000000"/>
        </w:rPr>
        <w:t xml:space="preserve"> </w:t>
      </w:r>
      <w:r w:rsidR="00961C2C">
        <w:rPr>
          <w:color w:val="000000"/>
        </w:rPr>
        <w:t>are barriers to universalize access to care despite the</w:t>
      </w:r>
      <w:r w:rsidR="00623095">
        <w:rPr>
          <w:color w:val="000000"/>
        </w:rPr>
        <w:t xml:space="preserve"> country’s efforts</w:t>
      </w:r>
      <w:del w:id="255" w:author="Sooyoung Kim" w:date="2021-06-28T16:55:00Z">
        <w:r w:rsidR="00623095" w:rsidDel="00B01256">
          <w:rPr>
            <w:color w:val="000000"/>
          </w:rPr>
          <w:delText>.</w:delText>
        </w:r>
      </w:del>
      <w:ins w:id="256" w:author="Sooyoung Kim" w:date="2021-06-28T15:33:00Z">
        <w:r w:rsidR="006402E8">
          <w:rPr>
            <w:color w:val="000000"/>
          </w:rPr>
          <w:t xml:space="preserve"> </w:t>
        </w:r>
      </w:ins>
      <w:r w:rsidR="006402E8">
        <w:rPr>
          <w:color w:val="000000"/>
        </w:rPr>
        <w:fldChar w:fldCharType="begin"/>
      </w:r>
      <w:r w:rsidR="006402E8">
        <w:rPr>
          <w:color w:val="000000"/>
        </w:rPr>
        <w:instrText xml:space="preserve"> ADDIN EN.CITE &lt;EndNote&gt;&lt;Cite&gt;&lt;Author&gt;Vázquez-Rowe&lt;/Author&gt;&lt;Year&gt;2020&lt;/Year&gt;&lt;RecNum&gt;145&lt;/RecNum&gt;&lt;DisplayText&gt;[88]&lt;/DisplayText&gt;&lt;record&gt;&lt;rec-number&gt;145&lt;/rec-number&gt;&lt;foreign-keys&gt;&lt;key app="EN" db-id="5afra2929aw9efewdwv5axsfdzda9zxetv5a" timestamp="1624908815"&gt;145&lt;/key&gt;&lt;/foreign-keys&gt;&lt;ref-type name="Journal Article"&gt;17&lt;/ref-type&gt;&lt;contributors&gt;&lt;authors&gt;&lt;author&gt;Vázquez-Rowe, Ian&lt;/author&gt;&lt;author&gt;Gandolfi, Andrea&lt;/author&gt;&lt;/authors&gt;&lt;/contributors&gt;&lt;titles&gt;&lt;title&gt;Peruvian efforts to contain COVID-19 fail to protect vulnerable population groups&lt;/title&gt;&lt;secondary-title&gt;Public Health in Practice&lt;/secondary-title&gt;&lt;/titles&gt;&lt;volume&gt;1&lt;/volume&gt;&lt;section&gt;100020&lt;/section&gt;&lt;dates&gt;&lt;year&gt;2020&lt;/year&gt;&lt;/dates&gt;&lt;isbn&gt;26665352&lt;/isbn&gt;&lt;urls&gt;&lt;/urls&gt;&lt;electronic-resource-num&gt;10.1016/j.puhip.2020.100020&lt;/electronic-resource-num&gt;&lt;/record&gt;&lt;/Cite&gt;&lt;/EndNote&gt;</w:instrText>
      </w:r>
      <w:r w:rsidR="006402E8">
        <w:rPr>
          <w:color w:val="000000"/>
        </w:rPr>
        <w:fldChar w:fldCharType="separate"/>
      </w:r>
      <w:r w:rsidR="006402E8">
        <w:rPr>
          <w:noProof/>
          <w:color w:val="000000"/>
        </w:rPr>
        <w:t>[88]</w:t>
      </w:r>
      <w:r w:rsidR="006402E8">
        <w:rPr>
          <w:color w:val="000000"/>
        </w:rPr>
        <w:fldChar w:fldCharType="end"/>
      </w:r>
      <w:ins w:id="257" w:author="Sooyoung Kim" w:date="2021-06-28T16:55:00Z">
        <w:r w:rsidR="00B01256">
          <w:rPr>
            <w:color w:val="000000"/>
          </w:rPr>
          <w:t>.</w:t>
        </w:r>
      </w:ins>
      <w:ins w:id="258" w:author="Sooyoung Kim" w:date="2021-06-28T15:34:00Z">
        <w:r w:rsidR="006402E8">
          <w:rPr>
            <w:color w:val="000000"/>
          </w:rPr>
          <w:t xml:space="preserve"> </w:t>
        </w:r>
      </w:ins>
      <w:commentRangeStart w:id="259"/>
      <w:del w:id="260" w:author="Sooyoung Kim" w:date="2021-06-28T15:34:00Z">
        <w:r w:rsidR="00623095" w:rsidDel="006402E8">
          <w:rPr>
            <w:color w:val="000000"/>
          </w:rPr>
          <w:delText xml:space="preserve">[ref] </w:delText>
        </w:r>
      </w:del>
      <w:commentRangeEnd w:id="259"/>
      <w:r w:rsidR="00623095">
        <w:rPr>
          <w:rStyle w:val="CommentReference"/>
        </w:rPr>
        <w:commentReference w:id="259"/>
      </w:r>
      <w:r w:rsidR="00623095">
        <w:rPr>
          <w:color w:val="000000"/>
        </w:rPr>
        <w:t xml:space="preserve">As a result, Peru’s progress towards </w:t>
      </w:r>
      <w:r w:rsidR="0058640A">
        <w:rPr>
          <w:color w:val="000000"/>
        </w:rPr>
        <w:t xml:space="preserve">the </w:t>
      </w:r>
      <w:del w:id="261" w:author="Sooyoung Kim" w:date="2021-06-28T14:37:00Z">
        <w:r w:rsidR="00623095" w:rsidDel="00DE65E1">
          <w:rPr>
            <w:color w:val="000000"/>
          </w:rPr>
          <w:delText>SDG3</w:delText>
        </w:r>
      </w:del>
      <w:ins w:id="262" w:author="Sooyoung Kim" w:date="2021-06-28T14:37:00Z">
        <w:r w:rsidR="00DE65E1">
          <w:rPr>
            <w:color w:val="000000"/>
          </w:rPr>
          <w:t>SDG-3</w:t>
        </w:r>
      </w:ins>
      <w:r w:rsidR="00623095">
        <w:rPr>
          <w:color w:val="000000"/>
        </w:rPr>
        <w:t xml:space="preserve"> targets </w:t>
      </w:r>
      <w:proofErr w:type="gramStart"/>
      <w:r w:rsidR="00623095">
        <w:rPr>
          <w:color w:val="000000"/>
        </w:rPr>
        <w:t>has</w:t>
      </w:r>
      <w:proofErr w:type="gramEnd"/>
      <w:r w:rsidR="00623095">
        <w:rPr>
          <w:color w:val="000000"/>
        </w:rPr>
        <w:t xml:space="preserve"> been slow </w:t>
      </w:r>
      <w:r>
        <w:rPr>
          <w:color w:val="000000"/>
        </w:rPr>
        <w:t>in recent years</w:t>
      </w:r>
      <w:r w:rsidR="00623095">
        <w:rPr>
          <w:color w:val="000000"/>
        </w:rPr>
        <w:t xml:space="preserve">. </w:t>
      </w:r>
      <w:r w:rsidR="00961C2C">
        <w:rPr>
          <w:color w:val="000000"/>
        </w:rPr>
        <w:t>The P</w:t>
      </w:r>
      <w:r w:rsidR="00623095">
        <w:rPr>
          <w:color w:val="000000"/>
        </w:rPr>
        <w:t>eruvian government, in response to this, has recently aligned their overall government agenda to the 2030 SDG targets and has been publishing annual report on its strategic focus and progress</w:t>
      </w:r>
      <w:del w:id="263" w:author="Sooyoung Kim" w:date="2021-06-28T16:55:00Z">
        <w:r w:rsidR="00623095" w:rsidDel="00B01256">
          <w:rPr>
            <w:color w:val="000000"/>
          </w:rPr>
          <w:delText>.</w:delText>
        </w:r>
      </w:del>
      <w:ins w:id="264" w:author="Sooyoung Kim" w:date="2021-06-28T15:36:00Z">
        <w:r w:rsidR="006402E8">
          <w:rPr>
            <w:color w:val="000000"/>
          </w:rPr>
          <w:t xml:space="preserve"> </w:t>
        </w:r>
      </w:ins>
      <w:r w:rsidR="006402E8">
        <w:rPr>
          <w:color w:val="000000"/>
        </w:rPr>
        <w:fldChar w:fldCharType="begin"/>
      </w:r>
      <w:r w:rsidR="006402E8">
        <w:rPr>
          <w:color w:val="000000"/>
        </w:rPr>
        <w:instrText xml:space="preserve"> ADDIN EN.CITE &lt;EndNote&gt;&lt;Cite&gt;&lt;Author&gt;El Centro Nacional de Planeamiento Estratégico&lt;/Author&gt;&lt;Year&gt;2020&lt;/Year&gt;&lt;RecNum&gt;146&lt;/RecNum&gt;&lt;DisplayText&gt;[89]&lt;/DisplayText&gt;&lt;record&gt;&lt;rec-number&gt;146&lt;/rec-number&gt;&lt;foreign-keys&gt;&lt;key app="EN" db-id="5afra2929aw9efewdwv5axsfdzda9zxetv5a" timestamp="1624908976"&gt;146&lt;/key&gt;&lt;/foreign-keys&gt;&lt;ref-type name="Report"&gt;27&lt;/ref-type&gt;&lt;contributors&gt;&lt;authors&gt;&lt;author&gt;El Centro Nacional de Planeamiento Estratégico,&lt;/author&gt;&lt;/authors&gt;&lt;/contributors&gt;&lt;titles&gt;&lt;title&gt;Informe Nacional del Perú 2020: la protección de la Vida en la Emergencia y después&lt;/title&gt;&lt;secondary-title&gt;II Informe Nacional Voluntario sobre la implementación de la Agenda 2030 para el desarrollo sostenible&lt;/secondary-title&gt;&lt;/titles&gt;&lt;number&gt;D000005-2020-CEPLAN-PCD&lt;/number&gt;&lt;dates&gt;&lt;year&gt;2020&lt;/year&gt;&lt;pub-dates&gt;&lt;date&gt;12 June 2020&lt;/date&gt;&lt;/pub-dates&gt;&lt;/dates&gt;&lt;publisher&gt;El Centro Nacional de Planeamiento Estratégico,&lt;/publisher&gt;&lt;urls&gt;&lt;related-urls&gt;&lt;url&gt;https://www.ceplan.gob.pe/informe-nacional/&lt;/url&gt;&lt;/related-urls&gt;&lt;/urls&gt;&lt;/record&gt;&lt;/Cite&gt;&lt;/EndNote&gt;</w:instrText>
      </w:r>
      <w:r w:rsidR="006402E8">
        <w:rPr>
          <w:color w:val="000000"/>
        </w:rPr>
        <w:fldChar w:fldCharType="separate"/>
      </w:r>
      <w:r w:rsidR="006402E8">
        <w:rPr>
          <w:noProof/>
          <w:color w:val="000000"/>
        </w:rPr>
        <w:t>[89]</w:t>
      </w:r>
      <w:r w:rsidR="006402E8">
        <w:rPr>
          <w:color w:val="000000"/>
        </w:rPr>
        <w:fldChar w:fldCharType="end"/>
      </w:r>
      <w:ins w:id="265" w:author="Sooyoung Kim" w:date="2021-06-28T16:55:00Z">
        <w:r w:rsidR="00B01256">
          <w:rPr>
            <w:color w:val="000000"/>
          </w:rPr>
          <w:t>.</w:t>
        </w:r>
      </w:ins>
      <w:ins w:id="266" w:author="Sooyoung Kim" w:date="2021-06-28T15:36:00Z">
        <w:r w:rsidR="006402E8" w:rsidDel="006402E8">
          <w:rPr>
            <w:color w:val="000000"/>
          </w:rPr>
          <w:t xml:space="preserve"> </w:t>
        </w:r>
      </w:ins>
      <w:commentRangeStart w:id="267"/>
      <w:del w:id="268" w:author="Sooyoung Kim" w:date="2021-06-28T15:36:00Z">
        <w:r w:rsidR="00623095" w:rsidDel="006402E8">
          <w:rPr>
            <w:color w:val="000000"/>
          </w:rPr>
          <w:delText>[ref]</w:delText>
        </w:r>
      </w:del>
      <w:commentRangeEnd w:id="267"/>
      <w:r w:rsidR="00623095">
        <w:rPr>
          <w:rStyle w:val="CommentReference"/>
        </w:rPr>
        <w:commentReference w:id="267"/>
      </w:r>
      <w:r w:rsidR="00F77030">
        <w:rPr>
          <w:color w:val="000000"/>
        </w:rPr>
        <w:t xml:space="preserve"> </w:t>
      </w:r>
      <w:r w:rsidR="00331C41">
        <w:rPr>
          <w:color w:val="000000"/>
        </w:rPr>
        <w:t xml:space="preserve"> </w:t>
      </w:r>
      <w:r w:rsidR="00F77030">
        <w:rPr>
          <w:color w:val="000000"/>
        </w:rPr>
        <w:t xml:space="preserve">Overall, maternal health was not a priority area </w:t>
      </w:r>
      <w:r w:rsidR="00C005E0">
        <w:rPr>
          <w:color w:val="000000"/>
        </w:rPr>
        <w:t xml:space="preserve">before and </w:t>
      </w:r>
      <w:r w:rsidR="00F77030">
        <w:rPr>
          <w:color w:val="000000"/>
        </w:rPr>
        <w:t>during the pandemic</w:t>
      </w:r>
      <w:r w:rsidR="0058640A">
        <w:rPr>
          <w:color w:val="000000"/>
        </w:rPr>
        <w:t xml:space="preserve"> </w:t>
      </w:r>
      <w:r w:rsidR="006402E8">
        <w:rPr>
          <w:color w:val="000000"/>
        </w:rPr>
        <w:fldChar w:fldCharType="begin"/>
      </w:r>
      <w:r w:rsidR="006402E8">
        <w:rPr>
          <w:color w:val="000000"/>
        </w:rPr>
        <w:instrText xml:space="preserve"> ADDIN EN.CITE &lt;EndNote&gt;&lt;Cite&gt;&lt;Author&gt;Camila Gianella&lt;/Author&gt;&lt;Year&gt;2021&lt;/Year&gt;&lt;RecNum&gt;147&lt;/RecNum&gt;&lt;DisplayText&gt;[90]&lt;/DisplayText&gt;&lt;record&gt;&lt;rec-number&gt;147&lt;/rec-number&gt;&lt;foreign-keys&gt;&lt;key app="EN" db-id="5afra2929aw9efewdwv5axsfdzda9zxetv5a" timestamp="1624909121"&gt;147&lt;/key&gt;&lt;/foreign-keys&gt;&lt;ref-type name="Journal Article"&gt;17&lt;/ref-type&gt;&lt;contributors&gt;&lt;authors&gt;&lt;author&gt;Camila Gianella, &lt;/author&gt;&lt;author&gt;Jorge Ruiz-Cabrejos, &lt;/author&gt;&lt;author&gt;Pamela Villacorta, &lt;/author&gt;&lt;author&gt;Andrea Castro, &lt;/author&gt;&lt;author&gt;Gabriel Carrasco-Escobar&lt;/author&gt;&lt;/authors&gt;&lt;/contributors&gt;&lt;titles&gt;&lt;title&gt;Reverting five years of progress: Impact of COVID-19 on maternal mortality in Peru&lt;/title&gt;&lt;secondary-title&gt;Chr. Michelsen Institue Brief&lt;/secondary-title&gt;&lt;short-title&gt;CMI Brief no. 2021:1&lt;/short-title&gt;&lt;/titles&gt;&lt;periodical&gt;&lt;full-title&gt;Chr. Michelsen Institue Brief&lt;/full-title&gt;&lt;/periodical&gt;&lt;pages&gt;4&lt;/pages&gt;&lt;volume&gt;Jan 2021&lt;/volume&gt;&lt;dates&gt;&lt;year&gt;2021&lt;/year&gt;&lt;pub-dates&gt;&lt;date&gt;January 2021&lt;/date&gt;&lt;/pub-dates&gt;&lt;/dates&gt;&lt;urls&gt;&lt;related-urls&gt;&lt;url&gt;https://www.cmi.no/publications/7445-reverting-five-years-of-progress-impact-of-covid-19-on-maternal-mortality-in-peru&lt;/url&gt;&lt;/related-urls&gt;&lt;/urls&gt;&lt;/record&gt;&lt;/Cite&gt;&lt;/EndNote&gt;</w:instrText>
      </w:r>
      <w:r w:rsidR="006402E8">
        <w:rPr>
          <w:color w:val="000000"/>
        </w:rPr>
        <w:fldChar w:fldCharType="separate"/>
      </w:r>
      <w:r w:rsidR="006402E8">
        <w:rPr>
          <w:noProof/>
          <w:color w:val="000000"/>
        </w:rPr>
        <w:t>[90]</w:t>
      </w:r>
      <w:r w:rsidR="006402E8">
        <w:rPr>
          <w:color w:val="000000"/>
        </w:rPr>
        <w:fldChar w:fldCharType="end"/>
      </w:r>
      <w:ins w:id="269" w:author="Sooyoung Kim" w:date="2021-06-28T16:55:00Z">
        <w:r w:rsidR="00B01256">
          <w:rPr>
            <w:color w:val="000000"/>
          </w:rPr>
          <w:t>.</w:t>
        </w:r>
      </w:ins>
      <w:del w:id="270" w:author="Sooyoung Kim" w:date="2021-06-28T15:38:00Z">
        <w:r w:rsidR="0058640A" w:rsidDel="006402E8">
          <w:rPr>
            <w:color w:val="000000"/>
          </w:rPr>
          <w:delText>(</w:delText>
        </w:r>
        <w:commentRangeStart w:id="271"/>
        <w:r w:rsidR="0058640A" w:rsidDel="006402E8">
          <w:rPr>
            <w:color w:val="000000"/>
          </w:rPr>
          <w:delText>X</w:delText>
        </w:r>
        <w:commentRangeEnd w:id="271"/>
        <w:r w:rsidR="0058640A" w:rsidDel="006402E8">
          <w:rPr>
            <w:rStyle w:val="CommentReference"/>
          </w:rPr>
          <w:commentReference w:id="271"/>
        </w:r>
        <w:r w:rsidR="0058640A" w:rsidDel="006402E8">
          <w:rPr>
            <w:color w:val="000000"/>
          </w:rPr>
          <w:delText>).</w:delText>
        </w:r>
      </w:del>
      <w:r w:rsidR="00F77030">
        <w:rPr>
          <w:color w:val="000000"/>
        </w:rPr>
        <w:t xml:space="preserve"> </w:t>
      </w:r>
    </w:p>
    <w:p w14:paraId="39490C1C" w14:textId="77777777" w:rsidR="008E0565" w:rsidRDefault="008E0565" w:rsidP="0058640A">
      <w:pPr>
        <w:jc w:val="center"/>
        <w:rPr>
          <w:i/>
          <w:iCs/>
          <w:color w:val="000000"/>
        </w:rPr>
      </w:pPr>
    </w:p>
    <w:p w14:paraId="52A5E573" w14:textId="38238DCC" w:rsidR="00623095" w:rsidRPr="00C36F85" w:rsidRDefault="00623095" w:rsidP="00623095">
      <w:pPr>
        <w:rPr>
          <w:i/>
          <w:iCs/>
          <w:color w:val="000000"/>
        </w:rPr>
      </w:pPr>
      <w:r w:rsidRPr="00C36F85">
        <w:rPr>
          <w:i/>
          <w:iCs/>
          <w:color w:val="000000"/>
        </w:rPr>
        <w:t xml:space="preserve">Pandemic preparedness and response capacity </w:t>
      </w:r>
    </w:p>
    <w:p w14:paraId="60371EDF" w14:textId="359938FF" w:rsidR="00623095" w:rsidRPr="00352475" w:rsidRDefault="00623095" w:rsidP="00623095">
      <w:pPr>
        <w:jc w:val="both"/>
        <w:rPr>
          <w:lang w:eastAsia="ko-KR"/>
        </w:rPr>
      </w:pPr>
      <w:r w:rsidRPr="00C36F85">
        <w:t xml:space="preserve">Coordinated by the </w:t>
      </w:r>
      <w:proofErr w:type="spellStart"/>
      <w:r w:rsidRPr="00C36F85">
        <w:t>MoH’s</w:t>
      </w:r>
      <w:proofErr w:type="spellEnd"/>
      <w:r w:rsidRPr="00C36F85">
        <w:t xml:space="preserve"> National Center for Epidemiology, Prevention and Control of Disease (Centro Nacional de </w:t>
      </w:r>
      <w:proofErr w:type="spellStart"/>
      <w:r w:rsidRPr="00C36F85">
        <w:t>Epidemiolog</w:t>
      </w:r>
      <w:r w:rsidR="00961C2C">
        <w:t>í</w:t>
      </w:r>
      <w:r w:rsidRPr="00C36F85">
        <w:t>a</w:t>
      </w:r>
      <w:proofErr w:type="spellEnd"/>
      <w:r w:rsidRPr="00C36F85">
        <w:t xml:space="preserve">, </w:t>
      </w:r>
      <w:proofErr w:type="spellStart"/>
      <w:r w:rsidRPr="00C36F85">
        <w:t>Prevenci</w:t>
      </w:r>
      <w:r w:rsidR="00961C2C">
        <w:t>ó</w:t>
      </w:r>
      <w:r w:rsidRPr="00C36F85">
        <w:t>n</w:t>
      </w:r>
      <w:proofErr w:type="spellEnd"/>
      <w:r w:rsidRPr="00C36F85">
        <w:t xml:space="preserve"> y Control de </w:t>
      </w:r>
      <w:proofErr w:type="spellStart"/>
      <w:r w:rsidRPr="00C36F85">
        <w:t>Enfermedades</w:t>
      </w:r>
      <w:proofErr w:type="spellEnd"/>
      <w:r w:rsidRPr="00C36F85">
        <w:t xml:space="preserve">), Peru has a robust </w:t>
      </w:r>
      <w:r>
        <w:t xml:space="preserve">disease </w:t>
      </w:r>
      <w:r w:rsidRPr="00C36F85">
        <w:t>surveillance system, with protocols in place for monitoring and mandatory reporting of infectious and non-infectious diseases</w:t>
      </w:r>
      <w:del w:id="272" w:author="Sooyoung Kim" w:date="2021-06-28T16:55:00Z">
        <w:r w:rsidDel="00B01256">
          <w:delText>.</w:delText>
        </w:r>
      </w:del>
      <w:r>
        <w:t xml:space="preserve"> </w:t>
      </w:r>
      <w:r w:rsidR="006402E8">
        <w:fldChar w:fldCharType="begin"/>
      </w:r>
      <w:r w:rsidR="006402E8">
        <w:instrText xml:space="preserve"> ADDIN EN.CITE &lt;EndNote&gt;&lt;Cite&gt;&lt;Author&gt;Minesterio de Salud&lt;/Author&gt;&lt;RecNum&gt;148&lt;/RecNum&gt;&lt;DisplayText&gt;[91]&lt;/DisplayText&gt;&lt;record&gt;&lt;rec-number&gt;148&lt;/rec-number&gt;&lt;foreign-keys&gt;&lt;key app="EN" db-id="5afra2929aw9efewdwv5axsfdzda9zxetv5a" timestamp="1624909203"&gt;148&lt;/key&gt;&lt;/foreign-keys&gt;&lt;ref-type name="Web Page"&gt;12&lt;/ref-type&gt;&lt;contributors&gt;&lt;authors&gt;&lt;author&gt;Minesterio de Salud,&lt;/author&gt;&lt;/authors&gt;&lt;/contributors&gt;&lt;titles&gt;&lt;title&gt;Herramientas para la vigilancia epidemiológica&lt;/title&gt;&lt;/titles&gt;&lt;volume&gt;2021&lt;/volume&gt;&lt;number&gt;June 25, 2021&lt;/number&gt;&lt;dates&gt;&lt;/dates&gt;&lt;urls&gt;&lt;related-urls&gt;&lt;url&gt;https://www.dge.gob.pe/portalnuevo/publicaciones/materiales/herramientas-para-la-vigilancia-epidemiologica/&lt;/url&gt;&lt;/related-urls&gt;&lt;/urls&gt;&lt;/record&gt;&lt;/Cite&gt;&lt;/EndNote&gt;</w:instrText>
      </w:r>
      <w:r w:rsidR="006402E8">
        <w:fldChar w:fldCharType="separate"/>
      </w:r>
      <w:r w:rsidR="006402E8">
        <w:rPr>
          <w:noProof/>
        </w:rPr>
        <w:t>[91]</w:t>
      </w:r>
      <w:r w:rsidR="006402E8">
        <w:fldChar w:fldCharType="end"/>
      </w:r>
      <w:ins w:id="273" w:author="Sooyoung Kim" w:date="2021-06-28T16:55:00Z">
        <w:r w:rsidR="00B01256">
          <w:t>.</w:t>
        </w:r>
      </w:ins>
      <w:ins w:id="274" w:author="Sooyoung Kim" w:date="2021-06-28T15:40:00Z">
        <w:r w:rsidR="006402E8" w:rsidDel="006402E8">
          <w:t xml:space="preserve"> </w:t>
        </w:r>
      </w:ins>
      <w:commentRangeStart w:id="275"/>
      <w:del w:id="276" w:author="Sooyoung Kim" w:date="2021-06-28T15:40:00Z">
        <w:r w:rsidDel="006402E8">
          <w:delText>[ref]</w:delText>
        </w:r>
      </w:del>
      <w:commentRangeEnd w:id="275"/>
      <w:r>
        <w:rPr>
          <w:rStyle w:val="CommentReference"/>
        </w:rPr>
        <w:commentReference w:id="275"/>
      </w:r>
      <w:del w:id="277" w:author="Sooyoung Kim" w:date="2021-06-28T15:40:00Z">
        <w:r w:rsidRPr="00C36F85" w:rsidDel="006402E8">
          <w:delText xml:space="preserve"> </w:delText>
        </w:r>
      </w:del>
      <w:r w:rsidR="001835CC">
        <w:t>Data on o</w:t>
      </w:r>
      <w:r w:rsidRPr="00C36F85">
        <w:t xml:space="preserve">ver 20 diseases and conditions, including infectious diseases such as malaria and dengue, </w:t>
      </w:r>
      <w:r w:rsidR="001835CC">
        <w:t>and</w:t>
      </w:r>
      <w:r w:rsidRPr="00C36F85">
        <w:t xml:space="preserve"> health indic</w:t>
      </w:r>
      <w:r w:rsidR="001835CC">
        <w:t>a</w:t>
      </w:r>
      <w:r w:rsidRPr="00C36F85">
        <w:t xml:space="preserve">tors, such as maternal mortality, are collected by the system. Epidemiologic surveillance of respiratory infections has been included in the system since 2015 against </w:t>
      </w:r>
      <w:r>
        <w:t>infectious disease outbreaks</w:t>
      </w:r>
      <w:del w:id="278" w:author="Sooyoung Kim" w:date="2021-06-28T16:55:00Z">
        <w:r w:rsidDel="00B01256">
          <w:delText>.</w:delText>
        </w:r>
      </w:del>
      <w:ins w:id="279" w:author="Sooyoung Kim" w:date="2021-06-28T15:41:00Z">
        <w:r w:rsidR="006402E8">
          <w:t xml:space="preserve"> </w:t>
        </w:r>
      </w:ins>
      <w:r w:rsidR="006402E8">
        <w:fldChar w:fldCharType="begin"/>
      </w:r>
      <w:r w:rsidR="006402E8">
        <w:instrText xml:space="preserve"> ADDIN EN.CITE &lt;EndNote&gt;&lt;Cite&gt;&lt;Author&gt;Dirección General de Epidemiología (DGE)&lt;/Author&gt;&lt;RecNum&gt;149&lt;/RecNum&gt;&lt;DisplayText&gt;[92]&lt;/DisplayText&gt;&lt;record&gt;&lt;rec-number&gt;149&lt;/rec-number&gt;&lt;foreign-keys&gt;&lt;key app="EN" db-id="5afra2929aw9efewdwv5axsfdzda9zxetv5a" timestamp="1624909312"&gt;149&lt;/key&gt;&lt;/foreign-keys&gt;&lt;ref-type name="Journal Article"&gt;17&lt;/ref-type&gt;&lt;contributors&gt;&lt;authors&gt;&lt;author&gt;Dirección General de Epidemiología (DGE),&lt;/author&gt;&lt;/authors&gt;&lt;/contributors&gt;&lt;titles&gt;&lt;title&gt;La Memoria de Gestión del año 2015 &lt;/title&gt;&lt;/titles&gt;&lt;dates&gt;&lt;pub-dates&gt;&lt;date&gt;2015&lt;/date&gt;&lt;/pub-dates&gt;&lt;/dates&gt;&lt;urls&gt;&lt;related-urls&gt;&lt;url&gt;https://cdn.www.gob.pe/uploads/document/file/344315/Memoria_de_gesti%C3%B3n_-_2015__Direcci%C3%B3n_General_de_Epidemiolog%C3%ADa_20190725-19981-1p5zkp4.pdf&lt;/url&gt;&lt;/related-urls&gt;&lt;/urls&gt;&lt;/record&gt;&lt;/Cite&gt;&lt;/EndNote&gt;</w:instrText>
      </w:r>
      <w:r w:rsidR="006402E8">
        <w:fldChar w:fldCharType="separate"/>
      </w:r>
      <w:r w:rsidR="006402E8">
        <w:rPr>
          <w:noProof/>
        </w:rPr>
        <w:t>[92]</w:t>
      </w:r>
      <w:r w:rsidR="006402E8">
        <w:fldChar w:fldCharType="end"/>
      </w:r>
      <w:ins w:id="280" w:author="Sooyoung Kim" w:date="2021-06-28T16:55:00Z">
        <w:r w:rsidR="00B01256">
          <w:t>.</w:t>
        </w:r>
      </w:ins>
      <w:ins w:id="281" w:author="Sooyoung Kim" w:date="2021-06-28T15:42:00Z">
        <w:r w:rsidR="006402E8">
          <w:t xml:space="preserve"> </w:t>
        </w:r>
      </w:ins>
      <w:commentRangeStart w:id="282"/>
      <w:del w:id="283" w:author="Sooyoung Kim" w:date="2021-06-28T15:42:00Z">
        <w:r w:rsidDel="006402E8">
          <w:delText xml:space="preserve">[ref] </w:delText>
        </w:r>
        <w:commentRangeEnd w:id="282"/>
        <w:r w:rsidDel="006402E8">
          <w:rPr>
            <w:rStyle w:val="CommentReference"/>
          </w:rPr>
          <w:commentReference w:id="282"/>
        </w:r>
        <w:r w:rsidRPr="00C36F85" w:rsidDel="006402E8">
          <w:delText>T</w:delText>
        </w:r>
      </w:del>
      <w:ins w:id="284" w:author="Sooyoung Kim" w:date="2021-06-28T15:42:00Z">
        <w:r w:rsidR="006402E8">
          <w:t>T</w:t>
        </w:r>
      </w:ins>
      <w:r w:rsidRPr="00C36F85">
        <w:t xml:space="preserve">he country’s existing burden of arboviral diseases, including dengue, chikungunya, and </w:t>
      </w:r>
      <w:r>
        <w:t>Z</w:t>
      </w:r>
      <w:r w:rsidRPr="00C36F85">
        <w:t xml:space="preserve">ika, surpassed the country’s medical and public health capacity even before the </w:t>
      </w:r>
      <w:r>
        <w:t xml:space="preserve">COVID-19 </w:t>
      </w:r>
      <w:r w:rsidRPr="00C36F85">
        <w:t>pandemic. Peru is the third country in Americas with the highest dengue-attributed mortality</w:t>
      </w:r>
      <w:del w:id="285" w:author="Sooyoung Kim" w:date="2021-06-28T16:55:00Z">
        <w:r w:rsidRPr="00C36F85" w:rsidDel="00B01256">
          <w:delText>.</w:delText>
        </w:r>
      </w:del>
      <w:ins w:id="286" w:author="Sooyoung Kim" w:date="2021-06-28T15:44:00Z">
        <w:r w:rsidR="004124B9">
          <w:t xml:space="preserve"> </w:t>
        </w:r>
      </w:ins>
      <w:r w:rsidR="004124B9">
        <w:fldChar w:fldCharType="begin"/>
      </w:r>
      <w:r w:rsidR="004124B9">
        <w:instrText xml:space="preserve"> ADDIN EN.CITE &lt;EndNote&gt;&lt;Cite&gt;&lt;Author&gt;Ministerio de Salud&lt;/Author&gt;&lt;Year&gt;2020&lt;/Year&gt;&lt;RecNum&gt;150&lt;/RecNum&gt;&lt;DisplayText&gt;[93]&lt;/DisplayText&gt;&lt;record&gt;&lt;rec-number&gt;150&lt;/rec-number&gt;&lt;foreign-keys&gt;&lt;key app="EN" db-id="5afra2929aw9efewdwv5axsfdzda9zxetv5a" timestamp="1624909491"&gt;150&lt;/key&gt;&lt;/foreign-keys&gt;&lt;ref-type name="Report"&gt;27&lt;/ref-type&gt;&lt;contributors&gt;&lt;authors&gt;&lt;author&gt;Ministerio de Salud,&lt;/author&gt;&lt;/authors&gt;&lt;/contributors&gt;&lt;titles&gt;&lt;title&gt;Incremento de transmisión de dengue, con ocurrencia de brotes y elevada letalidad en el país (Alerta epidemiológica N° 28)&lt;/title&gt;&lt;secondary-title&gt;MINSA Informes y Publicaciones&lt;/secondary-title&gt;&lt;/titles&gt;&lt;number&gt;28&lt;/number&gt;&lt;dates&gt;&lt;year&gt;2020&lt;/year&gt;&lt;pub-dates&gt;&lt;date&gt;10 Dec 2020&lt;/date&gt;&lt;/pub-dates&gt;&lt;/dates&gt;&lt;urls&gt;&lt;related-urls&gt;&lt;url&gt;https://www.gob.pe/institucion/minsa/informes-publicaciones/1483789-incremento-de-transmision-de-dengue-con-ocurrencia-de-brotes-y-elevada-letalidad-en-el-pais-alerta-epidemiologica-n-28&lt;/url&gt;&lt;/related-urls&gt;&lt;/urls&gt;&lt;/record&gt;&lt;/Cite&gt;&lt;/EndNote&gt;</w:instrText>
      </w:r>
      <w:r w:rsidR="004124B9">
        <w:fldChar w:fldCharType="separate"/>
      </w:r>
      <w:r w:rsidR="004124B9">
        <w:rPr>
          <w:noProof/>
        </w:rPr>
        <w:t>[93]</w:t>
      </w:r>
      <w:r w:rsidR="004124B9">
        <w:fldChar w:fldCharType="end"/>
      </w:r>
      <w:ins w:id="287" w:author="Sooyoung Kim" w:date="2021-06-28T16:55:00Z">
        <w:r w:rsidR="00B01256">
          <w:t>.</w:t>
        </w:r>
      </w:ins>
      <w:ins w:id="288" w:author="Sooyoung Kim" w:date="2021-06-28T15:45:00Z">
        <w:r w:rsidR="004124B9" w:rsidRPr="00C36F85" w:rsidDel="004124B9">
          <w:t xml:space="preserve"> </w:t>
        </w:r>
      </w:ins>
      <w:commentRangeStart w:id="289"/>
      <w:del w:id="290" w:author="Sooyoung Kim" w:date="2021-06-28T15:45:00Z">
        <w:r w:rsidRPr="00C36F85" w:rsidDel="004124B9">
          <w:delText>[ref]</w:delText>
        </w:r>
      </w:del>
      <w:commentRangeEnd w:id="289"/>
      <w:r w:rsidRPr="00C36F85">
        <w:rPr>
          <w:rStyle w:val="CommentReference"/>
        </w:rPr>
        <w:commentReference w:id="289"/>
      </w:r>
      <w:del w:id="291" w:author="Sooyoung Kim" w:date="2021-06-28T15:45:00Z">
        <w:r w:rsidRPr="00C36F85" w:rsidDel="004124B9">
          <w:delText xml:space="preserve"> </w:delText>
        </w:r>
      </w:del>
      <w:r w:rsidRPr="00C36F85">
        <w:t>Rapidly changing climate in the region accelerated the spread of mosquito vectors to the areas previously unaffected by the</w:t>
      </w:r>
      <w:r w:rsidR="001835CC">
        <w:t>se arboviral</w:t>
      </w:r>
      <w:r w:rsidRPr="00C36F85">
        <w:t xml:space="preserve"> diseases</w:t>
      </w:r>
      <w:del w:id="292" w:author="Sooyoung Kim" w:date="2021-06-28T16:55:00Z">
        <w:r w:rsidRPr="00C36F85" w:rsidDel="00B01256">
          <w:delText>.</w:delText>
        </w:r>
      </w:del>
      <w:ins w:id="293" w:author="Sooyoung Kim" w:date="2021-06-28T15:45:00Z">
        <w:r w:rsidR="004124B9">
          <w:t xml:space="preserve"> </w:t>
        </w:r>
      </w:ins>
      <w:r w:rsidR="004124B9">
        <w:fldChar w:fldCharType="begin">
          <w:fldData xml:space="preserve">PEVuZE5vdGU+PENpdGU+PEF1dGhvcj5HdWFnbGlhcmRvPC9BdXRob3I+PFllYXI+MjAxNDwvWWVh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</w:fldData>
        </w:fldChar>
      </w:r>
      <w:r w:rsidR="004124B9">
        <w:instrText xml:space="preserve"> ADDIN EN.CITE </w:instrText>
      </w:r>
      <w:r w:rsidR="004124B9">
        <w:fldChar w:fldCharType="begin">
          <w:fldData xml:space="preserve">PEVuZE5vdGU+PENpdGU+PEF1dGhvcj5HdWFnbGlhcmRvPC9BdXRob3I+PFllYXI+MjAxNDwvWWVh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</w:fldData>
        </w:fldChar>
      </w:r>
      <w:r w:rsidR="004124B9">
        <w:instrText xml:space="preserve"> ADDIN EN.CITE.DATA </w:instrText>
      </w:r>
      <w:r w:rsidR="004124B9">
        <w:fldChar w:fldCharType="end"/>
      </w:r>
      <w:r w:rsidR="004124B9">
        <w:fldChar w:fldCharType="separate"/>
      </w:r>
      <w:r w:rsidR="004124B9">
        <w:rPr>
          <w:noProof/>
        </w:rPr>
        <w:t>[94]</w:t>
      </w:r>
      <w:r w:rsidR="004124B9">
        <w:fldChar w:fldCharType="end"/>
      </w:r>
      <w:ins w:id="294" w:author="Sooyoung Kim" w:date="2021-06-28T16:55:00Z">
        <w:r w:rsidR="00B01256">
          <w:t>.</w:t>
        </w:r>
      </w:ins>
      <w:del w:id="295" w:author="Sooyoung Kim" w:date="2021-06-28T15:46:00Z">
        <w:r w:rsidRPr="00C36F85" w:rsidDel="004124B9">
          <w:delText>[</w:delText>
        </w:r>
        <w:commentRangeStart w:id="296"/>
        <w:r w:rsidRPr="00C36F85" w:rsidDel="004124B9">
          <w:delText>ref</w:delText>
        </w:r>
        <w:commentRangeEnd w:id="296"/>
        <w:r w:rsidRPr="00C36F85" w:rsidDel="004124B9">
          <w:rPr>
            <w:rStyle w:val="CommentReference"/>
          </w:rPr>
          <w:commentReference w:id="296"/>
        </w:r>
        <w:r w:rsidRPr="00C36F85" w:rsidDel="004124B9">
          <w:delText>]</w:delText>
        </w:r>
      </w:del>
      <w:r w:rsidRPr="00C36F85">
        <w:t xml:space="preserve"> The most recent dengue outbreak started in October 2019 and</w:t>
      </w:r>
      <w:r w:rsidR="001835CC">
        <w:t xml:space="preserve"> </w:t>
      </w:r>
      <w:r w:rsidRPr="00C36F85">
        <w:t>spread to 17 regions by the beginning of the COVID-19 pandemic</w:t>
      </w:r>
      <w:r w:rsidR="001835CC">
        <w:t>.</w:t>
      </w:r>
      <w:r w:rsidRPr="00C36F85">
        <w:t xml:space="preserve"> </w:t>
      </w:r>
      <w:r w:rsidR="001835CC">
        <w:t>I</w:t>
      </w:r>
      <w:r>
        <w:t xml:space="preserve">t </w:t>
      </w:r>
      <w:r w:rsidRPr="00C36F85">
        <w:t>continues to spread as the current report is being drafted</w:t>
      </w:r>
      <w:del w:id="297" w:author="Sooyoung Kim" w:date="2021-06-28T16:55:00Z">
        <w:r w:rsidRPr="00C36F85" w:rsidDel="00B01256">
          <w:delText>.</w:delText>
        </w:r>
      </w:del>
      <w:ins w:id="298" w:author="Sooyoung Kim" w:date="2021-06-28T15:47:00Z">
        <w:r w:rsidR="004124B9">
          <w:t xml:space="preserve"> </w:t>
        </w:r>
      </w:ins>
      <w:r w:rsidR="004124B9">
        <w:fldChar w:fldCharType="begin"/>
      </w:r>
      <w:r w:rsidR="004124B9">
        <w:instrText xml:space="preserve"> ADDIN EN.CITE &lt;EndNote&gt;&lt;Cite&gt;&lt;Author&gt;Arroyo&lt;/Author&gt;&lt;Year&gt;2021&lt;/Year&gt;&lt;RecNum&gt;152&lt;/RecNum&gt;&lt;DisplayText&gt;[95]&lt;/DisplayText&gt;&lt;record&gt;&lt;rec-number&gt;152&lt;/rec-number&gt;&lt;foreign-keys&gt;&lt;key app="EN" db-id="5afra2929aw9efewdwv5axsfdzda9zxetv5a" timestamp="1624909643"&gt;152&lt;/key&gt;&lt;/foreign-keys&gt;&lt;ref-type name="Newspaper Article"&gt;23&lt;/ref-type&gt;&lt;contributors&gt;&lt;authors&gt;&lt;author&gt;Carmen Arroyo&lt;/author&gt;&lt;/authors&gt;&lt;/contributors&gt;&lt;titles&gt;&lt;title&gt;Dengue—an Epidemic Within a Pandemic in Peru&lt;/title&gt;&lt;secondary-title&gt;Inter Press Service News Agency&lt;/secondary-title&gt;&lt;/titles&gt;&lt;dates&gt;&lt;year&gt;2021&lt;/year&gt;&lt;pub-dates&gt;&lt;date&gt;15 January 2021&lt;/date&gt;&lt;/pub-dates&gt;&lt;/dates&gt;&lt;pub-location&gt;United Nations&lt;/pub-location&gt;&lt;urls&gt;&lt;related-urls&gt;&lt;url&gt;http://www.ipsnews.net/2021/01/dengue-epidemic-within-pandemic-peru/?utm_source=rss&amp;amp;utm_medium=rss&amp;amp;utm_campaign=dengue-epidemic-within-pandemic-peru&lt;/url&gt;&lt;/related-urls&gt;&lt;/urls&gt;&lt;/record&gt;&lt;/Cite&gt;&lt;/EndNote&gt;</w:instrText>
      </w:r>
      <w:r w:rsidR="004124B9">
        <w:fldChar w:fldCharType="separate"/>
      </w:r>
      <w:r w:rsidR="004124B9">
        <w:rPr>
          <w:noProof/>
        </w:rPr>
        <w:t>[95]</w:t>
      </w:r>
      <w:r w:rsidR="004124B9">
        <w:fldChar w:fldCharType="end"/>
      </w:r>
      <w:ins w:id="299" w:author="Sooyoung Kim" w:date="2021-06-28T16:55:00Z">
        <w:r w:rsidR="00B01256">
          <w:t>.</w:t>
        </w:r>
      </w:ins>
      <w:ins w:id="300" w:author="Sooyoung Kim" w:date="2021-06-28T15:47:00Z">
        <w:r w:rsidR="004124B9" w:rsidRPr="00C36F85" w:rsidDel="004124B9">
          <w:t xml:space="preserve"> </w:t>
        </w:r>
      </w:ins>
      <w:commentRangeStart w:id="301"/>
      <w:del w:id="302" w:author="Sooyoung Kim" w:date="2021-06-28T15:47:00Z">
        <w:r w:rsidRPr="00C36F85" w:rsidDel="004124B9">
          <w:delText>[ref]</w:delText>
        </w:r>
      </w:del>
      <w:commentRangeEnd w:id="301"/>
      <w:r w:rsidRPr="00C36F85">
        <w:rPr>
          <w:rStyle w:val="CommentReference"/>
        </w:rPr>
        <w:commentReference w:id="301"/>
      </w:r>
      <w:del w:id="303" w:author="Sooyoung Kim" w:date="2021-06-28T15:47:00Z">
        <w:r w:rsidRPr="00C36F85" w:rsidDel="004124B9">
          <w:delText xml:space="preserve"> </w:delText>
        </w:r>
      </w:del>
      <w:r w:rsidRPr="00C36F85">
        <w:t xml:space="preserve">Early response to this outbreak included the deployment of military force for fumigation and </w:t>
      </w:r>
      <w:r w:rsidR="001835CC">
        <w:t xml:space="preserve">other </w:t>
      </w:r>
      <w:r w:rsidRPr="00C36F85">
        <w:t xml:space="preserve">vector control activities in remote areas due to the shortage of </w:t>
      </w:r>
      <w:r w:rsidR="001835CC">
        <w:t>public health</w:t>
      </w:r>
      <w:r w:rsidR="001835CC" w:rsidRPr="00C36F85">
        <w:t xml:space="preserve"> </w:t>
      </w:r>
      <w:r w:rsidRPr="00C36F85">
        <w:t xml:space="preserve">workforce. However, this only resulted in </w:t>
      </w:r>
      <w:r w:rsidR="001835CC">
        <w:t xml:space="preserve">a </w:t>
      </w:r>
      <w:r w:rsidRPr="00C36F85">
        <w:t xml:space="preserve">short-term decrease in cases, which was followed by </w:t>
      </w:r>
      <w:r w:rsidR="001835CC">
        <w:t>an uptick</w:t>
      </w:r>
      <w:r w:rsidRPr="00C36F85">
        <w:t xml:space="preserve"> and </w:t>
      </w:r>
      <w:r w:rsidR="001835CC">
        <w:t>a</w:t>
      </w:r>
      <w:r w:rsidR="001835CC" w:rsidRPr="00C36F85">
        <w:t xml:space="preserve"> </w:t>
      </w:r>
      <w:r w:rsidRPr="00C36F85">
        <w:t>declaration of health emergency</w:t>
      </w:r>
      <w:del w:id="304" w:author="Sooyoung Kim" w:date="2021-06-28T16:55:00Z">
        <w:r w:rsidRPr="00C36F85" w:rsidDel="00B01256">
          <w:delText>.</w:delText>
        </w:r>
      </w:del>
      <w:ins w:id="305" w:author="Sooyoung Kim" w:date="2021-06-28T15:47:00Z">
        <w:r w:rsidR="004124B9">
          <w:t xml:space="preserve"> </w:t>
        </w:r>
      </w:ins>
      <w:r w:rsidR="004124B9">
        <w:fldChar w:fldCharType="begin"/>
      </w:r>
      <w:r w:rsidR="004124B9">
        <w:instrText xml:space="preserve"> ADDIN EN.CITE &lt;EndNote&gt;&lt;Cite&gt;&lt;Author&gt;Arroyo&lt;/Author&gt;&lt;Year&gt;2021&lt;/Year&gt;&lt;RecNum&gt;152&lt;/RecNum&gt;&lt;DisplayText&gt;[95]&lt;/DisplayText&gt;&lt;record&gt;&lt;rec-number&gt;152&lt;/rec-number&gt;&lt;foreign-keys&gt;&lt;key app="EN" db-id="5afra2929aw9efewdwv5axsfdzda9zxetv5a" timestamp="1624909643"&gt;152&lt;/key&gt;&lt;/foreign-keys&gt;&lt;ref-type name="Newspaper Article"&gt;23&lt;/ref-type&gt;&lt;contributors&gt;&lt;authors&gt;&lt;author&gt;Carmen Arroyo&lt;/author&gt;&lt;/authors&gt;&lt;/contributors&gt;&lt;titles&gt;&lt;title&gt;Dengue—an Epidemic Within a Pandemic in Peru&lt;/title&gt;&lt;secondary-title&gt;Inter Press Service News Agency&lt;/secondary-title&gt;&lt;/titles&gt;&lt;dates&gt;&lt;year&gt;2021&lt;/year&gt;&lt;pub-dates&gt;&lt;date&gt;15 January 2021&lt;/date&gt;&lt;/pub-dates&gt;&lt;/dates&gt;&lt;pub-location&gt;United Nations&lt;/pub-location&gt;&lt;urls&gt;&lt;related-urls&gt;&lt;url&gt;http://www.ipsnews.net/2021/01/dengue-epidemic-within-pandemic-peru/?utm_source=rss&amp;amp;utm_medium=rss&amp;amp;utm_campaign=dengue-epidemic-within-pandemic-peru&lt;/url&gt;&lt;/related-urls&gt;&lt;/urls&gt;&lt;/record&gt;&lt;/Cite&gt;&lt;/EndNote&gt;</w:instrText>
      </w:r>
      <w:r w:rsidR="004124B9">
        <w:fldChar w:fldCharType="separate"/>
      </w:r>
      <w:r w:rsidR="004124B9">
        <w:rPr>
          <w:noProof/>
        </w:rPr>
        <w:t>[95]</w:t>
      </w:r>
      <w:r w:rsidR="004124B9">
        <w:fldChar w:fldCharType="end"/>
      </w:r>
      <w:ins w:id="306" w:author="Sooyoung Kim" w:date="2021-06-28T16:55:00Z">
        <w:r w:rsidR="00B01256">
          <w:t>.</w:t>
        </w:r>
      </w:ins>
      <w:commentRangeStart w:id="307"/>
      <w:del w:id="308" w:author="Sooyoung Kim" w:date="2021-06-28T15:47:00Z">
        <w:r w:rsidRPr="00C36F85" w:rsidDel="004124B9">
          <w:delText>[ref]</w:delText>
        </w:r>
        <w:commentRangeEnd w:id="307"/>
        <w:r w:rsidRPr="00C36F85" w:rsidDel="004124B9">
          <w:rPr>
            <w:rStyle w:val="CommentReference"/>
          </w:rPr>
          <w:commentReference w:id="307"/>
        </w:r>
      </w:del>
      <w:r w:rsidRPr="00C36F85">
        <w:t xml:space="preserve"> Unless the preparedness and response capacity is further bolstered, the burden of infectious disease is likely to severely hamper Peru’s progress on population health as number of other mosquito-borne diseases, including </w:t>
      </w:r>
      <w:r>
        <w:t>Z</w:t>
      </w:r>
      <w:r w:rsidRPr="00C36F85">
        <w:t>ika and chikungunya, are also steadily increasing</w:t>
      </w:r>
      <w:del w:id="309" w:author="Sooyoung Kim" w:date="2021-06-28T16:55:00Z">
        <w:r w:rsidRPr="00C36F85" w:rsidDel="00B01256">
          <w:delText>.</w:delText>
        </w:r>
      </w:del>
      <w:ins w:id="310" w:author="Sooyoung Kim" w:date="2021-06-28T15:49:00Z">
        <w:r w:rsidR="004124B9">
          <w:t xml:space="preserve"> </w:t>
        </w:r>
      </w:ins>
      <w:r w:rsidR="004124B9">
        <w:fldChar w:fldCharType="begin"/>
      </w:r>
      <w:r w:rsidR="004124B9">
        <w:instrText xml:space="preserve"> ADDIN EN.CITE &lt;EndNote&gt;&lt;Cite&gt;&lt;Author&gt;Ministerio de Salud&lt;/Author&gt;&lt;Year&gt;2020&lt;/Year&gt;&lt;RecNum&gt;153&lt;/RecNum&gt;&lt;DisplayText&gt;[96]&lt;/DisplayText&gt;&lt;record&gt;&lt;rec-number&gt;153&lt;/rec-number&gt;&lt;foreign-keys&gt;&lt;key app="EN" db-id="5afra2929aw9efewdwv5axsfdzda9zxetv5a" timestamp="1624909724"&gt;153&lt;/key&gt;&lt;/foreign-keys&gt;&lt;ref-type name="Report"&gt;27&lt;/ref-type&gt;&lt;contributors&gt;&lt;authors&gt;&lt;author&gt;Ministerio de Salud,&lt;/author&gt;&lt;/authors&gt;&lt;/contributors&gt;&lt;titles&gt;&lt;title&gt;Alerta epidemiológica ante el incremento de casos de COVID-19 en el Perú (Alerta epidemiológica N°13)&lt;/title&gt;&lt;secondary-title&gt;MINSA Informes y Publicaciones&lt;/secondary-title&gt;&lt;/titles&gt;&lt;number&gt;13&lt;/number&gt;&lt;dates&gt;&lt;year&gt;2020&lt;/year&gt;&lt;pub-dates&gt;&lt;date&gt;21 Mar 2020&lt;/date&gt;&lt;/pub-dates&gt;&lt;/dates&gt;&lt;urls&gt;&lt;related-urls&gt;&lt;url&gt;https://www.gob.pe/institucion/minsa/informes-publicaciones/1126506-alerta-epidemiologica-ante-el-incremento-de-casos-de-covid-19-en-el-peru-alerta-epidemiologica-n-13&lt;/url&gt;&lt;/related-urls&gt;&lt;/urls&gt;&lt;/record&gt;&lt;/Cite&gt;&lt;/EndNote&gt;</w:instrText>
      </w:r>
      <w:r w:rsidR="004124B9">
        <w:fldChar w:fldCharType="separate"/>
      </w:r>
      <w:r w:rsidR="004124B9">
        <w:rPr>
          <w:noProof/>
        </w:rPr>
        <w:t>[96]</w:t>
      </w:r>
      <w:r w:rsidR="004124B9">
        <w:fldChar w:fldCharType="end"/>
      </w:r>
      <w:ins w:id="311" w:author="Sooyoung Kim" w:date="2021-06-28T16:55:00Z">
        <w:r w:rsidR="00B01256">
          <w:t>.</w:t>
        </w:r>
      </w:ins>
      <w:commentRangeStart w:id="312"/>
      <w:del w:id="313" w:author="Sooyoung Kim" w:date="2021-06-28T15:49:00Z">
        <w:r w:rsidRPr="00C36F85" w:rsidDel="004124B9">
          <w:delText>[ref]</w:delText>
        </w:r>
      </w:del>
      <w:commentRangeEnd w:id="312"/>
      <w:r w:rsidRPr="00C36F85">
        <w:rPr>
          <w:rStyle w:val="CommentReference"/>
        </w:rPr>
        <w:commentReference w:id="312"/>
      </w:r>
      <w:r w:rsidRPr="00C36F85">
        <w:t xml:space="preserve"> Industrial development and deforestation can potentially alter</w:t>
      </w:r>
      <w:r>
        <w:t xml:space="preserve"> and further complicate</w:t>
      </w:r>
      <w:r w:rsidRPr="00C36F85">
        <w:t xml:space="preserve"> the dynamics </w:t>
      </w:r>
      <w:r>
        <w:t xml:space="preserve">of </w:t>
      </w:r>
      <w:r w:rsidRPr="00C36F85">
        <w:t>arbovir</w:t>
      </w:r>
      <w:r>
        <w:t>al</w:t>
      </w:r>
      <w:r w:rsidRPr="00C36F85">
        <w:t xml:space="preserve"> disease</w:t>
      </w:r>
      <w:r>
        <w:t>s</w:t>
      </w:r>
      <w:r w:rsidRPr="00C36F85">
        <w:t>, which should be anticipated by the strong preparedness capacity</w:t>
      </w:r>
      <w:del w:id="314" w:author="Sooyoung Kim" w:date="2021-06-28T16:55:00Z">
        <w:r w:rsidRPr="00C36F85" w:rsidDel="00B01256">
          <w:delText>.</w:delText>
        </w:r>
      </w:del>
      <w:ins w:id="315" w:author="Sooyoung Kim" w:date="2021-06-28T15:53:00Z">
        <w:r w:rsidR="004124B9">
          <w:t xml:space="preserve"> </w:t>
        </w:r>
      </w:ins>
      <w:r w:rsidR="004124B9">
        <w:fldChar w:fldCharType="begin">
          <w:fldData xml:space="preserve">PEVuZE5vdGU+PENpdGU+PEF1dGhvcj5WaXR0b3I8L0F1dGhvcj48WWVhcj4yMDA2PC9ZZWFyPjxS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</w:fldData>
        </w:fldChar>
      </w:r>
      <w:r w:rsidR="004124B9">
        <w:instrText xml:space="preserve"> ADDIN EN.CITE </w:instrText>
      </w:r>
      <w:r w:rsidR="004124B9">
        <w:fldChar w:fldCharType="begin">
          <w:fldData xml:space="preserve">PEVuZE5vdGU+PENpdGU+PEF1dGhvcj5WaXR0b3I8L0F1dGhvcj48WWVhcj4yMDA2PC9ZZWFyPjxS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</w:fldData>
        </w:fldChar>
      </w:r>
      <w:r w:rsidR="004124B9">
        <w:instrText xml:space="preserve"> ADDIN EN.CITE.DATA </w:instrText>
      </w:r>
      <w:r w:rsidR="004124B9">
        <w:fldChar w:fldCharType="end"/>
      </w:r>
      <w:r w:rsidR="004124B9">
        <w:fldChar w:fldCharType="separate"/>
      </w:r>
      <w:r w:rsidR="004124B9">
        <w:rPr>
          <w:noProof/>
        </w:rPr>
        <w:t>[97, 98]</w:t>
      </w:r>
      <w:r w:rsidR="004124B9">
        <w:fldChar w:fldCharType="end"/>
      </w:r>
      <w:del w:id="316" w:author="Sooyoung Kim" w:date="2021-06-28T15:53:00Z">
        <w:r w:rsidRPr="00C36F85" w:rsidDel="004124B9">
          <w:rPr>
            <w:lang w:eastAsia="ko-KR"/>
          </w:rPr>
          <w:delText>[</w:delText>
        </w:r>
        <w:commentRangeStart w:id="317"/>
        <w:r w:rsidRPr="00C36F85" w:rsidDel="004124B9">
          <w:rPr>
            <w:lang w:eastAsia="ko-KR"/>
          </w:rPr>
          <w:delText>re</w:delText>
        </w:r>
        <w:commentRangeEnd w:id="317"/>
        <w:r w:rsidRPr="00C36F85" w:rsidDel="004124B9">
          <w:rPr>
            <w:rStyle w:val="CommentReference"/>
          </w:rPr>
          <w:commentReference w:id="317"/>
        </w:r>
        <w:r w:rsidRPr="00C36F85" w:rsidDel="004124B9">
          <w:rPr>
            <w:lang w:eastAsia="ko-KR"/>
          </w:rPr>
          <w:delText>f]</w:delText>
        </w:r>
      </w:del>
      <w:ins w:id="318" w:author="Sooyoung Kim" w:date="2021-06-28T16:55:00Z">
        <w:r w:rsidR="00B01256">
          <w:rPr>
            <w:lang w:eastAsia="ko-KR"/>
          </w:rPr>
          <w:t>.</w:t>
        </w:r>
      </w:ins>
    </w:p>
    <w:p w14:paraId="6D860BB6" w14:textId="77777777" w:rsidR="00623095" w:rsidRDefault="00623095" w:rsidP="00623095">
      <w:pPr>
        <w:rPr>
          <w:i/>
          <w:iCs/>
          <w:color w:val="000000"/>
          <w:lang w:eastAsia="ko-KR"/>
        </w:rPr>
      </w:pPr>
    </w:p>
    <w:p w14:paraId="7C2F68EF" w14:textId="101EDB31" w:rsidR="00623095" w:rsidRPr="00352475" w:rsidRDefault="00623095" w:rsidP="00623095">
      <w:pPr>
        <w:rPr>
          <w:i/>
          <w:iCs/>
          <w:color w:val="000000"/>
          <w:lang w:eastAsia="ko-KR"/>
        </w:rPr>
      </w:pPr>
      <w:r w:rsidRPr="00555834">
        <w:rPr>
          <w:i/>
          <w:iCs/>
          <w:color w:val="000000"/>
          <w:lang w:eastAsia="ko-KR"/>
        </w:rPr>
        <w:t>Response to COVID-19</w:t>
      </w:r>
    </w:p>
    <w:p w14:paraId="41D9A072" w14:textId="126EB109" w:rsidR="00623095" w:rsidRDefault="00623095" w:rsidP="00623095">
      <w:pPr>
        <w:jc w:val="both"/>
        <w:rPr>
          <w:color w:val="000000"/>
        </w:rPr>
      </w:pPr>
      <w:r w:rsidRPr="00CC7EAF">
        <w:rPr>
          <w:lang w:eastAsia="ko-KR"/>
        </w:rPr>
        <w:t>The first COVID-19 case in Peru</w:t>
      </w:r>
      <w:r>
        <w:rPr>
          <w:lang w:eastAsia="ko-KR"/>
        </w:rPr>
        <w:t>, an imported case with travel history to Europe,</w:t>
      </w:r>
      <w:r w:rsidRPr="00CC7EAF">
        <w:rPr>
          <w:lang w:eastAsia="ko-KR"/>
        </w:rPr>
        <w:t xml:space="preserve"> was re</w:t>
      </w:r>
      <w:r>
        <w:rPr>
          <w:lang w:eastAsia="ko-KR"/>
        </w:rPr>
        <w:t>ported</w:t>
      </w:r>
      <w:r w:rsidRPr="00CC7EAF">
        <w:rPr>
          <w:lang w:eastAsia="ko-KR"/>
        </w:rPr>
        <w:t xml:space="preserve"> on March 5, 2020</w:t>
      </w:r>
      <w:del w:id="319" w:author="Sooyoung Kim" w:date="2021-06-28T16:55:00Z">
        <w:r w:rsidRPr="00CC7EAF" w:rsidDel="00B01256">
          <w:rPr>
            <w:lang w:eastAsia="ko-KR"/>
          </w:rPr>
          <w:delText>.</w:delText>
        </w:r>
      </w:del>
      <w:ins w:id="320" w:author="Sooyoung Kim" w:date="2021-06-28T15:55:00Z">
        <w:r w:rsidR="008D36EA">
          <w:rPr>
            <w:lang w:eastAsia="ko-KR"/>
          </w:rPr>
          <w:t xml:space="preserve"> </w:t>
        </w:r>
      </w:ins>
      <w:r w:rsidR="008D36EA">
        <w:rPr>
          <w:lang w:eastAsia="ko-KR"/>
        </w:rPr>
        <w:fldChar w:fldCharType="begin"/>
      </w:r>
      <w:r w:rsidR="008D36EA">
        <w:rPr>
          <w:lang w:eastAsia="ko-KR"/>
        </w:rPr>
        <w:instrText xml:space="preserve"> ADDIN EN.CITE &lt;EndNote&gt;&lt;Cite&gt;&lt;Author&gt;PAHO&lt;/Author&gt;&lt;RecNum&gt;156&lt;/RecNum&gt;&lt;DisplayText&gt;[99]&lt;/DisplayText&gt;&lt;record&gt;&lt;rec-number&gt;156&lt;/rec-number&gt;&lt;foreign-keys&gt;&lt;key app="EN" db-id="5afra2929aw9efewdwv5axsfdzda9zxetv5a" timestamp="1624910109"&gt;156&lt;/key&gt;&lt;/foreign-keys&gt;&lt;ref-type name="Web Page"&gt;12&lt;/ref-type&gt;&lt;contributors&gt;&lt;authors&gt;&lt;author&gt;PAHO,&lt;/author&gt;&lt;/authors&gt;&lt;/contributors&gt;&lt;titles&gt;&lt;title&gt;Respuesta a la emergencia por COVID-19 en Perú&lt;/title&gt;&lt;/titles&gt;&lt;volume&gt;2021&lt;/volume&gt;&lt;number&gt;June 25, 2021&lt;/number&gt;&lt;dates&gt;&lt;/dates&gt;&lt;urls&gt;&lt;related-urls&gt;&lt;url&gt;https://www.paho.org/es/respuesta-emergencia-por-covid-19-peru&lt;/url&gt;&lt;/related-urls&gt;&lt;/urls&gt;&lt;/record&gt;&lt;/Cite&gt;&lt;/EndNote&gt;</w:instrText>
      </w:r>
      <w:r w:rsidR="008D36EA">
        <w:rPr>
          <w:lang w:eastAsia="ko-KR"/>
        </w:rPr>
        <w:fldChar w:fldCharType="separate"/>
      </w:r>
      <w:r w:rsidR="008D36EA">
        <w:rPr>
          <w:noProof/>
          <w:lang w:eastAsia="ko-KR"/>
        </w:rPr>
        <w:t>[99]</w:t>
      </w:r>
      <w:r w:rsidR="008D36EA">
        <w:rPr>
          <w:lang w:eastAsia="ko-KR"/>
        </w:rPr>
        <w:fldChar w:fldCharType="end"/>
      </w:r>
      <w:ins w:id="321" w:author="Sooyoung Kim" w:date="2021-06-28T16:56:00Z">
        <w:r w:rsidR="00B01256">
          <w:rPr>
            <w:lang w:eastAsia="ko-KR"/>
          </w:rPr>
          <w:t>.</w:t>
        </w:r>
      </w:ins>
      <w:commentRangeStart w:id="322"/>
      <w:del w:id="323" w:author="Sooyoung Kim" w:date="2021-06-28T15:56:00Z">
        <w:r w:rsidDel="008D36EA">
          <w:rPr>
            <w:lang w:eastAsia="ko-KR"/>
          </w:rPr>
          <w:delText>[ref]</w:delText>
        </w:r>
        <w:commentRangeEnd w:id="322"/>
        <w:r w:rsidDel="008D36EA">
          <w:rPr>
            <w:rStyle w:val="CommentReference"/>
          </w:rPr>
          <w:commentReference w:id="322"/>
        </w:r>
      </w:del>
      <w:r w:rsidRPr="00CC7EAF">
        <w:rPr>
          <w:lang w:eastAsia="ko-KR"/>
        </w:rPr>
        <w:t xml:space="preserve"> </w:t>
      </w:r>
      <w:r w:rsidRPr="00CC7EAF">
        <w:rPr>
          <w:color w:val="000000"/>
          <w:lang w:eastAsia="ko-KR"/>
        </w:rPr>
        <w:t>As of June 2021, almost 2 million people have tested positive for COVID-19</w:t>
      </w:r>
      <w:r w:rsidR="001835CC">
        <w:rPr>
          <w:color w:val="000000"/>
          <w:lang w:eastAsia="ko-KR"/>
        </w:rPr>
        <w:t>,</w:t>
      </w:r>
      <w:r w:rsidRPr="00CC7EAF">
        <w:rPr>
          <w:color w:val="000000"/>
          <w:lang w:eastAsia="ko-KR"/>
        </w:rPr>
        <w:t xml:space="preserve"> and </w:t>
      </w:r>
      <w:r w:rsidR="001835CC">
        <w:rPr>
          <w:color w:val="000000"/>
          <w:lang w:eastAsia="ko-KR"/>
        </w:rPr>
        <w:t xml:space="preserve">over </w:t>
      </w:r>
      <w:r w:rsidRPr="00CC7EAF">
        <w:rPr>
          <w:color w:val="000000"/>
          <w:lang w:eastAsia="ko-KR"/>
        </w:rPr>
        <w:t>188,</w:t>
      </w:r>
      <w:r w:rsidR="001835CC">
        <w:rPr>
          <w:color w:val="000000"/>
          <w:lang w:eastAsia="ko-KR"/>
        </w:rPr>
        <w:t>0</w:t>
      </w:r>
      <w:r w:rsidRPr="00CC7EAF">
        <w:rPr>
          <w:color w:val="000000"/>
          <w:lang w:eastAsia="ko-KR"/>
        </w:rPr>
        <w:t>00 have died</w:t>
      </w:r>
      <w:del w:id="324" w:author="Sooyoung Kim" w:date="2021-06-28T16:56:00Z">
        <w:r w:rsidRPr="00CC7EAF" w:rsidDel="00B01256">
          <w:rPr>
            <w:color w:val="000000"/>
            <w:lang w:eastAsia="ko-KR"/>
          </w:rPr>
          <w:delText>,</w:delText>
        </w:r>
      </w:del>
      <w:ins w:id="325" w:author="Sooyoung Kim" w:date="2021-06-28T15:58:00Z">
        <w:r w:rsidR="008D36EA">
          <w:rPr>
            <w:color w:val="000000"/>
            <w:lang w:eastAsia="ko-KR"/>
          </w:rPr>
          <w:t xml:space="preserve"> </w:t>
        </w:r>
      </w:ins>
      <w:r w:rsidR="008D36EA">
        <w:rPr>
          <w:color w:val="000000"/>
          <w:lang w:eastAsia="ko-KR"/>
        </w:rPr>
        <w:fldChar w:fldCharType="begin"/>
      </w:r>
      <w:r w:rsidR="008D36EA">
        <w:rPr>
          <w:color w:val="000000"/>
          <w:lang w:eastAsia="ko-KR"/>
        </w:rPr>
        <w:instrText xml:space="preserve"> ADDIN EN.CITE &lt;EndNote&gt;&lt;Cite&gt;&lt;Author&gt;Ministerio de Salud&lt;/Author&gt;&lt;Year&gt;2021&lt;/Year&gt;&lt;RecNum&gt;157&lt;/RecNum&gt;&lt;DisplayText&gt;[100]&lt;/DisplayText&gt;&lt;record&gt;&lt;rec-number&gt;157&lt;/rec-number&gt;&lt;foreign-keys&gt;&lt;key app="EN" db-id="5afra2929aw9efewdwv5axsfdzda9zxetv5a" timestamp="1624910326"&gt;157&lt;/key&gt;&lt;/foreign-keys&gt;&lt;ref-type name="Report"&gt;27&lt;/ref-type&gt;&lt;contributors&gt;&lt;authors&gt;&lt;author&gt;Ministerio de Salud,&lt;/author&gt;&lt;/authors&gt;&lt;/contributors&gt;&lt;titles&gt;&lt;title&gt;Situación Actual COVID19 Perú 2020-2021&lt;/title&gt;&lt;secondary-title&gt;Situación Actual COVID19 Perú 2020-2021&lt;/secondary-title&gt;&lt;/titles&gt;&lt;volume&gt;10 de Junio&lt;/volume&gt;&lt;dates&gt;&lt;year&gt;2021&lt;/year&gt;&lt;pub-dates&gt;&lt;date&gt;10 June 2021&lt;/date&gt;&lt;/pub-dates&gt;&lt;/dates&gt;&lt;pub-location&gt;Lima&lt;/pub-location&gt;&lt;publisher&gt;Ministerio de Salud&lt;/publisher&gt;&lt;urls&gt;&lt;related-urls&gt;&lt;url&gt;https://www.dge.gob.pe/portal/docs/tools/coronavirus/coronavirus100621.pdf&lt;/url&gt;&lt;/related-urls&gt;&lt;/urls&gt;&lt;/record&gt;&lt;/Cite&gt;&lt;/EndNote&gt;</w:instrText>
      </w:r>
      <w:r w:rsidR="008D36EA">
        <w:rPr>
          <w:color w:val="000000"/>
          <w:lang w:eastAsia="ko-KR"/>
        </w:rPr>
        <w:fldChar w:fldCharType="separate"/>
      </w:r>
      <w:r w:rsidR="008D36EA">
        <w:rPr>
          <w:noProof/>
          <w:color w:val="000000"/>
          <w:lang w:eastAsia="ko-KR"/>
        </w:rPr>
        <w:t>[100]</w:t>
      </w:r>
      <w:r w:rsidR="008D36EA">
        <w:rPr>
          <w:color w:val="000000"/>
          <w:lang w:eastAsia="ko-KR"/>
        </w:rPr>
        <w:fldChar w:fldCharType="end"/>
      </w:r>
      <w:ins w:id="326" w:author="Sooyoung Kim" w:date="2021-06-28T16:56:00Z">
        <w:r w:rsidR="00B01256">
          <w:rPr>
            <w:color w:val="000000"/>
            <w:lang w:eastAsia="ko-KR"/>
          </w:rPr>
          <w:t>,</w:t>
        </w:r>
      </w:ins>
      <w:ins w:id="327" w:author="Sooyoung Kim" w:date="2021-06-28T15:59:00Z">
        <w:r w:rsidR="008D36EA" w:rsidDel="008D36EA">
          <w:rPr>
            <w:color w:val="000000"/>
            <w:lang w:eastAsia="ko-KR"/>
          </w:rPr>
          <w:t xml:space="preserve"> </w:t>
        </w:r>
      </w:ins>
      <w:commentRangeStart w:id="328"/>
      <w:del w:id="329" w:author="Sooyoung Kim" w:date="2021-06-28T15:59:00Z">
        <w:r w:rsidDel="008D36EA">
          <w:rPr>
            <w:color w:val="000000"/>
            <w:lang w:eastAsia="ko-KR"/>
          </w:rPr>
          <w:delText>[ref]</w:delText>
        </w:r>
      </w:del>
      <w:commentRangeEnd w:id="328"/>
      <w:r>
        <w:rPr>
          <w:rStyle w:val="CommentReference"/>
        </w:rPr>
        <w:commentReference w:id="328"/>
      </w:r>
      <w:del w:id="330" w:author="Sooyoung Kim" w:date="2021-06-28T15:59:00Z">
        <w:r w:rsidRPr="00CC7EAF" w:rsidDel="008D36EA">
          <w:rPr>
            <w:color w:val="000000"/>
            <w:lang w:eastAsia="ko-KR"/>
          </w:rPr>
          <w:delText xml:space="preserve"> </w:delText>
        </w:r>
      </w:del>
      <w:r w:rsidR="001835CC">
        <w:rPr>
          <w:color w:val="000000"/>
          <w:lang w:eastAsia="ko-KR"/>
        </w:rPr>
        <w:t xml:space="preserve">with </w:t>
      </w:r>
      <w:r w:rsidRPr="00CC7EAF">
        <w:rPr>
          <w:color w:val="000000"/>
          <w:lang w:eastAsia="ko-KR"/>
        </w:rPr>
        <w:t>a lethality of 9.4</w:t>
      </w:r>
      <w:r w:rsidR="00242D3B">
        <w:rPr>
          <w:color w:val="000000"/>
          <w:lang w:eastAsia="ko-KR"/>
        </w:rPr>
        <w:t xml:space="preserve"> per cent.</w:t>
      </w:r>
      <w:r w:rsidRPr="00CC7EAF">
        <w:rPr>
          <w:color w:val="000000"/>
          <w:lang w:eastAsia="ko-KR"/>
        </w:rPr>
        <w:t xml:space="preserve"> </w:t>
      </w:r>
      <w:r w:rsidR="00242D3B">
        <w:rPr>
          <w:color w:val="000000"/>
          <w:lang w:eastAsia="ko-KR"/>
        </w:rPr>
        <w:t>There are</w:t>
      </w:r>
      <w:r w:rsidR="00242D3B" w:rsidRPr="00CC7EAF">
        <w:rPr>
          <w:color w:val="000000"/>
          <w:lang w:eastAsia="ko-KR"/>
        </w:rPr>
        <w:t xml:space="preserve"> </w:t>
      </w:r>
      <w:r w:rsidRPr="00CC7EAF">
        <w:rPr>
          <w:color w:val="000000"/>
          <w:lang w:eastAsia="ko-KR"/>
        </w:rPr>
        <w:t>large disparities by department</w:t>
      </w:r>
      <w:ins w:id="331" w:author="Sooyoung Kim" w:date="2021-06-28T16:56:00Z">
        <w:r w:rsidR="00B01256">
          <w:rPr>
            <w:color w:val="000000"/>
            <w:lang w:eastAsia="ko-KR"/>
          </w:rPr>
          <w:t xml:space="preserve"> </w:t>
        </w:r>
      </w:ins>
      <w:del w:id="332" w:author="Sooyoung Kim" w:date="2021-06-28T16:56:00Z">
        <w:r w:rsidRPr="00CC7EAF" w:rsidDel="00B01256">
          <w:rPr>
            <w:color w:val="000000"/>
            <w:lang w:eastAsia="ko-KR"/>
          </w:rPr>
          <w:delText>,</w:delText>
        </w:r>
      </w:del>
      <w:del w:id="333" w:author="Sooyoung Kim" w:date="2021-06-28T16:00:00Z">
        <w:r w:rsidDel="008D36EA">
          <w:rPr>
            <w:color w:val="000000"/>
            <w:lang w:eastAsia="ko-KR"/>
          </w:rPr>
          <w:delText>[</w:delText>
        </w:r>
        <w:commentRangeStart w:id="334"/>
        <w:r w:rsidDel="008D36EA">
          <w:rPr>
            <w:color w:val="000000"/>
            <w:lang w:eastAsia="ko-KR"/>
          </w:rPr>
          <w:delText>ref</w:delText>
        </w:r>
        <w:commentRangeEnd w:id="334"/>
        <w:r w:rsidDel="008D36EA">
          <w:rPr>
            <w:rStyle w:val="CommentReference"/>
          </w:rPr>
          <w:commentReference w:id="334"/>
        </w:r>
        <w:r w:rsidDel="008D36EA">
          <w:rPr>
            <w:color w:val="000000"/>
            <w:lang w:eastAsia="ko-KR"/>
          </w:rPr>
          <w:delText>]</w:delText>
        </w:r>
      </w:del>
      <w:r w:rsidR="008D36EA">
        <w:rPr>
          <w:color w:val="000000"/>
          <w:lang w:eastAsia="ko-KR"/>
        </w:rPr>
        <w:fldChar w:fldCharType="begin"/>
      </w:r>
      <w:r w:rsidR="008D36EA">
        <w:rPr>
          <w:color w:val="000000"/>
          <w:lang w:eastAsia="ko-KR"/>
        </w:rPr>
        <w:instrText xml:space="preserve"> ADDIN EN.CITE &lt;EndNote&gt;&lt;Cite&gt;&lt;Author&gt;Ministerio de Salud&lt;/Author&gt;&lt;Year&gt;2021&lt;/Year&gt;&lt;RecNum&gt;158&lt;/RecNum&gt;&lt;DisplayText&gt;[101]&lt;/DisplayText&gt;&lt;record&gt;&lt;rec-number&gt;158&lt;/rec-number&gt;&lt;foreign-keys&gt;&lt;key app="EN" db-id="5afra2929aw9efewdwv5axsfdzda9zxetv5a" timestamp="1624910439"&gt;158&lt;/key&gt;&lt;/foreign-keys&gt;&lt;ref-type name="Web Page"&gt;12&lt;/ref-type&gt;&lt;contributors&gt;&lt;authors&gt;&lt;author&gt;Ministerio de Salud,&lt;/author&gt;&lt;/authors&gt;&lt;/contributors&gt;&lt;titles&gt;&lt;title&gt;Sala Situacional COVID-19 Peru&lt;/title&gt;&lt;/titles&gt;&lt;volume&gt;2021&lt;/volume&gt;&lt;number&gt;June 21 2021&lt;/number&gt;&lt;dates&gt;&lt;year&gt;2021&lt;/year&gt;&lt;/dates&gt;&lt;urls&gt;&lt;related-urls&gt;&lt;url&gt;https://covid19.minsa.gob.pe/sala_situacional.asp&lt;/url&gt;&lt;/related-urls&gt;&lt;/urls&gt;&lt;/record&gt;&lt;/Cite&gt;&lt;/EndNote&gt;</w:instrText>
      </w:r>
      <w:r w:rsidR="008D36EA">
        <w:rPr>
          <w:color w:val="000000"/>
          <w:lang w:eastAsia="ko-KR"/>
        </w:rPr>
        <w:fldChar w:fldCharType="separate"/>
      </w:r>
      <w:r w:rsidR="008D36EA">
        <w:rPr>
          <w:noProof/>
          <w:color w:val="000000"/>
          <w:lang w:eastAsia="ko-KR"/>
        </w:rPr>
        <w:t>[101]</w:t>
      </w:r>
      <w:r w:rsidR="008D36EA">
        <w:rPr>
          <w:color w:val="000000"/>
          <w:lang w:eastAsia="ko-KR"/>
        </w:rPr>
        <w:fldChar w:fldCharType="end"/>
      </w:r>
      <w:ins w:id="335" w:author="Sooyoung Kim" w:date="2021-06-28T16:56:00Z">
        <w:r w:rsidR="00B01256">
          <w:rPr>
            <w:color w:val="000000"/>
            <w:lang w:eastAsia="ko-KR"/>
          </w:rPr>
          <w:t>,</w:t>
        </w:r>
      </w:ins>
      <w:r w:rsidRPr="00CC7EAF">
        <w:rPr>
          <w:color w:val="000000"/>
          <w:lang w:eastAsia="ko-KR"/>
        </w:rPr>
        <w:t xml:space="preserve"> largely due to limited access to treatment for severe COVID-19</w:t>
      </w:r>
      <w:r>
        <w:rPr>
          <w:color w:val="000000"/>
          <w:lang w:eastAsia="ko-KR"/>
        </w:rPr>
        <w:t xml:space="preserve">, such as </w:t>
      </w:r>
      <w:r w:rsidRPr="00CC7EAF">
        <w:rPr>
          <w:color w:val="000000"/>
          <w:lang w:eastAsia="ko-KR"/>
        </w:rPr>
        <w:t>inte</w:t>
      </w:r>
      <w:r w:rsidRPr="00CC7EAF">
        <w:rPr>
          <w:color w:val="000000"/>
        </w:rPr>
        <w:t xml:space="preserve">nsive care units, access to oxygen, </w:t>
      </w:r>
      <w:r>
        <w:rPr>
          <w:color w:val="000000"/>
        </w:rPr>
        <w:t xml:space="preserve">and </w:t>
      </w:r>
      <w:r w:rsidRPr="00CC7EAF">
        <w:rPr>
          <w:color w:val="000000"/>
        </w:rPr>
        <w:t>mechanical ventilators</w:t>
      </w:r>
      <w:r>
        <w:rPr>
          <w:color w:val="000000"/>
        </w:rPr>
        <w:t>.</w:t>
      </w:r>
      <w:r w:rsidRPr="00CC7EAF">
        <w:rPr>
          <w:color w:val="000000"/>
        </w:rPr>
        <w:t xml:space="preserve"> Despite</w:t>
      </w:r>
      <w:r>
        <w:rPr>
          <w:color w:val="000000"/>
        </w:rPr>
        <w:t xml:space="preserve"> the </w:t>
      </w:r>
      <w:r>
        <w:rPr>
          <w:color w:val="000000"/>
        </w:rPr>
        <w:lastRenderedPageBreak/>
        <w:t>country’s</w:t>
      </w:r>
      <w:r w:rsidRPr="00CC7EAF">
        <w:rPr>
          <w:color w:val="000000"/>
        </w:rPr>
        <w:t xml:space="preserve"> efforts</w:t>
      </w:r>
      <w:r>
        <w:rPr>
          <w:color w:val="000000"/>
        </w:rPr>
        <w:t xml:space="preserve"> to expand the healthcare coverage in the past decade</w:t>
      </w:r>
      <w:r w:rsidRPr="00CC7EAF">
        <w:rPr>
          <w:color w:val="000000"/>
        </w:rPr>
        <w:t>, 24</w:t>
      </w:r>
      <w:r w:rsidR="00242D3B">
        <w:rPr>
          <w:color w:val="000000"/>
        </w:rPr>
        <w:t xml:space="preserve"> per cent</w:t>
      </w:r>
      <w:r w:rsidRPr="00CC7EAF">
        <w:rPr>
          <w:color w:val="000000"/>
        </w:rPr>
        <w:t xml:space="preserve"> of Peruvians remained uninsured before the start of the COVID-19 pandemic</w:t>
      </w:r>
      <w:del w:id="336" w:author="Sooyoung Kim" w:date="2021-06-28T16:56:00Z">
        <w:r w:rsidDel="00B01256">
          <w:rPr>
            <w:color w:val="000000"/>
          </w:rPr>
          <w:delText>.</w:delText>
        </w:r>
      </w:del>
      <w:ins w:id="337" w:author="Sooyoung Kim" w:date="2021-06-28T16:01:00Z">
        <w:r w:rsidR="008D36EA">
          <w:rPr>
            <w:color w:val="000000"/>
          </w:rPr>
          <w:t xml:space="preserve"> </w:t>
        </w:r>
      </w:ins>
      <w:r w:rsidR="008D36EA">
        <w:rPr>
          <w:color w:val="000000"/>
        </w:rPr>
        <w:fldChar w:fldCharType="begin"/>
      </w:r>
      <w:r w:rsidR="008D36EA">
        <w:rPr>
          <w:color w:val="000000"/>
        </w:rPr>
        <w:instrText xml:space="preserve"> ADDIN EN.CITE &lt;EndNote&gt;&lt;Cite&gt;&lt;Author&gt;Instituto Nacional de Estadistica e Informatica&lt;/Author&gt;&lt;Year&gt;2018&lt;/Year&gt;&lt;RecNum&gt;137&lt;/RecNum&gt;&lt;DisplayText&gt;[80]&lt;/DisplayText&gt;&lt;record&gt;&lt;rec-number&gt;137&lt;/rec-number&gt;&lt;foreign-keys&gt;&lt;key app="EN" db-id="5afra2929aw9efewdwv5axsfdzda9zxetv5a" timestamp="1624906962"&gt;137&lt;/key&gt;&lt;/foreign-keys&gt;&lt;ref-type name="Report"&gt;27&lt;/ref-type&gt;&lt;contributors&gt;&lt;authors&gt;&lt;author&gt;Instituto Nacional de Estadistica e Informatica,&lt;/author&gt;&lt;/authors&gt;&lt;/contributors&gt;&lt;titles&gt;&lt;title&gt;Población afiliada a algún seguro de salud&lt;/title&gt;&lt;/titles&gt;&lt;dates&gt;&lt;year&gt;2018&lt;/year&gt;&lt;pub-dates&gt;&lt;date&gt;November 2018&lt;/date&gt;&lt;/pub-dates&gt;&lt;/dates&gt;&lt;pub-location&gt;Lima&lt;/pub-location&gt;&lt;publisher&gt;Instituto Nacional de Estadistica e Informatica,&lt;/publisher&gt;&lt;urls&gt;&lt;related-urls&gt;&lt;url&gt;https://www.inei.gob.pe/media/MenuRecursivo/publicaciones_digitales/Est/Lib1587/libro01.pdf&lt;/url&gt;&lt;/related-urls&gt;&lt;/urls&gt;&lt;/record&gt;&lt;/Cite&gt;&lt;/EndNote&gt;</w:instrText>
      </w:r>
      <w:r w:rsidR="008D36EA">
        <w:rPr>
          <w:color w:val="000000"/>
        </w:rPr>
        <w:fldChar w:fldCharType="separate"/>
      </w:r>
      <w:r w:rsidR="008D36EA">
        <w:rPr>
          <w:noProof/>
          <w:color w:val="000000"/>
        </w:rPr>
        <w:t>[80]</w:t>
      </w:r>
      <w:r w:rsidR="008D36EA">
        <w:rPr>
          <w:color w:val="000000"/>
        </w:rPr>
        <w:fldChar w:fldCharType="end"/>
      </w:r>
      <w:ins w:id="338" w:author="Sooyoung Kim" w:date="2021-06-28T16:56:00Z">
        <w:r w:rsidR="00B01256">
          <w:rPr>
            <w:color w:val="000000"/>
          </w:rPr>
          <w:t>.</w:t>
        </w:r>
      </w:ins>
      <w:del w:id="339" w:author="Sooyoung Kim" w:date="2021-06-28T16:01:00Z">
        <w:r w:rsidDel="008D36EA">
          <w:rPr>
            <w:color w:val="000000"/>
          </w:rPr>
          <w:delText>[</w:delText>
        </w:r>
        <w:commentRangeStart w:id="340"/>
        <w:r w:rsidDel="008D36EA">
          <w:rPr>
            <w:color w:val="000000"/>
          </w:rPr>
          <w:delText>ref</w:delText>
        </w:r>
        <w:commentRangeEnd w:id="340"/>
        <w:r w:rsidDel="008D36EA">
          <w:rPr>
            <w:rStyle w:val="CommentReference"/>
          </w:rPr>
          <w:commentReference w:id="340"/>
        </w:r>
        <w:r w:rsidDel="008D36EA">
          <w:rPr>
            <w:color w:val="000000"/>
          </w:rPr>
          <w:delText>]</w:delText>
        </w:r>
      </w:del>
      <w:r w:rsidRPr="00CC7EAF">
        <w:rPr>
          <w:color w:val="000000"/>
        </w:rPr>
        <w:t xml:space="preserve"> At the beginning of the COVID-19 pandemic, only 2</w:t>
      </w:r>
      <w:r>
        <w:rPr>
          <w:color w:val="000000"/>
        </w:rPr>
        <w:t>,</w:t>
      </w:r>
      <w:r w:rsidRPr="00CC7EAF">
        <w:rPr>
          <w:color w:val="000000"/>
        </w:rPr>
        <w:t>000 beds in intensive care units were available nationally</w:t>
      </w:r>
      <w:del w:id="341" w:author="Sooyoung Kim" w:date="2021-06-28T16:56:00Z">
        <w:r w:rsidRPr="00CC7EAF" w:rsidDel="00B01256">
          <w:rPr>
            <w:color w:val="000000"/>
          </w:rPr>
          <w:delText>.</w:delText>
        </w:r>
      </w:del>
      <w:ins w:id="342" w:author="Sooyoung Kim" w:date="2021-06-28T16:02:00Z">
        <w:r w:rsidR="008D36EA">
          <w:rPr>
            <w:color w:val="000000"/>
          </w:rPr>
          <w:t xml:space="preserve"> </w:t>
        </w:r>
      </w:ins>
      <w:r w:rsidR="008D36EA">
        <w:rPr>
          <w:color w:val="000000"/>
        </w:rPr>
        <w:fldChar w:fldCharType="begin"/>
      </w:r>
      <w:r w:rsidR="008D36EA">
        <w:rPr>
          <w:color w:val="000000"/>
        </w:rPr>
        <w:instrText xml:space="preserve"> ADDIN EN.CITE &lt;EndNote&gt;&lt;Cite&gt;&lt;Author&gt;Grupo de Seguimiento Concertado a las Políticas de Salud de la Mesa de Concertación para la Lucha contra la Pobreza&lt;/Author&gt;&lt;Year&gt;2020&lt;/Year&gt;&lt;RecNum&gt;140&lt;/RecNum&gt;&lt;DisplayText&gt;[83]&lt;/DisplayText&gt;&lt;record&gt;&lt;rec-number&gt;140&lt;/rec-number&gt;&lt;foreign-keys&gt;&lt;key app="EN" db-id="5afra2929aw9efewdwv5axsfdzda9zxetv5a" timestamp="1624907382"&gt;140&lt;/key&gt;&lt;/foreign-keys&gt;&lt;ref-type name="Report"&gt;27&lt;/ref-type&gt;&lt;contributors&gt;&lt;authors&gt;&lt;author&gt;Grupo de Seguimiento Concertado a las Políticas de Salud de la Mesa de Concertación para la Lucha contra la Pobreza,&lt;/author&gt;&lt;/authors&gt;&lt;secondary-authors&gt;&lt;author&gt;Grupo de Salud-MCLCP&lt;/author&gt;&lt;/secondary-authors&gt;&lt;/contributors&gt;&lt;titles&gt;&lt;title&gt;INFORME NACIONAL SOBRE EL IMPACTO DEL COVID-19 EN LAS DIMENSIONES ECONÓMICA, SOCIAL Y EN SALUD EN EL PERÚ (al mes de mayo, 2020)&lt;/title&gt;&lt;secondary-title&gt;SEGUIMIENTO CONCERTADO ENTRE ESTADO Y SOCIEDAD CIVIL A LAS POLÍTICAS DE SALUD &lt;/secondary-title&gt;&lt;/titles&gt;&lt;dates&gt;&lt;year&gt;2020&lt;/year&gt;&lt;pub-dates&gt;&lt;date&gt;2020&lt;/date&gt;&lt;/pub-dates&gt;&lt;/dates&gt;&lt;publisher&gt;Grupo de Seguimiento Concertado a las Políticas de Salud de la Mesa&amp;#xD;de Concertación para la Lucha contra la Pobreza&lt;/publisher&gt;&lt;isbn&gt;1-2020-SC&lt;/isbn&gt;&lt;urls&gt;&lt;related-urls&gt;&lt;url&gt;https://www.mesadeconcertacion.org.pe/storage/documentos/2020-08-17/informe-salud-mclcp-2020-7-de-julio.pdf&lt;/url&gt;&lt;/related-urls&gt;&lt;/urls&gt;&lt;/record&gt;&lt;/Cite&gt;&lt;/EndNote&gt;</w:instrText>
      </w:r>
      <w:r w:rsidR="008D36EA">
        <w:rPr>
          <w:color w:val="000000"/>
        </w:rPr>
        <w:fldChar w:fldCharType="separate"/>
      </w:r>
      <w:r w:rsidR="008D36EA">
        <w:rPr>
          <w:noProof/>
          <w:color w:val="000000"/>
        </w:rPr>
        <w:t>[83]</w:t>
      </w:r>
      <w:r w:rsidR="008D36EA">
        <w:rPr>
          <w:color w:val="000000"/>
        </w:rPr>
        <w:fldChar w:fldCharType="end"/>
      </w:r>
      <w:ins w:id="343" w:author="Sooyoung Kim" w:date="2021-06-28T16:56:00Z">
        <w:r w:rsidR="00B01256">
          <w:rPr>
            <w:color w:val="000000"/>
          </w:rPr>
          <w:t>.</w:t>
        </w:r>
      </w:ins>
      <w:ins w:id="344" w:author="Sooyoung Kim" w:date="2021-06-28T16:02:00Z">
        <w:r w:rsidR="008D36EA" w:rsidDel="008D36EA">
          <w:rPr>
            <w:color w:val="000000"/>
          </w:rPr>
          <w:t xml:space="preserve"> </w:t>
        </w:r>
      </w:ins>
      <w:commentRangeStart w:id="345"/>
      <w:del w:id="346" w:author="Sooyoung Kim" w:date="2021-06-28T16:02:00Z">
        <w:r w:rsidDel="008D36EA">
          <w:rPr>
            <w:color w:val="000000"/>
          </w:rPr>
          <w:delText>[ref]</w:delText>
        </w:r>
      </w:del>
      <w:commentRangeEnd w:id="345"/>
      <w:r>
        <w:rPr>
          <w:rStyle w:val="CommentReference"/>
        </w:rPr>
        <w:commentReference w:id="345"/>
      </w:r>
      <w:del w:id="347" w:author="Sooyoung Kim" w:date="2021-06-28T16:02:00Z">
        <w:r w:rsidRPr="00CC7EAF" w:rsidDel="008D36EA">
          <w:rPr>
            <w:color w:val="000000"/>
          </w:rPr>
          <w:delText xml:space="preserve"> </w:delText>
        </w:r>
      </w:del>
      <w:r w:rsidRPr="00CC7EAF">
        <w:rPr>
          <w:color w:val="000000"/>
        </w:rPr>
        <w:t>That is 2.9 beds per 100,000 people, which is lower than the regional average of 9.4 beds per 100,000</w:t>
      </w:r>
      <w:del w:id="348" w:author="Sooyoung Kim" w:date="2021-06-28T16:56:00Z">
        <w:r w:rsidRPr="00CC7EAF" w:rsidDel="00B01256">
          <w:rPr>
            <w:color w:val="000000"/>
          </w:rPr>
          <w:delText>.</w:delText>
        </w:r>
      </w:del>
      <w:ins w:id="349" w:author="Sooyoung Kim" w:date="2021-06-28T16:05:00Z">
        <w:r w:rsidR="008D36EA">
          <w:rPr>
            <w:color w:val="000000"/>
          </w:rPr>
          <w:t xml:space="preserve"> </w:t>
        </w:r>
      </w:ins>
      <w:r w:rsidR="008D36EA">
        <w:rPr>
          <w:color w:val="000000"/>
        </w:rPr>
        <w:fldChar w:fldCharType="begin"/>
      </w:r>
      <w:r w:rsidR="00B10D4E">
        <w:rPr>
          <w:color w:val="000000"/>
        </w:rPr>
        <w:instrText xml:space="preserve"> ADDIN EN.CITE &lt;EndNote&gt;&lt;Cite&gt;&lt;Author&gt;Pablo Casalí&lt;/Author&gt;&lt;Year&gt;2021&lt;/Year&gt;&lt;RecNum&gt;159&lt;/RecNum&gt;&lt;DisplayText&gt;[102]&lt;/DisplayText&gt;&lt;record&gt;&lt;rec-number&gt;159&lt;/rec-number&gt;&lt;foreign-keys&gt;&lt;key app="EN" db-id="5afra2929aw9efewdwv5axsfdzda9zxetv5a" timestamp="1624910683"&gt;159&lt;/key&gt;&lt;/foreign-keys&gt;&lt;ref-type name="Report"&gt;27&lt;/ref-type&gt;&lt;contributors&gt;&lt;authors&gt;&lt;author&gt;Pablo Casalí,&lt;/author&gt;&lt;author&gt;Ariela Goldschmit,&lt;/author&gt;&lt;author&gt;Oscar Cetrángolo&lt;/author&gt;&lt;/authors&gt;&lt;/contributors&gt;&lt;titles&gt;&lt;title&gt;Respuestas de corto plazo a la COVID-19 y desafíos persistentes en los sistemas de salud de América Latina&lt;/title&gt;&lt;/titles&gt;&lt;dates&gt;&lt;year&gt;2021&lt;/year&gt;&lt;pub-dates&gt;&lt;date&gt;January 2021&lt;/date&gt;&lt;/pub-dates&gt;&lt;/dates&gt;&lt;pub-location&gt;Lima&lt;/pub-location&gt;&lt;publisher&gt;Oficina de la OIT para los Países Andinos&lt;/publisher&gt;&lt;urls&gt;&lt;related-urls&gt;&lt;url&gt;https://www.ilo.org/wcmsp5/groups/public/---americas/---ro-lima/documents/publication/wcms_768040.pdf&lt;/url&gt;&lt;/related-urls&gt;&lt;/urls&gt;&lt;/record&gt;&lt;/Cite&gt;&lt;/EndNote&gt;</w:instrText>
      </w:r>
      <w:r w:rsidR="008D36EA">
        <w:rPr>
          <w:color w:val="000000"/>
        </w:rPr>
        <w:fldChar w:fldCharType="separate"/>
      </w:r>
      <w:r w:rsidR="00B10D4E">
        <w:rPr>
          <w:noProof/>
          <w:color w:val="000000"/>
        </w:rPr>
        <w:t>[102]</w:t>
      </w:r>
      <w:r w:rsidR="008D36EA">
        <w:rPr>
          <w:color w:val="000000"/>
        </w:rPr>
        <w:fldChar w:fldCharType="end"/>
      </w:r>
      <w:ins w:id="350" w:author="Sooyoung Kim" w:date="2021-06-28T16:56:00Z">
        <w:r w:rsidR="00B01256">
          <w:rPr>
            <w:color w:val="000000"/>
          </w:rPr>
          <w:t>.</w:t>
        </w:r>
      </w:ins>
      <w:ins w:id="351" w:author="Sooyoung Kim" w:date="2021-06-28T16:05:00Z">
        <w:r w:rsidR="00B10D4E" w:rsidRPr="00CC7EAF" w:rsidDel="00B10D4E">
          <w:rPr>
            <w:color w:val="000000"/>
          </w:rPr>
          <w:t xml:space="preserve"> </w:t>
        </w:r>
      </w:ins>
      <w:commentRangeStart w:id="352"/>
      <w:del w:id="353" w:author="Sooyoung Kim" w:date="2021-06-28T16:05:00Z">
        <w:r w:rsidRPr="00CC7EAF" w:rsidDel="00B10D4E">
          <w:rPr>
            <w:color w:val="000000"/>
          </w:rPr>
          <w:delText>[ref]</w:delText>
        </w:r>
      </w:del>
      <w:commentRangeEnd w:id="352"/>
      <w:r w:rsidRPr="00CC7EAF">
        <w:rPr>
          <w:color w:val="000000"/>
        </w:rPr>
        <w:commentReference w:id="352"/>
      </w:r>
      <w:del w:id="354" w:author="Sooyoung Kim" w:date="2021-06-28T16:05:00Z">
        <w:r w:rsidRPr="00CC7EAF" w:rsidDel="00B10D4E">
          <w:rPr>
            <w:color w:val="000000"/>
          </w:rPr>
          <w:delText xml:space="preserve"> </w:delText>
        </w:r>
      </w:del>
      <w:r w:rsidRPr="00CC7EAF">
        <w:t xml:space="preserve">The government acted </w:t>
      </w:r>
      <w:r>
        <w:t xml:space="preserve">relatively </w:t>
      </w:r>
      <w:r w:rsidRPr="00CC7EAF">
        <w:t>quickly in response to the COVID-19 pandemic, declaring a national health emergency on March 15</w:t>
      </w:r>
      <w:r>
        <w:t>, 2020, only 10 days after the detection of the first case</w:t>
      </w:r>
      <w:del w:id="355" w:author="Sooyoung Kim" w:date="2021-06-28T16:56:00Z">
        <w:r w:rsidRPr="00CC7EAF" w:rsidDel="00B01256">
          <w:delText>.</w:delText>
        </w:r>
      </w:del>
      <w:ins w:id="356" w:author="Sooyoung Kim" w:date="2021-06-28T16:07:00Z">
        <w:r w:rsidR="00B10D4E">
          <w:t xml:space="preserve"> </w:t>
        </w:r>
      </w:ins>
      <w:r w:rsidR="00B10D4E">
        <w:fldChar w:fldCharType="begin"/>
      </w:r>
      <w:r w:rsidR="00D22B06">
        <w:instrText xml:space="preserve"> ADDIN EN.CITE &lt;EndNote&gt;&lt;Cite&gt;&lt;Author&gt;El Presidente de la Republica&lt;/Author&gt;&lt;Year&gt;2020&lt;/Year&gt;&lt;RecNum&gt;160&lt;/RecNum&gt;&lt;DisplayText&gt;[103]&lt;/DisplayText&gt;&lt;record&gt;&lt;rec-number&gt;160&lt;/rec-number&gt;&lt;foreign-keys&gt;&lt;key app="EN" db-id="5afra2929aw9efewdwv5axsfdzda9zxetv5a" timestamp="1624910824"&gt;160&lt;/key&gt;&lt;/foreign-keys&gt;&lt;ref-type name="Legal Rule or Regulation"&gt;50&lt;/ref-type&gt;&lt;contributors&gt;&lt;authors&gt;&lt;author&gt;El Presidente de la Republica,&lt;/author&gt;&lt;/authors&gt;&lt;secondary-authors&gt;&lt;author&gt;Gobierno de Peru&lt;/author&gt;&lt;/secondary-authors&gt;&lt;/contributors&gt;&lt;titles&gt;&lt;title&gt;Decreto Supremo que declara Estado de Emergencia Nacional por las graves circunstancias que afectan la vida de la Nación a consecuencia del brote del COVID-19&lt;/title&gt;&lt;/titles&gt;&lt;volume&gt;044-2020-PCM&lt;/volume&gt;&lt;dates&gt;&lt;year&gt;2020&lt;/year&gt;&lt;/dates&gt;&lt;pub-location&gt;Lima&lt;/pub-location&gt;&lt;urls&gt;&lt;related-urls&gt;&lt;url&gt;https://cdn.www.gob.pe/uploads/document/file/566448/DS044-PCM_1864948-2.pdf&lt;/url&gt;&lt;/related-urls&gt;&lt;/urls&gt;&lt;/record&gt;&lt;/Cite&gt;&lt;/EndNote&gt;</w:instrText>
      </w:r>
      <w:r w:rsidR="00B10D4E">
        <w:fldChar w:fldCharType="separate"/>
      </w:r>
      <w:r w:rsidR="00B10D4E">
        <w:rPr>
          <w:noProof/>
        </w:rPr>
        <w:t>[103]</w:t>
      </w:r>
      <w:r w:rsidR="00B10D4E">
        <w:fldChar w:fldCharType="end"/>
      </w:r>
      <w:ins w:id="357" w:author="Sooyoung Kim" w:date="2021-06-28T16:56:00Z">
        <w:r w:rsidR="00B01256">
          <w:t>.</w:t>
        </w:r>
      </w:ins>
      <w:commentRangeStart w:id="358"/>
      <w:del w:id="359" w:author="Sooyoung Kim" w:date="2021-06-28T16:07:00Z">
        <w:r w:rsidDel="00B10D4E">
          <w:delText>[ref]</w:delText>
        </w:r>
        <w:commentRangeEnd w:id="358"/>
        <w:r w:rsidDel="00B10D4E">
          <w:rPr>
            <w:rStyle w:val="CommentReference"/>
          </w:rPr>
          <w:commentReference w:id="358"/>
        </w:r>
      </w:del>
      <w:r>
        <w:t xml:space="preserve"> Yet, from</w:t>
      </w:r>
      <w:r w:rsidRPr="00CC7EAF">
        <w:rPr>
          <w:color w:val="000000"/>
        </w:rPr>
        <w:t xml:space="preserve"> the emergency declaration until May 2</w:t>
      </w:r>
      <w:r>
        <w:rPr>
          <w:color w:val="000000"/>
        </w:rPr>
        <w:t>5, 2020</w:t>
      </w:r>
      <w:r w:rsidRPr="00CC7EAF">
        <w:rPr>
          <w:color w:val="000000"/>
        </w:rPr>
        <w:t xml:space="preserve">, all primary care provision was </w:t>
      </w:r>
      <w:r>
        <w:rPr>
          <w:color w:val="000000"/>
        </w:rPr>
        <w:t>closed, creating an immense access barrier to everyone including those who are insured</w:t>
      </w:r>
      <w:del w:id="360" w:author="Sooyoung Kim" w:date="2021-06-28T16:56:00Z">
        <w:r w:rsidDel="00B01256">
          <w:rPr>
            <w:color w:val="000000"/>
          </w:rPr>
          <w:delText>.</w:delText>
        </w:r>
      </w:del>
      <w:r w:rsidRPr="00CC7EAF">
        <w:rPr>
          <w:color w:val="000000"/>
        </w:rPr>
        <w:t xml:space="preserve"> </w:t>
      </w:r>
      <w:r w:rsidR="008D36EA">
        <w:rPr>
          <w:color w:val="000000"/>
        </w:rPr>
        <w:fldChar w:fldCharType="begin"/>
      </w:r>
      <w:r w:rsidR="008D36EA">
        <w:rPr>
          <w:color w:val="000000"/>
        </w:rPr>
        <w:instrText xml:space="preserve"> ADDIN EN.CITE &lt;EndNote&gt;&lt;Cite&gt;&lt;Author&gt;Grupo de Seguimiento Concertado a las Políticas de Salud de la Mesa de Concertación para la Lucha contra la Pobreza&lt;/Author&gt;&lt;Year&gt;2020&lt;/Year&gt;&lt;RecNum&gt;140&lt;/RecNum&gt;&lt;DisplayText&gt;[83]&lt;/DisplayText&gt;&lt;record&gt;&lt;rec-number&gt;140&lt;/rec-number&gt;&lt;foreign-keys&gt;&lt;key app="EN" db-id="5afra2929aw9efewdwv5axsfdzda9zxetv5a" timestamp="1624907382"&gt;140&lt;/key&gt;&lt;/foreign-keys&gt;&lt;ref-type name="Report"&gt;27&lt;/ref-type&gt;&lt;contributors&gt;&lt;authors&gt;&lt;author&gt;Grupo de Seguimiento Concertado a las Políticas de Salud de la Mesa de Concertación para la Lucha contra la Pobreza,&lt;/author&gt;&lt;/authors&gt;&lt;secondary-authors&gt;&lt;author&gt;Grupo de Salud-MCLCP&lt;/author&gt;&lt;/secondary-authors&gt;&lt;/contributors&gt;&lt;titles&gt;&lt;title&gt;INFORME NACIONAL SOBRE EL IMPACTO DEL COVID-19 EN LAS DIMENSIONES ECONÓMICA, SOCIAL Y EN SALUD EN EL PERÚ (al mes de mayo, 2020)&lt;/title&gt;&lt;secondary-title&gt;SEGUIMIENTO CONCERTADO ENTRE ESTADO Y SOCIEDAD CIVIL A LAS POLÍTICAS DE SALUD &lt;/secondary-title&gt;&lt;/titles&gt;&lt;dates&gt;&lt;year&gt;2020&lt;/year&gt;&lt;pub-dates&gt;&lt;date&gt;2020&lt;/date&gt;&lt;/pub-dates&gt;&lt;/dates&gt;&lt;publisher&gt;Grupo de Seguimiento Concertado a las Políticas de Salud de la Mesa&amp;#xD;de Concertación para la Lucha contra la Pobreza&lt;/publisher&gt;&lt;isbn&gt;1-2020-SC&lt;/isbn&gt;&lt;urls&gt;&lt;related-urls&gt;&lt;url&gt;https://www.mesadeconcertacion.org.pe/storage/documentos/2020-08-17/informe-salud-mclcp-2020-7-de-julio.pdf&lt;/url&gt;&lt;/related-urls&gt;&lt;/urls&gt;&lt;/record&gt;&lt;/Cite&gt;&lt;/EndNote&gt;</w:instrText>
      </w:r>
      <w:r w:rsidR="008D36EA">
        <w:rPr>
          <w:color w:val="000000"/>
        </w:rPr>
        <w:fldChar w:fldCharType="separate"/>
      </w:r>
      <w:r w:rsidR="008D36EA">
        <w:rPr>
          <w:noProof/>
          <w:color w:val="000000"/>
        </w:rPr>
        <w:t>[83]</w:t>
      </w:r>
      <w:r w:rsidR="008D36EA">
        <w:rPr>
          <w:color w:val="000000"/>
        </w:rPr>
        <w:fldChar w:fldCharType="end"/>
      </w:r>
      <w:ins w:id="361" w:author="Sooyoung Kim" w:date="2021-06-28T16:56:00Z">
        <w:r w:rsidR="00B01256">
          <w:rPr>
            <w:color w:val="000000"/>
          </w:rPr>
          <w:t>.</w:t>
        </w:r>
      </w:ins>
      <w:del w:id="362" w:author="Sooyoung Kim" w:date="2021-06-28T16:03:00Z">
        <w:r w:rsidRPr="008D36EA" w:rsidDel="008D36EA">
          <w:rPr>
            <w:color w:val="000000"/>
            <w:rPrChange w:id="363" w:author="Sooyoung Kim" w:date="2021-06-28T16:03:00Z">
              <w:rPr>
                <w:color w:val="000000"/>
                <w:lang w:val="fr-FR"/>
              </w:rPr>
            </w:rPrChange>
          </w:rPr>
          <w:delText>[</w:delText>
        </w:r>
        <w:commentRangeStart w:id="364"/>
        <w:r w:rsidRPr="008D36EA" w:rsidDel="008D36EA">
          <w:rPr>
            <w:color w:val="000000"/>
            <w:rPrChange w:id="365" w:author="Sooyoung Kim" w:date="2021-06-28T16:03:00Z">
              <w:rPr>
                <w:color w:val="000000"/>
                <w:lang w:val="fr-FR"/>
              </w:rPr>
            </w:rPrChange>
          </w:rPr>
          <w:delText>ref</w:delText>
        </w:r>
        <w:commentRangeEnd w:id="364"/>
        <w:r w:rsidDel="008D36EA">
          <w:rPr>
            <w:rStyle w:val="CommentReference"/>
          </w:rPr>
          <w:commentReference w:id="364"/>
        </w:r>
        <w:r w:rsidRPr="008D36EA" w:rsidDel="008D36EA">
          <w:rPr>
            <w:color w:val="000000"/>
            <w:rPrChange w:id="366" w:author="Sooyoung Kim" w:date="2021-06-28T16:03:00Z">
              <w:rPr>
                <w:color w:val="000000"/>
                <w:lang w:val="fr-FR"/>
              </w:rPr>
            </w:rPrChange>
          </w:rPr>
          <w:delText>]</w:delText>
        </w:r>
      </w:del>
      <w:r w:rsidRPr="008D36EA">
        <w:rPr>
          <w:color w:val="000000"/>
          <w:rPrChange w:id="367" w:author="Sooyoung Kim" w:date="2021-06-28T16:03:00Z">
            <w:rPr>
              <w:color w:val="000000"/>
              <w:lang w:val="fr-FR"/>
            </w:rPr>
          </w:rPrChange>
        </w:rPr>
        <w:t xml:space="preserve"> The COVID-19 pandemic hit hardest the vulnerable populations in Peru. </w:t>
      </w:r>
      <w:r>
        <w:rPr>
          <w:color w:val="000000"/>
        </w:rPr>
        <w:t>As of June 2021,</w:t>
      </w:r>
      <w:r w:rsidRPr="00CC7EAF">
        <w:rPr>
          <w:color w:val="000000"/>
        </w:rPr>
        <w:t xml:space="preserve"> the government has </w:t>
      </w:r>
      <w:r>
        <w:rPr>
          <w:color w:val="000000"/>
        </w:rPr>
        <w:t xml:space="preserve">also </w:t>
      </w:r>
      <w:r w:rsidRPr="00CC7EAF">
        <w:rPr>
          <w:color w:val="000000"/>
        </w:rPr>
        <w:t>officially recognized the death of 559 medical staff between March and December 2020 while providing care for COVID</w:t>
      </w:r>
      <w:del w:id="368" w:author="Sooyoung Kim" w:date="2021-06-28T16:56:00Z">
        <w:r w:rsidDel="00B01256">
          <w:rPr>
            <w:color w:val="000000"/>
          </w:rPr>
          <w:delText>.</w:delText>
        </w:r>
      </w:del>
      <w:r>
        <w:rPr>
          <w:color w:val="000000"/>
        </w:rPr>
        <w:t xml:space="preserve"> </w:t>
      </w:r>
      <w:r w:rsidR="00B10D4E">
        <w:rPr>
          <w:color w:val="000000"/>
        </w:rPr>
        <w:fldChar w:fldCharType="begin"/>
      </w:r>
      <w:r w:rsidR="00B10D4E">
        <w:rPr>
          <w:color w:val="000000"/>
        </w:rPr>
        <w:instrText xml:space="preserve"> ADDIN EN.CITE &lt;EndNote&gt;&lt;Cite&gt;&lt;Author&gt;Minesterio de Salud&lt;/Author&gt;&lt;Year&gt;2021&lt;/Year&gt;&lt;RecNum&gt;161&lt;/RecNum&gt;&lt;DisplayText&gt;[104]&lt;/DisplayText&gt;&lt;record&gt;&lt;rec-number&gt;161&lt;/rec-number&gt;&lt;foreign-keys&gt;&lt;key app="EN" db-id="5afra2929aw9efewdwv5axsfdzda9zxetv5a" timestamp="1624910983"&gt;161&lt;/key&gt;&lt;/foreign-keys&gt;&lt;ref-type name="Legal Rule or Regulation"&gt;50&lt;/ref-type&gt;&lt;contributors&gt;&lt;authors&gt;&lt;author&gt;Minesterio de Salud,&lt;/author&gt;&lt;/authors&gt;&lt;secondary-authors&gt;&lt;author&gt;Gobierno de Peru&lt;/author&gt;&lt;/secondary-authors&gt;&lt;/contributors&gt;&lt;titles&gt;&lt;title&gt;quinto listado de deudos del personal de la salud fallecido a causa&lt;/title&gt;&lt;/titles&gt;&lt;volume&gt;0099-2021-JUS&lt;/volume&gt;&lt;dates&gt;&lt;year&gt;2021&lt;/year&gt;&lt;/dates&gt;&lt;pub-location&gt;Lima&lt;/pub-location&gt;&lt;urls&gt;&lt;related-urls&gt;&lt;url&gt;https://www.gob.pe/institucion/minjus/noticias/497715-gobierno-publica-quinto-listado-de-deudos-del-personal-de-salud-fallecido-por-covid-19-que-accedera-a-entrega-economica-de-43-mil-soles&lt;/url&gt;&lt;/related-urls&gt;&lt;/urls&gt;&lt;/record&gt;&lt;/Cite&gt;&lt;/EndNote&gt;</w:instrText>
      </w:r>
      <w:r w:rsidR="00B10D4E">
        <w:rPr>
          <w:color w:val="000000"/>
        </w:rPr>
        <w:fldChar w:fldCharType="separate"/>
      </w:r>
      <w:r w:rsidR="00B10D4E">
        <w:rPr>
          <w:noProof/>
          <w:color w:val="000000"/>
        </w:rPr>
        <w:t>[104]</w:t>
      </w:r>
      <w:r w:rsidR="00B10D4E">
        <w:rPr>
          <w:color w:val="000000"/>
        </w:rPr>
        <w:fldChar w:fldCharType="end"/>
      </w:r>
      <w:ins w:id="369" w:author="Sooyoung Kim" w:date="2021-06-28T16:56:00Z">
        <w:r w:rsidR="00B01256">
          <w:rPr>
            <w:color w:val="000000"/>
          </w:rPr>
          <w:t>.</w:t>
        </w:r>
      </w:ins>
      <w:del w:id="370" w:author="Sooyoung Kim" w:date="2021-06-28T16:10:00Z">
        <w:r w:rsidDel="00B10D4E">
          <w:rPr>
            <w:color w:val="000000"/>
          </w:rPr>
          <w:delText>[</w:delText>
        </w:r>
        <w:commentRangeStart w:id="371"/>
        <w:r w:rsidDel="00B10D4E">
          <w:rPr>
            <w:color w:val="000000"/>
          </w:rPr>
          <w:delText>ref</w:delText>
        </w:r>
        <w:commentRangeEnd w:id="371"/>
        <w:r w:rsidDel="00B10D4E">
          <w:rPr>
            <w:rStyle w:val="CommentReference"/>
          </w:rPr>
          <w:commentReference w:id="371"/>
        </w:r>
        <w:r w:rsidDel="00B10D4E">
          <w:rPr>
            <w:color w:val="000000"/>
          </w:rPr>
          <w:delText>]</w:delText>
        </w:r>
      </w:del>
      <w:r>
        <w:rPr>
          <w:color w:val="000000"/>
        </w:rPr>
        <w:t xml:space="preserve"> </w:t>
      </w:r>
      <w:r w:rsidRPr="00CC7EAF">
        <w:rPr>
          <w:color w:val="000000"/>
        </w:rPr>
        <w:t>As of May 2021, there was an 43</w:t>
      </w:r>
      <w:r w:rsidR="00242D3B">
        <w:rPr>
          <w:color w:val="000000"/>
        </w:rPr>
        <w:t xml:space="preserve"> per cent</w:t>
      </w:r>
      <w:r>
        <w:rPr>
          <w:color w:val="000000"/>
        </w:rPr>
        <w:t xml:space="preserve"> </w:t>
      </w:r>
      <w:r w:rsidRPr="00CC7EAF">
        <w:rPr>
          <w:color w:val="000000"/>
        </w:rPr>
        <w:t>increase in maternal deaths</w:t>
      </w:r>
      <w:r>
        <w:rPr>
          <w:color w:val="000000"/>
        </w:rPr>
        <w:t>,</w:t>
      </w:r>
      <w:r w:rsidRPr="00CC7EAF">
        <w:rPr>
          <w:color w:val="000000"/>
        </w:rPr>
        <w:t xml:space="preserve"> with COVID-19 being the</w:t>
      </w:r>
      <w:r>
        <w:rPr>
          <w:color w:val="000000"/>
        </w:rPr>
        <w:t xml:space="preserve"> leading cause</w:t>
      </w:r>
      <w:del w:id="372" w:author="Sooyoung Kim" w:date="2021-06-28T16:56:00Z">
        <w:r w:rsidDel="00B01256">
          <w:rPr>
            <w:color w:val="000000"/>
          </w:rPr>
          <w:delText>.</w:delText>
        </w:r>
      </w:del>
      <w:ins w:id="373" w:author="Sooyoung Kim" w:date="2021-06-28T16:16:00Z">
        <w:r w:rsidR="00B10D4E">
          <w:rPr>
            <w:color w:val="000000"/>
          </w:rPr>
          <w:t xml:space="preserve"> </w:t>
        </w:r>
      </w:ins>
      <w:r w:rsidR="00B10D4E">
        <w:rPr>
          <w:color w:val="000000"/>
        </w:rPr>
        <w:fldChar w:fldCharType="begin"/>
      </w:r>
      <w:r w:rsidR="00B10D4E">
        <w:rPr>
          <w:color w:val="000000"/>
        </w:rPr>
        <w:instrText xml:space="preserve"> ADDIN EN.CITE &lt;EndNote&gt;&lt;Cite&gt;&lt;Author&gt;Ministerio de Salud&lt;/Author&gt;&lt;Year&gt;2021&lt;/Year&gt;&lt;RecNum&gt;162&lt;/RecNum&gt;&lt;DisplayText&gt;[105]&lt;/DisplayText&gt;&lt;record&gt;&lt;rec-number&gt;162&lt;/rec-number&gt;&lt;foreign-keys&gt;&lt;key app="EN" db-id="5afra2929aw9efewdwv5axsfdzda9zxetv5a" timestamp="1624911366"&gt;162&lt;/key&gt;&lt;/foreign-keys&gt;&lt;ref-type name="Report"&gt;27&lt;/ref-type&gt;&lt;contributors&gt;&lt;authors&gt;&lt;author&gt;Ministerio de Salud,&lt;/author&gt;&lt;/authors&gt;&lt;/contributors&gt;&lt;titles&gt;&lt;title&gt;Sala de situación de salud, Perú a la SE 17 - 2021&lt;/title&gt;&lt;secondary-title&gt;Sala de situación de salud&lt;/secondary-title&gt;&lt;/titles&gt;&lt;dates&gt;&lt;year&gt;2021&lt;/year&gt;&lt;/dates&gt;&lt;publisher&gt;Centro Nacional de Epidemiologia, Prevención y Control de Enfermedades,&lt;/publisher&gt;&lt;urls&gt;&lt;related-urls&gt;&lt;url&gt;https://www.dge.gob.pe/epipublic/uploads/asis-sala/asis-sala_202117.pdf&lt;/url&gt;&lt;/related-urls&gt;&lt;/urls&gt;&lt;/record&gt;&lt;/Cite&gt;&lt;/EndNote&gt;</w:instrText>
      </w:r>
      <w:r w:rsidR="00B10D4E">
        <w:rPr>
          <w:color w:val="000000"/>
        </w:rPr>
        <w:fldChar w:fldCharType="separate"/>
      </w:r>
      <w:r w:rsidR="00B10D4E">
        <w:rPr>
          <w:noProof/>
          <w:color w:val="000000"/>
        </w:rPr>
        <w:t>[105]</w:t>
      </w:r>
      <w:r w:rsidR="00B10D4E">
        <w:rPr>
          <w:color w:val="000000"/>
        </w:rPr>
        <w:fldChar w:fldCharType="end"/>
      </w:r>
      <w:ins w:id="374" w:author="Sooyoung Kim" w:date="2021-06-28T16:56:00Z">
        <w:r w:rsidR="00B01256">
          <w:rPr>
            <w:color w:val="000000"/>
          </w:rPr>
          <w:t>.</w:t>
        </w:r>
      </w:ins>
      <w:del w:id="375" w:author="Sooyoung Kim" w:date="2021-06-28T16:05:00Z">
        <w:r w:rsidR="008D36EA" w:rsidDel="008D36EA">
          <w:rPr>
            <w:color w:val="000000"/>
          </w:rPr>
          <w:fldChar w:fldCharType="begin"/>
        </w:r>
        <w:r w:rsidR="008D36EA" w:rsidDel="008D36EA">
          <w:rPr>
            <w:color w:val="000000"/>
          </w:rPr>
          <w:delInstrText xml:space="preserve"> ADDIN EN.CITE &lt;EndNote&gt;&lt;Cite&gt;&lt;Author&gt;Pablo Casalí&lt;/Author&gt;&lt;Year&gt;2021&lt;/Year&gt;&lt;RecNum&gt;159&lt;/RecNum&gt;&lt;DisplayText&gt;[102]&lt;/DisplayText&gt;&lt;record&gt;&lt;rec-number&gt;159&lt;/rec-number&gt;&lt;foreign-keys&gt;&lt;key app="EN" db-id="5afra2929aw9efewdwv5axsfdzda9zxetv5a" timestamp="1624910683"&gt;159&lt;/key&gt;&lt;/foreign-keys&gt;&lt;ref-type name="Report"&gt;27&lt;/ref-type&gt;&lt;contributors&gt;&lt;authors&gt;&lt;author&gt;Pablo Casalí,&lt;/author&gt;&lt;author&gt;Ariela Goldschmit,&lt;/author&gt;&lt;author&gt;Oscar Cetrángolo&lt;/author&gt;&lt;/authors&gt;&lt;/contributors&gt;&lt;titles&gt;&lt;title&gt;Respuestas de corto plazo a la COVID-19 y desafíos persistentes en los sistemas de salud de América Latina&lt;/title&gt;&lt;/titles&gt;&lt;dates&gt;&lt;year&gt;2021&lt;/year&gt;&lt;pub-dates&gt;&lt;date&gt;January 2021&lt;/date&gt;&lt;/pub-dates&gt;&lt;/dates&gt;&lt;pub-location&gt;Lima&lt;/pub-location&gt;&lt;publisher&gt;Oficina de la OIT para los Países Andinos&lt;/publisher&gt;&lt;urls&gt;&lt;related-urls&gt;&lt;url&gt;https://www.ilo.org/wcmsp5/groups/public/---americas/---ro-lima/documents/publication/wcms_768040.pdf&lt;/url&gt;&lt;/related-urls&gt;&lt;/urls&gt;&lt;/record&gt;&lt;/Cite&gt;&lt;/EndNote&gt;</w:delInstrText>
        </w:r>
        <w:r w:rsidR="008D36EA" w:rsidDel="008D36EA">
          <w:rPr>
            <w:color w:val="000000"/>
          </w:rPr>
          <w:fldChar w:fldCharType="separate"/>
        </w:r>
        <w:r w:rsidR="008D36EA" w:rsidDel="008D36EA">
          <w:rPr>
            <w:noProof/>
            <w:color w:val="000000"/>
          </w:rPr>
          <w:delText>[102]</w:delText>
        </w:r>
        <w:r w:rsidR="008D36EA" w:rsidDel="008D36EA">
          <w:rPr>
            <w:color w:val="000000"/>
          </w:rPr>
          <w:fldChar w:fldCharType="end"/>
        </w:r>
      </w:del>
      <w:commentRangeStart w:id="376"/>
      <w:del w:id="377" w:author="Sooyoung Kim" w:date="2021-06-28T16:16:00Z">
        <w:r w:rsidDel="00B10D4E">
          <w:rPr>
            <w:color w:val="000000"/>
          </w:rPr>
          <w:delText>[ref]</w:delText>
        </w:r>
        <w:commentRangeEnd w:id="376"/>
        <w:r w:rsidDel="00B10D4E">
          <w:rPr>
            <w:rStyle w:val="CommentReference"/>
          </w:rPr>
          <w:commentReference w:id="376"/>
        </w:r>
      </w:del>
      <w:r>
        <w:rPr>
          <w:color w:val="000000"/>
        </w:rPr>
        <w:t xml:space="preserve"> </w:t>
      </w:r>
      <w:r w:rsidR="00961C2C">
        <w:rPr>
          <w:color w:val="000000"/>
        </w:rPr>
        <w:t>Based on preliminary data, the COVID-19 pandemic has reversed 5-years of progress towards</w:t>
      </w:r>
      <w:r w:rsidR="00242D3B">
        <w:rPr>
          <w:color w:val="000000"/>
        </w:rPr>
        <w:t xml:space="preserve"> the</w:t>
      </w:r>
      <w:r w:rsidR="00961C2C">
        <w:rPr>
          <w:color w:val="000000"/>
        </w:rPr>
        <w:t xml:space="preserve"> </w:t>
      </w:r>
      <w:del w:id="378" w:author="Sooyoung Kim" w:date="2021-06-28T14:37:00Z">
        <w:r w:rsidR="00961C2C" w:rsidDel="00DE65E1">
          <w:rPr>
            <w:color w:val="000000"/>
          </w:rPr>
          <w:delText>SDG3</w:delText>
        </w:r>
      </w:del>
      <w:ins w:id="379" w:author="Sooyoung Kim" w:date="2021-06-28T14:37:00Z">
        <w:r w:rsidR="00DE65E1">
          <w:rPr>
            <w:color w:val="000000"/>
          </w:rPr>
          <w:t>SDG-3</w:t>
        </w:r>
      </w:ins>
      <w:r w:rsidR="00961C2C">
        <w:rPr>
          <w:color w:val="000000"/>
        </w:rPr>
        <w:t xml:space="preserve"> </w:t>
      </w:r>
      <w:r w:rsidR="00242D3B">
        <w:rPr>
          <w:color w:val="000000"/>
        </w:rPr>
        <w:t>target on</w:t>
      </w:r>
      <w:r w:rsidR="00961C2C">
        <w:rPr>
          <w:color w:val="000000"/>
        </w:rPr>
        <w:t xml:space="preserve"> maternal mortality</w:t>
      </w:r>
      <w:r w:rsidR="00242D3B">
        <w:rPr>
          <w:color w:val="000000"/>
        </w:rPr>
        <w:t xml:space="preserve"> </w:t>
      </w:r>
      <w:ins w:id="380" w:author="Sooyoung Kim" w:date="2021-06-28T16:41:00Z">
        <w:r w:rsidR="00B01256">
          <w:rPr>
            <w:color w:val="000000"/>
          </w:rPr>
          <w:t xml:space="preserve">(Figure 12) </w:t>
        </w:r>
      </w:ins>
      <w:r w:rsidR="00D22B06">
        <w:rPr>
          <w:color w:val="000000"/>
        </w:rPr>
        <w:fldChar w:fldCharType="begin">
          <w:fldData xml:space="preserve">PEVuZE5vdGU+PENpdGU+PEF1dGhvcj5DYW1pbGEgR2lhbmVsbGE8L0F1dGhvcj48WWVhcj4yMDIx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</w:fldData>
        </w:fldChar>
      </w:r>
      <w:r w:rsidR="00D22B06">
        <w:rPr>
          <w:color w:val="000000"/>
        </w:rPr>
        <w:instrText xml:space="preserve"> ADDIN EN.CITE </w:instrText>
      </w:r>
      <w:r w:rsidR="00D22B06">
        <w:rPr>
          <w:color w:val="000000"/>
        </w:rPr>
        <w:fldChar w:fldCharType="begin">
          <w:fldData xml:space="preserve">PEVuZE5vdGU+PENpdGU+PEF1dGhvcj5DYW1pbGEgR2lhbmVsbGE8L0F1dGhvcj48WWVhcj4yMDIx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</w:fldData>
        </w:fldChar>
      </w:r>
      <w:r w:rsidR="00D22B06">
        <w:rPr>
          <w:color w:val="000000"/>
        </w:rPr>
        <w:instrText xml:space="preserve"> ADDIN EN.CITE.DATA </w:instrText>
      </w:r>
      <w:r w:rsidR="00D22B06">
        <w:rPr>
          <w:color w:val="000000"/>
        </w:rPr>
      </w:r>
      <w:r w:rsidR="00D22B06">
        <w:rPr>
          <w:color w:val="000000"/>
        </w:rPr>
        <w:fldChar w:fldCharType="end"/>
      </w:r>
      <w:r w:rsidR="00D22B06">
        <w:rPr>
          <w:color w:val="000000"/>
        </w:rPr>
        <w:fldChar w:fldCharType="separate"/>
      </w:r>
      <w:r w:rsidR="00D22B06">
        <w:rPr>
          <w:noProof/>
          <w:color w:val="000000"/>
        </w:rPr>
        <w:t>[90, 106, 107]</w:t>
      </w:r>
      <w:r w:rsidR="00D22B06">
        <w:rPr>
          <w:color w:val="000000"/>
        </w:rPr>
        <w:fldChar w:fldCharType="end"/>
      </w:r>
      <w:ins w:id="381" w:author="Sooyoung Kim" w:date="2021-06-28T16:56:00Z">
        <w:r w:rsidR="00B01256">
          <w:rPr>
            <w:color w:val="000000"/>
          </w:rPr>
          <w:t>.</w:t>
        </w:r>
      </w:ins>
      <w:del w:id="382" w:author="Sooyoung Kim" w:date="2021-06-28T16:20:00Z">
        <w:r w:rsidR="00242D3B" w:rsidDel="00D22B06">
          <w:rPr>
            <w:color w:val="000000"/>
          </w:rPr>
          <w:delText>(</w:delText>
        </w:r>
        <w:commentRangeStart w:id="383"/>
        <w:r w:rsidR="00242D3B" w:rsidDel="00D22B06">
          <w:rPr>
            <w:color w:val="000000"/>
          </w:rPr>
          <w:delText>X</w:delText>
        </w:r>
        <w:commentRangeEnd w:id="383"/>
        <w:r w:rsidR="00242D3B" w:rsidDel="00D22B06">
          <w:rPr>
            <w:rStyle w:val="CommentReference"/>
          </w:rPr>
          <w:commentReference w:id="383"/>
        </w:r>
        <w:r w:rsidR="00242D3B" w:rsidDel="00D22B06">
          <w:rPr>
            <w:color w:val="000000"/>
          </w:rPr>
          <w:delText>)</w:delText>
        </w:r>
      </w:del>
      <w:del w:id="384" w:author="Sooyoung Kim" w:date="2021-06-28T16:41:00Z">
        <w:r w:rsidR="00242D3B" w:rsidDel="00B01256">
          <w:rPr>
            <w:color w:val="000000"/>
          </w:rPr>
          <w:delText>.</w:delText>
        </w:r>
      </w:del>
      <w:r w:rsidR="00961C2C">
        <w:rPr>
          <w:color w:val="000000"/>
        </w:rPr>
        <w:t xml:space="preserve"> </w:t>
      </w:r>
      <w:r w:rsidR="00242D3B">
        <w:rPr>
          <w:color w:val="000000"/>
        </w:rPr>
        <w:t xml:space="preserve">In response to COVID-19, the government expanded its budging telehealth program, issued new regulations to allow providers to provide services using digital technologies </w:t>
      </w:r>
      <w:r w:rsidR="00D22B06">
        <w:rPr>
          <w:color w:val="000000"/>
        </w:rPr>
        <w:fldChar w:fldCharType="begin"/>
      </w:r>
      <w:r w:rsidR="00D22B06">
        <w:rPr>
          <w:color w:val="000000"/>
        </w:rPr>
        <w:instrText xml:space="preserve"> ADDIN EN.CITE &lt;EndNote&gt;&lt;Cite&gt;&lt;Author&gt;El Presidente de la Republica&lt;/Author&gt;&lt;Year&gt;2021&lt;/Year&gt;&lt;RecNum&gt;164&lt;/RecNum&gt;&lt;DisplayText&gt;[107]&lt;/DisplayText&gt;&lt;record&gt;&lt;rec-number&gt;164&lt;/rec-number&gt;&lt;foreign-keys&gt;&lt;key app="EN" db-id="5afra2929aw9efewdwv5axsfdzda9zxetv5a" timestamp="1624911593"&gt;164&lt;/key&gt;&lt;/foreign-keys&gt;&lt;ref-type name="Legal Rule or Regulation"&gt;50&lt;/ref-type&gt;&lt;contributors&gt;&lt;authors&gt;&lt;author&gt;El Presidente de la Republica,&lt;/author&gt;&lt;/authors&gt;&lt;secondary-authors&gt;&lt;author&gt;Gobierno de Peru&lt;/author&gt;&lt;/secondary-authors&gt;&lt;/contributors&gt;&lt;titles&gt;&lt;title&gt;Decreto Supremo que aprueba el Reglamento de la Ley Nº 30421, Ley Marco de Telesalud, y del Decreto Legislativo Nº 1490, Decreto Legislativo que fortalece los alcances de la Telesalud&lt;/title&gt;&lt;/titles&gt;&lt;volume&gt;005-2021-SA&lt;/volume&gt;&lt;dates&gt;&lt;year&gt;2021&lt;/year&gt;&lt;/dates&gt;&lt;urls&gt;&lt;related-urls&gt;&lt;url&gt;https://busquedas.elperuano.pe/normaslegales/decreto-supremo-que-aprueba-el-reglamento-de-la-ley-n-30421-decreto-supremo-n-005-2021-sa-1922320-2/&lt;/url&gt;&lt;/related-urls&gt;&lt;/urls&gt;&lt;/record&gt;&lt;/Cite&gt;&lt;/EndNote&gt;</w:instrText>
      </w:r>
      <w:r w:rsidR="00D22B06">
        <w:rPr>
          <w:color w:val="000000"/>
        </w:rPr>
        <w:fldChar w:fldCharType="separate"/>
      </w:r>
      <w:r w:rsidR="00D22B06">
        <w:rPr>
          <w:noProof/>
          <w:color w:val="000000"/>
        </w:rPr>
        <w:t>[107]</w:t>
      </w:r>
      <w:r w:rsidR="00D22B06">
        <w:rPr>
          <w:color w:val="000000"/>
        </w:rPr>
        <w:fldChar w:fldCharType="end"/>
      </w:r>
      <w:ins w:id="385" w:author="Sooyoung Kim" w:date="2021-06-28T16:20:00Z">
        <w:r w:rsidR="00D22B06">
          <w:rPr>
            <w:color w:val="000000"/>
          </w:rPr>
          <w:t xml:space="preserve"> </w:t>
        </w:r>
      </w:ins>
      <w:del w:id="386" w:author="Sooyoung Kim" w:date="2021-06-28T16:20:00Z">
        <w:r w:rsidR="00242D3B" w:rsidDel="00D22B06">
          <w:rPr>
            <w:color w:val="000000"/>
          </w:rPr>
          <w:delText>(</w:delText>
        </w:r>
        <w:commentRangeStart w:id="387"/>
        <w:r w:rsidR="00242D3B" w:rsidDel="00D22B06">
          <w:rPr>
            <w:color w:val="000000"/>
          </w:rPr>
          <w:delText>X</w:delText>
        </w:r>
        <w:commentRangeEnd w:id="387"/>
        <w:r w:rsidR="00242D3B" w:rsidDel="00D22B06">
          <w:rPr>
            <w:rStyle w:val="CommentReference"/>
          </w:rPr>
          <w:commentReference w:id="387"/>
        </w:r>
        <w:r w:rsidR="00242D3B" w:rsidDel="00D22B06">
          <w:rPr>
            <w:color w:val="000000"/>
          </w:rPr>
          <w:delText xml:space="preserve">) </w:delText>
        </w:r>
      </w:del>
      <w:r w:rsidR="00242D3B">
        <w:rPr>
          <w:color w:val="000000"/>
        </w:rPr>
        <w:t>and launched a national online telehealth platform</w:t>
      </w:r>
      <w:ins w:id="388" w:author="Sooyoung Kim" w:date="2021-06-28T16:20:00Z">
        <w:r w:rsidR="00D22B06">
          <w:rPr>
            <w:color w:val="000000"/>
          </w:rPr>
          <w:t xml:space="preserve"> </w:t>
        </w:r>
      </w:ins>
      <w:r w:rsidR="00D22B06">
        <w:rPr>
          <w:color w:val="000000"/>
        </w:rPr>
        <w:fldChar w:fldCharType="begin"/>
      </w:r>
      <w:r w:rsidR="00D22B06">
        <w:rPr>
          <w:color w:val="000000"/>
        </w:rPr>
        <w:instrText xml:space="preserve"> ADDIN EN.CITE &lt;EndNote&gt;&lt;Cite&gt;&lt;Author&gt;Ministerio de Salud&lt;/Author&gt;&lt;RecNum&gt;163&lt;/RecNum&gt;&lt;DisplayText&gt;[106]&lt;/DisplayText&gt;&lt;record&gt;&lt;rec-number&gt;163&lt;/rec-number&gt;&lt;foreign-keys&gt;&lt;key app="EN" db-id="5afra2929aw9efewdwv5axsfdzda9zxetv5a" timestamp="1624911490"&gt;163&lt;/key&gt;&lt;/foreign-keys&gt;&lt;ref-type name="Web Page"&gt;12&lt;/ref-type&gt;&lt;contributors&gt;&lt;authors&gt;&lt;author&gt;Ministerio de Salud,&lt;/author&gt;&lt;/authors&gt;&lt;/contributors&gt;&lt;titles&gt;&lt;title&gt;Teleconsulta, Teleorientacion, Telemonitoreo en Salud&lt;/title&gt;&lt;/titles&gt;&lt;dates&gt;&lt;/dates&gt;&lt;urls&gt;&lt;related-urls&gt;&lt;url&gt;https://teleatiendo.minsa.gob.pe/&lt;/url&gt;&lt;/related-urls&gt;&lt;/urls&gt;&lt;/record&gt;&lt;/Cite&gt;&lt;/EndNote&gt;</w:instrText>
      </w:r>
      <w:r w:rsidR="00D22B06">
        <w:rPr>
          <w:color w:val="000000"/>
        </w:rPr>
        <w:fldChar w:fldCharType="separate"/>
      </w:r>
      <w:r w:rsidR="00D22B06">
        <w:rPr>
          <w:noProof/>
          <w:color w:val="000000"/>
        </w:rPr>
        <w:t>[106]</w:t>
      </w:r>
      <w:r w:rsidR="00D22B06">
        <w:rPr>
          <w:color w:val="000000"/>
        </w:rPr>
        <w:fldChar w:fldCharType="end"/>
      </w:r>
      <w:ins w:id="389" w:author="Sooyoung Kim" w:date="2021-06-28T16:56:00Z">
        <w:r w:rsidR="00B01256">
          <w:rPr>
            <w:color w:val="000000"/>
          </w:rPr>
          <w:t>.</w:t>
        </w:r>
      </w:ins>
      <w:del w:id="390" w:author="Sooyoung Kim" w:date="2021-06-28T16:21:00Z">
        <w:r w:rsidR="00242D3B" w:rsidDel="00D22B06">
          <w:rPr>
            <w:color w:val="000000"/>
          </w:rPr>
          <w:delText xml:space="preserve"> (</w:delText>
        </w:r>
        <w:commentRangeStart w:id="391"/>
        <w:r w:rsidR="00242D3B" w:rsidDel="00D22B06">
          <w:rPr>
            <w:color w:val="000000"/>
          </w:rPr>
          <w:delText>X</w:delText>
        </w:r>
        <w:commentRangeEnd w:id="391"/>
        <w:r w:rsidR="00242D3B" w:rsidDel="00D22B06">
          <w:rPr>
            <w:rStyle w:val="CommentReference"/>
          </w:rPr>
          <w:commentReference w:id="391"/>
        </w:r>
        <w:r w:rsidR="00242D3B" w:rsidDel="00D22B06">
          <w:rPr>
            <w:color w:val="000000"/>
          </w:rPr>
          <w:delText>)</w:delText>
        </w:r>
      </w:del>
      <w:del w:id="392" w:author="Sooyoung Kim" w:date="2021-06-28T16:41:00Z">
        <w:r w:rsidR="00242D3B" w:rsidDel="00B01256">
          <w:rPr>
            <w:color w:val="000000"/>
          </w:rPr>
          <w:delText>.</w:delText>
        </w:r>
      </w:del>
      <w:r w:rsidR="00242D3B" w:rsidDel="00242D3B">
        <w:rPr>
          <w:color w:val="000000"/>
        </w:rPr>
        <w:t xml:space="preserve"> </w:t>
      </w:r>
    </w:p>
    <w:p w14:paraId="5C1B03B3" w14:textId="1369DDA5" w:rsidR="00961C2C" w:rsidDel="003017DD" w:rsidRDefault="00961C2C" w:rsidP="00623095">
      <w:pPr>
        <w:jc w:val="both"/>
        <w:rPr>
          <w:del w:id="393" w:author="Yesim Tozan" w:date="2021-06-27T22:54:00Z"/>
          <w:color w:val="000000"/>
        </w:rPr>
      </w:pPr>
    </w:p>
    <w:p w14:paraId="77EAE09D" w14:textId="4E4619DA" w:rsidR="00C41725" w:rsidDel="00B01256" w:rsidRDefault="00C41725" w:rsidP="00623095">
      <w:pPr>
        <w:jc w:val="both"/>
        <w:rPr>
          <w:del w:id="394" w:author="Sooyoung Kim" w:date="2021-06-28T16:41:00Z"/>
          <w:color w:val="000000"/>
        </w:rPr>
      </w:pPr>
    </w:p>
    <w:p w14:paraId="5F68C0D5" w14:textId="44D398F0" w:rsidR="00961C2C" w:rsidRPr="00CC7EAF" w:rsidDel="00B01256" w:rsidRDefault="00961C2C" w:rsidP="00FC1842">
      <w:pPr>
        <w:jc w:val="center"/>
        <w:rPr>
          <w:del w:id="395" w:author="Sooyoung Kim" w:date="2021-06-28T16:41:00Z"/>
          <w:color w:val="000000"/>
        </w:rPr>
      </w:pPr>
      <w:del w:id="396" w:author="Sooyoung Kim" w:date="2021-06-28T16:41:00Z">
        <w:r w:rsidDel="00B01256">
          <w:rPr>
            <w:noProof/>
            <w:color w:val="000000"/>
          </w:rPr>
          <w:drawing>
            <wp:inline distT="0" distB="0" distL="0" distR="0" wp14:anchorId="6DAABA91" wp14:editId="4723AB98">
              <wp:extent cx="4166630" cy="2432304"/>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66630" cy="2432304"/>
                      </a:xfrm>
                      <a:prstGeom prst="rect">
                        <a:avLst/>
                      </a:prstGeom>
                    </pic:spPr>
                  </pic:pic>
                </a:graphicData>
              </a:graphic>
            </wp:inline>
          </w:drawing>
        </w:r>
      </w:del>
    </w:p>
    <w:p w14:paraId="54ED068F" w14:textId="55FB06EF" w:rsidR="00623095" w:rsidDel="00B01256" w:rsidRDefault="000C0B90" w:rsidP="00FC1842">
      <w:pPr>
        <w:pStyle w:val="cuerpo"/>
        <w:shd w:val="clear" w:color="auto" w:fill="FFFFFF"/>
        <w:spacing w:before="0" w:beforeAutospacing="0" w:after="0" w:afterAutospacing="0"/>
        <w:jc w:val="center"/>
        <w:rPr>
          <w:del w:id="397" w:author="Sooyoung Kim" w:date="2021-06-28T16:41:00Z"/>
          <w:rFonts w:ascii="Calibri" w:eastAsia="Calibri" w:hAnsi="Calibri" w:cs="Calibri"/>
        </w:rPr>
      </w:pPr>
      <w:commentRangeStart w:id="398"/>
      <w:commentRangeStart w:id="399"/>
      <w:del w:id="400" w:author="Sooyoung Kim" w:date="2021-06-28T16:41:00Z">
        <w:r w:rsidDel="00B01256">
          <w:rPr>
            <w:rFonts w:ascii="Calibri" w:eastAsia="Calibri" w:hAnsi="Calibri" w:cs="Calibri"/>
          </w:rPr>
          <w:delText xml:space="preserve">Figure </w:delText>
        </w:r>
        <w:r w:rsidR="00C41725" w:rsidDel="00B01256">
          <w:rPr>
            <w:rFonts w:ascii="Calibri" w:eastAsia="Calibri" w:hAnsi="Calibri" w:cs="Calibri"/>
          </w:rPr>
          <w:delText>14</w:delText>
        </w:r>
        <w:r w:rsidDel="00B01256">
          <w:rPr>
            <w:rFonts w:ascii="Calibri" w:eastAsia="Calibri" w:hAnsi="Calibri" w:cs="Calibri"/>
          </w:rPr>
          <w:delText xml:space="preserve">. Maternal mortality rate in Peru, 2010-2020 </w:delText>
        </w:r>
        <w:commentRangeEnd w:id="398"/>
        <w:r w:rsidDel="00B01256">
          <w:rPr>
            <w:rStyle w:val="CommentReference"/>
            <w:rFonts w:ascii="Calibri" w:eastAsia="Calibri" w:hAnsi="Calibri" w:cs="Calibri"/>
            <w:lang w:eastAsia="en-US"/>
          </w:rPr>
          <w:commentReference w:id="398"/>
        </w:r>
        <w:commentRangeEnd w:id="399"/>
        <w:r w:rsidR="006402E8" w:rsidDel="00B01256">
          <w:rPr>
            <w:rStyle w:val="CommentReference"/>
            <w:rFonts w:ascii="Calibri" w:eastAsia="Calibri" w:hAnsi="Calibri" w:cs="Calibri"/>
            <w:lang w:eastAsia="en-US"/>
          </w:rPr>
          <w:commentReference w:id="399"/>
        </w:r>
      </w:del>
      <w:del w:id="401" w:author="Sooyoung Kim" w:date="2021-06-28T16:21:00Z">
        <w:r w:rsidDel="00D22B06">
          <w:rPr>
            <w:rFonts w:ascii="Calibri" w:eastAsia="Calibri" w:hAnsi="Calibri" w:cs="Calibri"/>
          </w:rPr>
          <w:delText>(</w:delText>
        </w:r>
        <w:commentRangeStart w:id="402"/>
        <w:r w:rsidDel="00D22B06">
          <w:rPr>
            <w:rFonts w:ascii="Calibri" w:eastAsia="Calibri" w:hAnsi="Calibri" w:cs="Calibri"/>
          </w:rPr>
          <w:delText>X</w:delText>
        </w:r>
      </w:del>
      <w:commentRangeEnd w:id="402"/>
      <w:del w:id="403" w:author="Sooyoung Kim" w:date="2021-06-28T16:41:00Z">
        <w:r w:rsidDel="00B01256">
          <w:rPr>
            <w:rStyle w:val="CommentReference"/>
            <w:rFonts w:ascii="Calibri" w:eastAsia="Calibri" w:hAnsi="Calibri" w:cs="Calibri"/>
            <w:lang w:eastAsia="en-US"/>
          </w:rPr>
          <w:commentReference w:id="402"/>
        </w:r>
      </w:del>
      <w:del w:id="404" w:author="Sooyoung Kim" w:date="2021-06-28T16:21:00Z">
        <w:r w:rsidDel="00D22B06">
          <w:rPr>
            <w:rFonts w:ascii="Calibri" w:eastAsia="Calibri" w:hAnsi="Calibri" w:cs="Calibri"/>
          </w:rPr>
          <w:delText>)</w:delText>
        </w:r>
      </w:del>
      <w:del w:id="405" w:author="Sooyoung Kim" w:date="2021-06-28T16:41:00Z">
        <w:r w:rsidR="00D22B06" w:rsidDel="00B01256">
          <w:rPr>
            <w:rFonts w:ascii="Calibri" w:eastAsia="Calibri" w:hAnsi="Calibri" w:cs="Calibri"/>
          </w:rPr>
          <w:fldChar w:fldCharType="begin"/>
        </w:r>
        <w:r w:rsidR="00D22B06" w:rsidDel="00B01256">
          <w:rPr>
            <w:rFonts w:ascii="Calibri" w:eastAsia="Calibri" w:hAnsi="Calibri" w:cs="Calibri"/>
          </w:rPr>
          <w:delInstrText xml:space="preserve"> ADDIN EN.CITE &lt;EndNote&gt;&lt;Cite&gt;&lt;Author&gt;Camila Gianella&lt;/Author&gt;&lt;Year&gt;2021&lt;/Year&gt;&lt;RecNum&gt;147&lt;/RecNum&gt;&lt;DisplayText&gt;[90]&lt;/DisplayText&gt;&lt;record&gt;&lt;rec-number&gt;147&lt;/rec-number&gt;&lt;foreign-keys&gt;&lt;key app="EN" db-id="5afra2929aw9efewdwv5axsfdzda9zxetv5a" timestamp="1624909121"&gt;147&lt;/key&gt;&lt;/foreign-keys&gt;&lt;ref-type name="Journal Article"&gt;17&lt;/ref-type&gt;&lt;contributors&gt;&lt;authors&gt;&lt;author&gt;Camila Gianella, &lt;/author&gt;&lt;author&gt;Jorge Ruiz-Cabrejos, &lt;/author&gt;&lt;author&gt;Pamela Villacorta, &lt;/author&gt;&lt;author&gt;Andrea Castro, &lt;/author&gt;&lt;author&gt;Gabriel Carrasco-Escobar&lt;/author&gt;&lt;/authors&gt;&lt;/contributors&gt;&lt;titles&gt;&lt;title&gt;Reverting five years of progress: Impact of COVID-19 on maternal mortality in Peru&lt;/title&gt;&lt;secondary-title&gt;Chr. Michelsen Institue Brief&lt;/secondary-title&gt;&lt;short-title&gt;CMI Brief no. 2021:1&lt;/short-title&gt;&lt;/titles&gt;&lt;periodical&gt;&lt;full-title&gt;Chr. Michelsen Institue Brief&lt;/full-title&gt;&lt;/periodical&gt;&lt;pages&gt;4&lt;/pages&gt;&lt;volume&gt;Jan 2021&lt;/volume&gt;&lt;dates&gt;&lt;year&gt;2021&lt;/year&gt;&lt;pub-dates&gt;&lt;date&gt;January 2021&lt;/date&gt;&lt;/pub-dates&gt;&lt;/dates&gt;&lt;urls&gt;&lt;related-urls&gt;&lt;url&gt;https://www.cmi.no/publications/7445-reverting-five-years-of-progress-impact-of-covid-19-on-maternal-mortality-in-peru&lt;/url&gt;&lt;/related-urls&gt;&lt;/urls&gt;&lt;/record&gt;&lt;/Cite&gt;&lt;/EndNote&gt;</w:delInstrText>
        </w:r>
        <w:r w:rsidR="00D22B06" w:rsidDel="00B01256">
          <w:rPr>
            <w:rFonts w:ascii="Calibri" w:eastAsia="Calibri" w:hAnsi="Calibri" w:cs="Calibri"/>
          </w:rPr>
          <w:fldChar w:fldCharType="separate"/>
        </w:r>
        <w:r w:rsidR="00D22B06" w:rsidDel="00B01256">
          <w:rPr>
            <w:rFonts w:ascii="Calibri" w:eastAsia="Calibri" w:hAnsi="Calibri" w:cs="Calibri"/>
            <w:noProof/>
          </w:rPr>
          <w:delText>[90]</w:delText>
        </w:r>
        <w:r w:rsidR="00D22B06" w:rsidDel="00B01256">
          <w:rPr>
            <w:rFonts w:ascii="Calibri" w:eastAsia="Calibri" w:hAnsi="Calibri" w:cs="Calibri"/>
          </w:rPr>
          <w:fldChar w:fldCharType="end"/>
        </w:r>
        <w:r w:rsidDel="00B01256">
          <w:rPr>
            <w:rFonts w:ascii="Calibri" w:eastAsia="Calibri" w:hAnsi="Calibri" w:cs="Calibri"/>
          </w:rPr>
          <w:delText xml:space="preserve">  </w:delText>
        </w:r>
        <w:r w:rsidR="00961C2C" w:rsidDel="00B01256">
          <w:rPr>
            <w:rFonts w:ascii="Calibri" w:eastAsia="Calibri" w:hAnsi="Calibri" w:cs="Calibri"/>
          </w:rPr>
          <w:delText xml:space="preserve"> </w:delText>
        </w:r>
      </w:del>
    </w:p>
    <w:p w14:paraId="08B7CE71" w14:textId="77777777" w:rsidR="00C41725" w:rsidRDefault="00C41725" w:rsidP="00623095">
      <w:pPr>
        <w:pStyle w:val="cuerpo"/>
        <w:shd w:val="clear" w:color="auto" w:fill="FFFFFF"/>
        <w:spacing w:before="0" w:beforeAutospacing="0" w:after="0" w:afterAutospacing="0"/>
        <w:jc w:val="both"/>
        <w:rPr>
          <w:rFonts w:ascii="Calibri" w:eastAsia="Calibri" w:hAnsi="Calibri" w:cs="Calibri"/>
        </w:rPr>
      </w:pPr>
    </w:p>
    <w:p w14:paraId="2421914A" w14:textId="459A564C" w:rsidR="00623095" w:rsidRDefault="00623095" w:rsidP="00623095">
      <w:pPr>
        <w:jc w:val="both"/>
        <w:rPr>
          <w:color w:val="000000"/>
        </w:rPr>
      </w:pPr>
      <w:r>
        <w:t>Investment in the public health sector was reinforced</w:t>
      </w:r>
      <w:r w:rsidRPr="00CC7EAF">
        <w:t xml:space="preserve">, with an emergency budget approved for COVID-19 activities, such as surveillance, testing and tracing, purchase of ICU beds, and personal protective equipment, among others. </w:t>
      </w:r>
      <w:r>
        <w:t>H</w:t>
      </w:r>
      <w:r w:rsidRPr="00CC7EAF">
        <w:t xml:space="preserve">ealthcare workers involved in the COVID-19 response received monetary incentives. </w:t>
      </w:r>
      <w:r>
        <w:t>The government</w:t>
      </w:r>
      <w:r w:rsidRPr="00CC7EAF">
        <w:t xml:space="preserve"> also instituted mandatory reporting of COVID-19 cases</w:t>
      </w:r>
      <w:del w:id="406" w:author="Sooyoung Kim" w:date="2021-06-28T16:57:00Z">
        <w:r w:rsidRPr="00CC7EAF" w:rsidDel="00B01256">
          <w:delText>.</w:delText>
        </w:r>
      </w:del>
      <w:ins w:id="407" w:author="Sooyoung Kim" w:date="2021-06-28T16:24:00Z">
        <w:r w:rsidR="00B47691" w:rsidDel="00B47691">
          <w:t xml:space="preserve"> </w:t>
        </w:r>
      </w:ins>
      <w:r w:rsidR="00B47691">
        <w:fldChar w:fldCharType="begin"/>
      </w:r>
      <w:r w:rsidR="00B47691">
        <w:instrText xml:space="preserve"> ADDIN EN.CITE &lt;EndNote&gt;&lt;Cite&gt;&lt;Author&gt;Ministerio de Salud&lt;/Author&gt;&lt;Year&gt;2021&lt;/Year&gt;&lt;RecNum&gt;165&lt;/RecNum&gt;&lt;DisplayText&gt;[108]&lt;/DisplayText&gt;&lt;record&gt;&lt;rec-number&gt;165&lt;/rec-number&gt;&lt;foreign-keys&gt;&lt;key app="EN" db-id="5afra2929aw9efewdwv5axsfdzda9zxetv5a" timestamp="1624911789"&gt;165&lt;/key&gt;&lt;/foreign-keys&gt;&lt;ref-type name="Press Release"&gt;63&lt;/ref-type&gt;&lt;contributors&gt;&lt;authors&gt;&lt;author&gt;Ministerio de Salud,&lt;/author&gt;&lt;/authors&gt;&lt;/contributors&gt;&lt;titles&gt;&lt;title&gt;Coronavirus: medidas para enfrentar la pandemia según nivel de alerta y región&lt;/title&gt;&lt;/titles&gt;&lt;dates&gt;&lt;year&gt;2021&lt;/year&gt;&lt;pub-dates&gt;&lt;date&gt;20 Jun 2021&lt;/date&gt;&lt;/pub-dates&gt;&lt;/dates&gt;&lt;urls&gt;&lt;related-urls&gt;&lt;url&gt;https://www.gob.pe/12365&lt;/url&gt;&lt;/related-urls&gt;&lt;/urls&gt;&lt;/record&gt;&lt;/Cite&gt;&lt;/EndNote&gt;</w:instrText>
      </w:r>
      <w:r w:rsidR="00B47691">
        <w:fldChar w:fldCharType="separate"/>
      </w:r>
      <w:r w:rsidR="00B47691">
        <w:rPr>
          <w:noProof/>
        </w:rPr>
        <w:t>[108]</w:t>
      </w:r>
      <w:r w:rsidR="00B47691">
        <w:fldChar w:fldCharType="end"/>
      </w:r>
      <w:ins w:id="408" w:author="Sooyoung Kim" w:date="2021-06-28T16:57:00Z">
        <w:r w:rsidR="00B01256">
          <w:t>.</w:t>
        </w:r>
      </w:ins>
      <w:commentRangeStart w:id="409"/>
      <w:del w:id="410" w:author="Sooyoung Kim" w:date="2021-06-28T16:24:00Z">
        <w:r w:rsidDel="00B47691">
          <w:delText>[ref]</w:delText>
        </w:r>
      </w:del>
      <w:commentRangeEnd w:id="409"/>
      <w:r>
        <w:rPr>
          <w:rStyle w:val="CommentReference"/>
        </w:rPr>
        <w:commentReference w:id="409"/>
      </w:r>
      <w:r w:rsidRPr="00CC7EAF">
        <w:t xml:space="preserve"> On April 16, 202</w:t>
      </w:r>
      <w:r>
        <w:t>1</w:t>
      </w:r>
      <w:r w:rsidRPr="00CC7EAF">
        <w:t>, the government launched the national COVID-19 vaccination plan, initially for people over 80 years old, which has been progressively extending to younger people and people at high risk for severe COVID-19 throughout the country</w:t>
      </w:r>
      <w:del w:id="411" w:author="Sooyoung Kim" w:date="2021-06-28T16:57:00Z">
        <w:r w:rsidDel="00B01256">
          <w:delText>.</w:delText>
        </w:r>
      </w:del>
      <w:ins w:id="412" w:author="Sooyoung Kim" w:date="2021-06-28T16:25:00Z">
        <w:r w:rsidR="00B47691">
          <w:t xml:space="preserve"> </w:t>
        </w:r>
      </w:ins>
      <w:r w:rsidR="00B47691">
        <w:fldChar w:fldCharType="begin"/>
      </w:r>
      <w:r w:rsidR="00B47691">
        <w:instrText xml:space="preserve"> ADDIN EN.CITE &lt;EndNote&gt;&lt;Cite&gt;&lt;Author&gt;Minesterio de Salud&lt;/Author&gt;&lt;Year&gt;2021&lt;/Year&gt;&lt;RecNum&gt;166&lt;/RecNum&gt;&lt;DisplayText&gt;[109]&lt;/DisplayText&gt;&lt;record&gt;&lt;rec-number&gt;166&lt;/rec-number&gt;&lt;foreign-keys&gt;&lt;key app="EN" db-id="5afra2929aw9efewdwv5axsfdzda9zxetv5a" timestamp="1624911950"&gt;166&lt;/key&gt;&lt;/foreign-keys&gt;&lt;ref-type name="Press Release"&gt;63&lt;/ref-type&gt;&lt;contributors&gt;&lt;authors&gt;&lt;author&gt;Minesterio de Salud,&lt;/author&gt;&lt;/authors&gt;&lt;/contributors&gt;&lt;titles&gt;&lt;title&gt;Nueva estrategia de vacunación contra la COVID-19 con enfoque territorial&lt;/title&gt;&lt;/titles&gt;&lt;dates&gt;&lt;year&gt;2021&lt;/year&gt;&lt;pub-dates&gt;&lt;date&gt;13 Apr 2021&lt;/date&gt;&lt;/pub-dates&gt;&lt;/dates&gt;&lt;urls&gt;&lt;related-urls&gt;&lt;url&gt;https://www.gob.pe/11796&lt;/url&gt;&lt;/related-urls&gt;&lt;/urls&gt;&lt;/record&gt;&lt;/Cite&gt;&lt;/EndNote&gt;</w:instrText>
      </w:r>
      <w:r w:rsidR="00B47691">
        <w:fldChar w:fldCharType="separate"/>
      </w:r>
      <w:r w:rsidR="00B47691">
        <w:rPr>
          <w:noProof/>
        </w:rPr>
        <w:t>[109]</w:t>
      </w:r>
      <w:r w:rsidR="00B47691">
        <w:fldChar w:fldCharType="end"/>
      </w:r>
      <w:ins w:id="413" w:author="Sooyoung Kim" w:date="2021-06-28T16:57:00Z">
        <w:r w:rsidR="00B01256">
          <w:t>.</w:t>
        </w:r>
      </w:ins>
      <w:del w:id="414" w:author="Sooyoung Kim" w:date="2021-06-28T16:26:00Z">
        <w:r w:rsidDel="00B47691">
          <w:delText>[</w:delText>
        </w:r>
        <w:commentRangeStart w:id="415"/>
        <w:r w:rsidDel="00B47691">
          <w:delText>ref</w:delText>
        </w:r>
        <w:commentRangeEnd w:id="415"/>
        <w:r w:rsidDel="00B47691">
          <w:rPr>
            <w:rStyle w:val="CommentReference"/>
          </w:rPr>
          <w:commentReference w:id="415"/>
        </w:r>
        <w:r w:rsidDel="00B47691">
          <w:delText>]</w:delText>
        </w:r>
      </w:del>
      <w:ins w:id="416" w:author="Sooyoung Kim" w:date="2021-06-28T16:26:00Z">
        <w:r w:rsidR="00B47691">
          <w:t xml:space="preserve"> </w:t>
        </w:r>
      </w:ins>
      <w:r>
        <w:t xml:space="preserve"> </w:t>
      </w:r>
      <w:r w:rsidRPr="00CC7EAF">
        <w:t>As of June 14, 2021, over 5 million people received at least one dose of the vaccine</w:t>
      </w:r>
      <w:del w:id="417" w:author="Sooyoung Kim" w:date="2021-06-28T16:57:00Z">
        <w:r w:rsidDel="00B01256">
          <w:delText>.</w:delText>
        </w:r>
      </w:del>
      <w:ins w:id="418" w:author="Sooyoung Kim" w:date="2021-06-28T16:30:00Z">
        <w:r w:rsidR="00B47691">
          <w:t xml:space="preserve"> </w:t>
        </w:r>
      </w:ins>
      <w:r w:rsidR="00B47691">
        <w:fldChar w:fldCharType="begin"/>
      </w:r>
      <w:r w:rsidR="00E23BD2">
        <w:instrText xml:space="preserve"> ADDIN EN.CITE &lt;EndNote&gt;&lt;Cite&gt;&lt;Author&gt;Minesterio de Salud&lt;/Author&gt;&lt;Year&gt;2021&lt;/Year&gt;&lt;RecNum&gt;167&lt;/RecNum&gt;&lt;DisplayText&gt;[110]&lt;/DisplayText&gt;&lt;record&gt;&lt;rec-number&gt;167&lt;/rec-number&gt;&lt;foreign-keys&gt;&lt;key app="EN" db-id="5afra2929aw9efewdwv5axsfdzda9zxetv5a" timestamp="1624912202"&gt;167&lt;/key&gt;&lt;/foreign-keys&gt;&lt;ref-type name="Journal Article"&gt;17&lt;/ref-type&gt;&lt;contributors&gt;&lt;authors&gt;&lt;author&gt;Minesterio de Salud,&lt;/author&gt;&lt;/authors&gt;&lt;/contributors&gt;&lt;titles&gt;&lt;title&gt;Campaña Nacional de Vacunación contra la COVID-19&lt;/title&gt;&lt;/titles&gt;&lt;dates&gt;&lt;year&gt;2021&lt;/year&gt;&lt;pub-dates&gt;&lt;date&gt;13 Apr 2021&lt;/date&gt;&lt;/pub-dates&gt;&lt;/dates&gt;&lt;urls&gt;&lt;related-urls&gt;&lt;url&gt;https://www.gob.pe/institucion/pcm/campa%C3%B1as/3451-campana-nacional-de-vacunacion-contra-la-covid-19&lt;/url&gt;&lt;/related-urls&gt;&lt;/urls&gt;&lt;/record&gt;&lt;/Cite&gt;&lt;/EndNote&gt;</w:instrText>
      </w:r>
      <w:r w:rsidR="00B47691">
        <w:fldChar w:fldCharType="separate"/>
      </w:r>
      <w:r w:rsidR="00E23BD2">
        <w:rPr>
          <w:noProof/>
        </w:rPr>
        <w:t>[110]</w:t>
      </w:r>
      <w:r w:rsidR="00B47691">
        <w:fldChar w:fldCharType="end"/>
      </w:r>
      <w:ins w:id="419" w:author="Sooyoung Kim" w:date="2021-06-28T16:57:00Z">
        <w:r w:rsidR="00B01256">
          <w:t>.</w:t>
        </w:r>
      </w:ins>
      <w:commentRangeStart w:id="420"/>
      <w:del w:id="421" w:author="Sooyoung Kim" w:date="2021-06-28T16:30:00Z">
        <w:r w:rsidDel="00E23BD2">
          <w:delText>[ref]</w:delText>
        </w:r>
      </w:del>
      <w:commentRangeEnd w:id="420"/>
      <w:r>
        <w:rPr>
          <w:rStyle w:val="CommentReference"/>
        </w:rPr>
        <w:commentReference w:id="420"/>
      </w:r>
      <w:r>
        <w:t xml:space="preserve"> In order to counter the limited access to necessary care during the pandemic, the </w:t>
      </w:r>
      <w:r w:rsidRPr="00CC7EAF">
        <w:rPr>
          <w:color w:val="000000"/>
        </w:rPr>
        <w:t xml:space="preserve">government passed an emergency measure to allow more people to </w:t>
      </w:r>
      <w:r>
        <w:rPr>
          <w:color w:val="000000"/>
        </w:rPr>
        <w:t xml:space="preserve">be </w:t>
      </w:r>
      <w:r w:rsidRPr="00CC7EAF">
        <w:rPr>
          <w:color w:val="000000"/>
        </w:rPr>
        <w:t>affiliate</w:t>
      </w:r>
      <w:r>
        <w:rPr>
          <w:color w:val="000000"/>
        </w:rPr>
        <w:t>d</w:t>
      </w:r>
      <w:r w:rsidRPr="00CC7EAF">
        <w:rPr>
          <w:color w:val="000000"/>
        </w:rPr>
        <w:t xml:space="preserve"> </w:t>
      </w:r>
      <w:r>
        <w:rPr>
          <w:color w:val="000000"/>
        </w:rPr>
        <w:t>with</w:t>
      </w:r>
      <w:r w:rsidRPr="00CC7EAF">
        <w:rPr>
          <w:color w:val="000000"/>
        </w:rPr>
        <w:t xml:space="preserve"> SIS, “SIS para </w:t>
      </w:r>
      <w:proofErr w:type="spellStart"/>
      <w:r w:rsidRPr="00CC7EAF">
        <w:rPr>
          <w:color w:val="000000"/>
        </w:rPr>
        <w:t>todos</w:t>
      </w:r>
      <w:proofErr w:type="spellEnd"/>
      <w:r w:rsidRPr="00CC7EAF">
        <w:rPr>
          <w:color w:val="000000"/>
        </w:rPr>
        <w:t>” (SIS for all). Th</w:t>
      </w:r>
      <w:r>
        <w:rPr>
          <w:color w:val="000000"/>
        </w:rPr>
        <w:t>is</w:t>
      </w:r>
      <w:r w:rsidRPr="00CC7EAF">
        <w:rPr>
          <w:color w:val="000000"/>
        </w:rPr>
        <w:t xml:space="preserve"> permitted having </w:t>
      </w:r>
      <w:r>
        <w:rPr>
          <w:color w:val="000000"/>
        </w:rPr>
        <w:t xml:space="preserve">more than one </w:t>
      </w:r>
      <w:r w:rsidRPr="00CC7EAF">
        <w:rPr>
          <w:color w:val="000000"/>
        </w:rPr>
        <w:t>type of insurer, expanded the types of services covered, including for treatment for COVID-19, and allowed flexibility in which establishments to visit</w:t>
      </w:r>
      <w:del w:id="422" w:author="Sooyoung Kim" w:date="2021-06-28T16:57:00Z">
        <w:r w:rsidRPr="00CC7EAF" w:rsidDel="00B01256">
          <w:rPr>
            <w:color w:val="000000"/>
          </w:rPr>
          <w:delText>.</w:delText>
        </w:r>
      </w:del>
      <w:ins w:id="423" w:author="Sooyoung Kim" w:date="2021-06-28T16:44:00Z">
        <w:r w:rsidR="00B01256">
          <w:rPr>
            <w:color w:val="000000"/>
          </w:rPr>
          <w:t xml:space="preserve"> </w:t>
        </w:r>
      </w:ins>
      <w:r w:rsidR="00B01256">
        <w:rPr>
          <w:color w:val="000000"/>
        </w:rPr>
        <w:fldChar w:fldCharType="begin"/>
      </w:r>
      <w:r w:rsidR="00B01256">
        <w:rPr>
          <w:color w:val="000000"/>
        </w:rPr>
        <w:instrText xml:space="preserve"> ADDIN EN.CITE &lt;EndNote&gt;&lt;Cite&gt;&lt;Author&gt;Gobierno de Peru&lt;/Author&gt;&lt;Year&gt;2020&lt;/Year&gt;&lt;RecNum&gt;168&lt;/RecNum&gt;&lt;DisplayText&gt;[111]&lt;/DisplayText&gt;&lt;record&gt;&lt;rec-number&gt;168&lt;/rec-number&gt;&lt;foreign-keys&gt;&lt;key app="EN" db-id="5afra2929aw9efewdwv5axsfdzda9zxetv5a" timestamp="1624913089"&gt;168&lt;/key&gt;&lt;/foreign-keys&gt;&lt;ref-type name="Legal Rule or Regulation"&gt;50&lt;/ref-type&gt;&lt;contributors&gt;&lt;authors&gt;&lt;author&gt;Gobierno de Peru,&lt;/author&gt;&lt;/authors&gt;&lt;/contributors&gt;&lt;titles&gt;&lt;title&gt;Aprueban la Directiva Administrativa que regula la cobertura prestacional del plan de seguro SIS PARA TODOS y SIS MYPES de la IAFAS Seguro Integral de Salud&lt;/title&gt;&lt;/titles&gt;&lt;volume&gt;146-2020/SIS&lt;/volume&gt;&lt;dates&gt;&lt;year&gt;2020&lt;/year&gt;&lt;/dates&gt;&lt;pub-location&gt;Lima&lt;/pub-location&gt;&lt;urls&gt;&lt;related-urls&gt;&lt;url&gt;https://busquedas.elperuano.pe/normaslegales/aprueban-la-directiva-administrativa-que-regula-la-cobertura-resolucion-jefatural-no-146-2020sis-1903230-1/&lt;/url&gt;&lt;/related-urls&gt;&lt;/urls&gt;&lt;/record&gt;&lt;/Cite&gt;&lt;/EndNote&gt;</w:instrText>
      </w:r>
      <w:r w:rsidR="00B01256">
        <w:rPr>
          <w:color w:val="000000"/>
        </w:rPr>
        <w:fldChar w:fldCharType="separate"/>
      </w:r>
      <w:r w:rsidR="00B01256">
        <w:rPr>
          <w:noProof/>
          <w:color w:val="000000"/>
        </w:rPr>
        <w:t>[111]</w:t>
      </w:r>
      <w:r w:rsidR="00B01256">
        <w:rPr>
          <w:color w:val="000000"/>
        </w:rPr>
        <w:fldChar w:fldCharType="end"/>
      </w:r>
      <w:ins w:id="424" w:author="Sooyoung Kim" w:date="2021-06-28T16:57:00Z">
        <w:r w:rsidR="00B01256">
          <w:rPr>
            <w:color w:val="000000"/>
          </w:rPr>
          <w:t>.</w:t>
        </w:r>
      </w:ins>
      <w:ins w:id="425" w:author="Sooyoung Kim" w:date="2021-06-28T16:45:00Z">
        <w:r w:rsidR="00B01256" w:rsidDel="00B01256">
          <w:rPr>
            <w:color w:val="000000"/>
          </w:rPr>
          <w:t xml:space="preserve"> </w:t>
        </w:r>
      </w:ins>
      <w:del w:id="426" w:author="Sooyoung Kim" w:date="2021-06-28T16:45:00Z">
        <w:r w:rsidDel="00B01256">
          <w:rPr>
            <w:color w:val="000000"/>
          </w:rPr>
          <w:delText>[</w:delText>
        </w:r>
        <w:commentRangeStart w:id="427"/>
        <w:r w:rsidDel="00B01256">
          <w:rPr>
            <w:color w:val="000000"/>
          </w:rPr>
          <w:delText>ref]</w:delText>
        </w:r>
      </w:del>
      <w:commentRangeEnd w:id="427"/>
      <w:r>
        <w:rPr>
          <w:rStyle w:val="CommentReference"/>
        </w:rPr>
        <w:commentReference w:id="427"/>
      </w:r>
      <w:del w:id="428" w:author="Sooyoung Kim" w:date="2021-06-28T16:45:00Z">
        <w:r w:rsidDel="00B01256">
          <w:rPr>
            <w:color w:val="000000"/>
          </w:rPr>
          <w:delText xml:space="preserve"> </w:delText>
        </w:r>
      </w:del>
      <w:r w:rsidRPr="00CC7EAF">
        <w:rPr>
          <w:color w:val="000000"/>
        </w:rPr>
        <w:t xml:space="preserve">As a result, </w:t>
      </w:r>
      <w:r>
        <w:rPr>
          <w:color w:val="000000"/>
        </w:rPr>
        <w:t xml:space="preserve">the </w:t>
      </w:r>
      <w:r w:rsidRPr="00CC7EAF">
        <w:rPr>
          <w:color w:val="000000"/>
        </w:rPr>
        <w:t>official statistics as of October 2020 showed that 95.2</w:t>
      </w:r>
      <w:del w:id="429" w:author="Sooyoung Kim" w:date="2021-06-28T14:36:00Z">
        <w:r w:rsidRPr="00CC7EAF" w:rsidDel="00DE65E1">
          <w:rPr>
            <w:color w:val="000000"/>
          </w:rPr>
          <w:delText>%</w:delText>
        </w:r>
      </w:del>
      <w:ins w:id="430" w:author="Sooyoung Kim" w:date="2021-06-28T14:36:00Z">
        <w:r w:rsidR="00DE65E1">
          <w:rPr>
            <w:color w:val="000000"/>
          </w:rPr>
          <w:t xml:space="preserve"> per cent</w:t>
        </w:r>
      </w:ins>
      <w:r w:rsidRPr="00CC7EAF">
        <w:rPr>
          <w:color w:val="000000"/>
        </w:rPr>
        <w:t xml:space="preserve"> of the population was insured, reducing the uninsured to 5</w:t>
      </w:r>
      <w:del w:id="431" w:author="Sooyoung Kim" w:date="2021-06-28T14:36:00Z">
        <w:r w:rsidRPr="00CC7EAF" w:rsidDel="00DE65E1">
          <w:rPr>
            <w:color w:val="000000"/>
          </w:rPr>
          <w:delText>%</w:delText>
        </w:r>
      </w:del>
      <w:ins w:id="432" w:author="Sooyoung Kim" w:date="2021-06-28T14:36:00Z">
        <w:r w:rsidR="00DE65E1">
          <w:rPr>
            <w:color w:val="000000"/>
          </w:rPr>
          <w:t xml:space="preserve"> per cent</w:t>
        </w:r>
      </w:ins>
      <w:r w:rsidRPr="00CC7EAF">
        <w:rPr>
          <w:color w:val="000000"/>
        </w:rPr>
        <w:t xml:space="preserve"> of the population</w:t>
      </w:r>
      <w:del w:id="433" w:author="Sooyoung Kim" w:date="2021-06-28T16:57:00Z">
        <w:r w:rsidDel="00B01256">
          <w:rPr>
            <w:color w:val="000000"/>
          </w:rPr>
          <w:delText>.</w:delText>
        </w:r>
      </w:del>
      <w:r>
        <w:rPr>
          <w:color w:val="000000"/>
        </w:rPr>
        <w:t xml:space="preserve"> </w:t>
      </w:r>
      <w:r w:rsidR="00B01256">
        <w:rPr>
          <w:color w:val="000000"/>
        </w:rPr>
        <w:fldChar w:fldCharType="begin"/>
      </w:r>
      <w:r w:rsidR="00B01256">
        <w:rPr>
          <w:color w:val="000000"/>
        </w:rPr>
        <w:instrText xml:space="preserve"> ADDIN EN.CITE &lt;EndNote&gt;&lt;Cite&gt;&lt;Author&gt;Saal&lt;/Author&gt;&lt;Year&gt;2020&lt;/Year&gt;&lt;RecNum&gt;169&lt;/RecNum&gt;&lt;DisplayText&gt;[112]&lt;/DisplayText&gt;&lt;record&gt;&lt;rec-number&gt;169&lt;/rec-number&gt;&lt;foreign-keys&gt;&lt;key app="EN" db-id="5afra2929aw9efewdwv5axsfdzda9zxetv5a" timestamp="1624913340"&gt;169&lt;/key&gt;&lt;/foreign-keys&gt;&lt;ref-type name="Report"&gt;27&lt;/ref-type&gt;&lt;contributors&gt;&lt;authors&gt;&lt;author&gt;Carlos Manuel Acosta Saal&lt;/author&gt;&lt;author&gt;Walter Efrain Borja Rojas&lt;/author&gt;&lt;author&gt;José Hamblett Villegas Ortega&lt;/author&gt;&lt;/authors&gt;&lt;/contributors&gt;&lt;titles&gt;&lt;title&gt;INFORME TÉCNICO ANÁLISIS E IDENTIFICACIÓN DE LAS PERSONAS NO ASEGURADAS EN SALUD A NIVEL NACIONAL&lt;/title&gt;&lt;/titles&gt;&lt;dates&gt;&lt;year&gt;2020&lt;/year&gt;&lt;pub-dates&gt;&lt;date&gt;December 2020&lt;/date&gt;&lt;/pub-dates&gt;&lt;/dates&gt;&lt;pub-location&gt;Lima&lt;/pub-location&gt;&lt;publisher&gt;Superintendencia Nacional de Salud&lt;/publisher&gt;&lt;urls&gt;&lt;related-urls&gt;&lt;url&gt;https://cdn.www.gob.pe/uploads/document/file/1494073/Informe%20t%C3%A9cnico%20de%20an%C3%A1lisis%20e%20identificaci%C3%B3n%20de%20las%20personas%20no%20aseguradas%20en%20salud%20a%20nivel%20nacional%2023%20de%20diciembre..pdf&lt;/url&gt;&lt;/related-urls&gt;&lt;/urls&gt;&lt;/record&gt;&lt;/Cite&gt;&lt;/EndNote&gt;</w:instrText>
      </w:r>
      <w:r w:rsidR="00B01256">
        <w:rPr>
          <w:color w:val="000000"/>
        </w:rPr>
        <w:fldChar w:fldCharType="separate"/>
      </w:r>
      <w:r w:rsidR="00B01256">
        <w:rPr>
          <w:noProof/>
          <w:color w:val="000000"/>
        </w:rPr>
        <w:t>[112]</w:t>
      </w:r>
      <w:r w:rsidR="00B01256">
        <w:rPr>
          <w:color w:val="000000"/>
        </w:rPr>
        <w:fldChar w:fldCharType="end"/>
      </w:r>
      <w:del w:id="434" w:author="Sooyoung Kim" w:date="2021-06-28T16:49:00Z">
        <w:r w:rsidDel="00B01256">
          <w:rPr>
            <w:color w:val="000000"/>
          </w:rPr>
          <w:delText>[</w:delText>
        </w:r>
        <w:commentRangeStart w:id="435"/>
        <w:r w:rsidDel="00B01256">
          <w:rPr>
            <w:color w:val="000000"/>
          </w:rPr>
          <w:delText>ref</w:delText>
        </w:r>
        <w:commentRangeEnd w:id="435"/>
        <w:r w:rsidDel="00B01256">
          <w:rPr>
            <w:rStyle w:val="CommentReference"/>
          </w:rPr>
          <w:commentReference w:id="435"/>
        </w:r>
        <w:r w:rsidDel="00B01256">
          <w:rPr>
            <w:color w:val="000000"/>
          </w:rPr>
          <w:delText>]</w:delText>
        </w:r>
      </w:del>
      <w:ins w:id="436" w:author="Sooyoung Kim" w:date="2021-06-28T16:57:00Z">
        <w:r w:rsidR="00B01256">
          <w:rPr>
            <w:color w:val="000000"/>
          </w:rPr>
          <w:t>.</w:t>
        </w:r>
      </w:ins>
    </w:p>
    <w:p w14:paraId="36CF8898" w14:textId="77777777" w:rsidR="00623095" w:rsidRDefault="00623095" w:rsidP="00623095"/>
    <w:p w14:paraId="52B7F859" w14:textId="0E04E017" w:rsidR="00623095" w:rsidRDefault="00623095" w:rsidP="00623095">
      <w:pPr>
        <w:jc w:val="both"/>
        <w:rPr>
          <w:color w:val="000000"/>
        </w:rPr>
      </w:pPr>
      <w:r>
        <w:t xml:space="preserve">Aside from the public health measures, including the social distancing, lockdowns, and border closures, </w:t>
      </w:r>
      <w:r w:rsidRPr="00CC7EAF">
        <w:rPr>
          <w:color w:val="000000"/>
        </w:rPr>
        <w:t>the government has issued around 100 decrees</w:t>
      </w:r>
      <w:r>
        <w:rPr>
          <w:color w:val="000000"/>
        </w:rPr>
        <w:t xml:space="preserve"> </w:t>
      </w:r>
      <w:r w:rsidRPr="00CC7EAF">
        <w:rPr>
          <w:color w:val="000000"/>
        </w:rPr>
        <w:t>related to the economy and labor, education, transportation, rights, and health to prevent and curtail the adverse effects of the pandemic</w:t>
      </w:r>
      <w:del w:id="437" w:author="Sooyoung Kim" w:date="2021-06-28T16:57:00Z">
        <w:r w:rsidRPr="00CC7EAF" w:rsidDel="00B01256">
          <w:rPr>
            <w:color w:val="000000"/>
          </w:rPr>
          <w:delText>.</w:delText>
        </w:r>
      </w:del>
      <w:r w:rsidRPr="00CC7EAF">
        <w:rPr>
          <w:color w:val="000000"/>
        </w:rPr>
        <w:t xml:space="preserve"> </w:t>
      </w:r>
      <w:r w:rsidR="00B01256">
        <w:rPr>
          <w:color w:val="000000"/>
        </w:rPr>
        <w:fldChar w:fldCharType="begin"/>
      </w:r>
      <w:r w:rsidR="00B01256">
        <w:rPr>
          <w:color w:val="000000"/>
        </w:rPr>
        <w:instrText xml:space="preserve"> ADDIN EN.CITE &lt;EndNote&gt;&lt;Cite&gt;&lt;Author&gt;Presidencia del Consejo de Ministros&lt;/Author&gt;&lt;RecNum&gt;170&lt;/RecNum&gt;&lt;DisplayText&gt;[113]&lt;/DisplayText&gt;&lt;record&gt;&lt;rec-number&gt;170&lt;/rec-number&gt;&lt;foreign-keys&gt;&lt;key app="EN" db-id="5afra2929aw9efewdwv5axsfdzda9zxetv5a" timestamp="1624913431"&gt;170&lt;/key&gt;&lt;/foreign-keys&gt;&lt;ref-type name="Legal Rule or Regulation"&gt;50&lt;/ref-type&gt;&lt;contributors&gt;&lt;authors&gt;&lt;author&gt;Presidencia del Consejo de Ministros,&lt;/author&gt;&lt;/authors&gt;&lt;/contributors&gt;&lt;titles&gt;&lt;title&gt;Normativa sobre Estado de Emergencia por Coronavirus&lt;/title&gt;&lt;/titles&gt;&lt;dates&gt;&lt;/dates&gt;&lt;urls&gt;&lt;related-urls&gt;&lt;url&gt;https://www.gob.pe/institucion/pcm/colecciones/787-normativa-sobre-estado-de-emergencia-por-coronavirus&lt;/url&gt;&lt;/related-urls&gt;&lt;/urls&gt;&lt;/record&gt;&lt;/Cite&gt;&lt;/EndNote&gt;</w:instrText>
      </w:r>
      <w:r w:rsidR="00B01256">
        <w:rPr>
          <w:color w:val="000000"/>
        </w:rPr>
        <w:fldChar w:fldCharType="separate"/>
      </w:r>
      <w:r w:rsidR="00B01256">
        <w:rPr>
          <w:noProof/>
          <w:color w:val="000000"/>
        </w:rPr>
        <w:t>[113]</w:t>
      </w:r>
      <w:r w:rsidR="00B01256">
        <w:rPr>
          <w:color w:val="000000"/>
        </w:rPr>
        <w:fldChar w:fldCharType="end"/>
      </w:r>
      <w:ins w:id="438" w:author="Sooyoung Kim" w:date="2021-06-28T16:57:00Z">
        <w:r w:rsidR="00B01256">
          <w:rPr>
            <w:color w:val="000000"/>
          </w:rPr>
          <w:t>.</w:t>
        </w:r>
      </w:ins>
      <w:del w:id="439" w:author="Sooyoung Kim" w:date="2021-06-28T16:51:00Z">
        <w:r w:rsidDel="00B01256">
          <w:rPr>
            <w:color w:val="000000"/>
          </w:rPr>
          <w:delText>[</w:delText>
        </w:r>
        <w:commentRangeStart w:id="440"/>
        <w:r w:rsidDel="00B01256">
          <w:rPr>
            <w:color w:val="000000"/>
          </w:rPr>
          <w:delText>ref</w:delText>
        </w:r>
        <w:commentRangeEnd w:id="440"/>
        <w:r w:rsidDel="00B01256">
          <w:rPr>
            <w:rStyle w:val="CommentReference"/>
          </w:rPr>
          <w:commentReference w:id="440"/>
        </w:r>
        <w:r w:rsidDel="00B01256">
          <w:rPr>
            <w:color w:val="000000"/>
          </w:rPr>
          <w:delText>]</w:delText>
        </w:r>
      </w:del>
      <w:r w:rsidRPr="00CC7EAF">
        <w:rPr>
          <w:color w:val="000000"/>
        </w:rPr>
        <w:t xml:space="preserve"> An early analysis of the impact of the COVID-19 pandemic in Peru suggested that close to 30</w:t>
      </w:r>
      <w:del w:id="441" w:author="Sooyoung Kim" w:date="2021-06-28T14:36:00Z">
        <w:r w:rsidRPr="00CC7EAF" w:rsidDel="00DE65E1">
          <w:rPr>
            <w:color w:val="000000"/>
          </w:rPr>
          <w:delText>%</w:delText>
        </w:r>
      </w:del>
      <w:ins w:id="442" w:author="Sooyoung Kim" w:date="2021-06-28T14:36:00Z">
        <w:r w:rsidR="00DE65E1">
          <w:rPr>
            <w:color w:val="000000"/>
          </w:rPr>
          <w:t xml:space="preserve"> per cent</w:t>
        </w:r>
      </w:ins>
      <w:r w:rsidRPr="00CC7EAF">
        <w:rPr>
          <w:color w:val="000000"/>
        </w:rPr>
        <w:t xml:space="preserve"> of the population would be living in poverty as a result of the economic impact of COVID-19</w:t>
      </w:r>
      <w:del w:id="443" w:author="Sooyoung Kim" w:date="2021-06-28T16:57:00Z">
        <w:r w:rsidDel="00B01256">
          <w:rPr>
            <w:color w:val="000000"/>
          </w:rPr>
          <w:delText>.</w:delText>
        </w:r>
      </w:del>
      <w:ins w:id="444" w:author="Sooyoung Kim" w:date="2021-06-28T16:52:00Z">
        <w:r w:rsidR="00B01256">
          <w:rPr>
            <w:color w:val="000000"/>
          </w:rPr>
          <w:t xml:space="preserve"> </w:t>
        </w:r>
      </w:ins>
      <w:r w:rsidR="00B01256">
        <w:rPr>
          <w:color w:val="000000"/>
        </w:rPr>
        <w:fldChar w:fldCharType="begin"/>
      </w:r>
      <w:r w:rsidR="00B01256">
        <w:rPr>
          <w:color w:val="000000"/>
        </w:rPr>
        <w:instrText xml:space="preserve"> ADDIN EN.CITE &lt;EndNote&gt;&lt;Cite&gt;&lt;Author&gt;Economico&lt;/Author&gt;&lt;Year&gt;2020&lt;/Year&gt;&lt;RecNum&gt;171&lt;/RecNum&gt;&lt;DisplayText&gt;[114]&lt;/DisplayText&gt;&lt;record&gt;&lt;rec-number&gt;171&lt;/rec-number&gt;&lt;foreign-keys&gt;&lt;key app="EN" db-id="5afra2929aw9efewdwv5axsfdzda9zxetv5a" timestamp="1624913536"&gt;171&lt;/key&gt;&lt;/foreign-keys&gt;&lt;ref-type name="Blog"&gt;56&lt;/ref-type&gt;&lt;contributors&gt;&lt;authors&gt;&lt;author&gt;FOCO Economico&lt;/author&gt;&lt;/authors&gt;&lt;/contributors&gt;&lt;titles&gt;&lt;title&gt;COVID-19, pobreza monetaria y desigualdad&lt;/title&gt;&lt;secondary-title&gt;FOCO Economico&lt;/secondary-title&gt;&lt;/titles&gt;&lt;number&gt;29 May 2020&lt;/number&gt;&lt;dates&gt;&lt;year&gt;2020&lt;/year&gt;&lt;/dates&gt;&lt;urls&gt;&lt;related-urls&gt;&lt;url&gt;http://focoeconomico.org/2020/05/29/covid-19-pobreza-monetaria-y-desigualdad/&lt;/url&gt;&lt;/related-urls&gt;&lt;/urls&gt;&lt;/record&gt;&lt;/Cite&gt;&lt;/EndNote&gt;</w:instrText>
      </w:r>
      <w:r w:rsidR="00B01256">
        <w:rPr>
          <w:color w:val="000000"/>
        </w:rPr>
        <w:fldChar w:fldCharType="separate"/>
      </w:r>
      <w:r w:rsidR="00B01256">
        <w:rPr>
          <w:noProof/>
          <w:color w:val="000000"/>
        </w:rPr>
        <w:t>[114]</w:t>
      </w:r>
      <w:r w:rsidR="00B01256">
        <w:rPr>
          <w:color w:val="000000"/>
        </w:rPr>
        <w:fldChar w:fldCharType="end"/>
      </w:r>
      <w:ins w:id="445" w:author="Sooyoung Kim" w:date="2021-06-28T16:57:00Z">
        <w:r w:rsidR="00B01256">
          <w:rPr>
            <w:color w:val="000000"/>
          </w:rPr>
          <w:t>.</w:t>
        </w:r>
      </w:ins>
      <w:del w:id="446" w:author="Sooyoung Kim" w:date="2021-06-28T16:52:00Z">
        <w:r w:rsidDel="00B01256">
          <w:rPr>
            <w:color w:val="000000"/>
          </w:rPr>
          <w:delText>[</w:delText>
        </w:r>
        <w:commentRangeStart w:id="447"/>
        <w:r w:rsidDel="00B01256">
          <w:rPr>
            <w:color w:val="000000"/>
          </w:rPr>
          <w:delText>ref</w:delText>
        </w:r>
        <w:commentRangeEnd w:id="447"/>
        <w:r w:rsidDel="00B01256">
          <w:rPr>
            <w:rStyle w:val="CommentReference"/>
          </w:rPr>
          <w:commentReference w:id="447"/>
        </w:r>
        <w:r w:rsidDel="00B01256">
          <w:rPr>
            <w:color w:val="000000"/>
          </w:rPr>
          <w:delText>]</w:delText>
        </w:r>
      </w:del>
      <w:r w:rsidRPr="00CC7EAF">
        <w:rPr>
          <w:color w:val="000000"/>
        </w:rPr>
        <w:t xml:space="preserve"> To mitigate the impact, the government issued</w:t>
      </w:r>
      <w:r>
        <w:rPr>
          <w:color w:val="000000"/>
        </w:rPr>
        <w:t xml:space="preserve"> monetary incentives</w:t>
      </w:r>
      <w:r w:rsidRPr="00CC7EAF">
        <w:rPr>
          <w:color w:val="000000"/>
        </w:rPr>
        <w:t xml:space="preserve"> to households in poverty. In addition, special efforts have been made to contain the impact of the pandemic on hard-to-reach areas in the Amazon rainforest through the Plan de </w:t>
      </w:r>
      <w:proofErr w:type="spellStart"/>
      <w:r w:rsidRPr="00CC7EAF">
        <w:rPr>
          <w:color w:val="000000"/>
        </w:rPr>
        <w:t>Intervención</w:t>
      </w:r>
      <w:proofErr w:type="spellEnd"/>
      <w:r w:rsidRPr="00CC7EAF">
        <w:rPr>
          <w:color w:val="000000"/>
        </w:rPr>
        <w:t xml:space="preserve"> para </w:t>
      </w:r>
      <w:proofErr w:type="spellStart"/>
      <w:r w:rsidRPr="00CC7EAF">
        <w:rPr>
          <w:color w:val="000000"/>
        </w:rPr>
        <w:t>Comunidades</w:t>
      </w:r>
      <w:proofErr w:type="spellEnd"/>
      <w:r w:rsidRPr="00CC7EAF">
        <w:rPr>
          <w:color w:val="000000"/>
        </w:rPr>
        <w:t xml:space="preserve"> </w:t>
      </w:r>
      <w:proofErr w:type="spellStart"/>
      <w:r w:rsidRPr="00CC7EAF">
        <w:rPr>
          <w:color w:val="000000"/>
        </w:rPr>
        <w:t>Indígenas</w:t>
      </w:r>
      <w:proofErr w:type="spellEnd"/>
      <w:r w:rsidRPr="00CC7EAF">
        <w:rPr>
          <w:color w:val="000000"/>
        </w:rPr>
        <w:t xml:space="preserve"> y </w:t>
      </w:r>
      <w:proofErr w:type="spellStart"/>
      <w:r w:rsidRPr="00CC7EAF">
        <w:rPr>
          <w:color w:val="000000"/>
        </w:rPr>
        <w:t>Centros</w:t>
      </w:r>
      <w:proofErr w:type="spellEnd"/>
      <w:r w:rsidRPr="00CC7EAF">
        <w:rPr>
          <w:color w:val="000000"/>
        </w:rPr>
        <w:t xml:space="preserve"> </w:t>
      </w:r>
      <w:proofErr w:type="spellStart"/>
      <w:r w:rsidRPr="00CC7EAF">
        <w:rPr>
          <w:color w:val="000000"/>
        </w:rPr>
        <w:t>Poblados</w:t>
      </w:r>
      <w:proofErr w:type="spellEnd"/>
      <w:r w:rsidRPr="00CC7EAF">
        <w:rPr>
          <w:color w:val="000000"/>
        </w:rPr>
        <w:t xml:space="preserve"> Rurales de la </w:t>
      </w:r>
      <w:proofErr w:type="spellStart"/>
      <w:r w:rsidRPr="00CC7EAF">
        <w:rPr>
          <w:color w:val="000000"/>
        </w:rPr>
        <w:t>Amazonía</w:t>
      </w:r>
      <w:proofErr w:type="spellEnd"/>
      <w:r w:rsidRPr="00CC7EAF">
        <w:rPr>
          <w:color w:val="000000"/>
        </w:rPr>
        <w:t xml:space="preserve"> </w:t>
      </w:r>
      <w:proofErr w:type="spellStart"/>
      <w:r w:rsidRPr="00CC7EAF">
        <w:rPr>
          <w:color w:val="000000"/>
        </w:rPr>
        <w:t>frente</w:t>
      </w:r>
      <w:proofErr w:type="spellEnd"/>
      <w:r w:rsidRPr="00CC7EAF">
        <w:rPr>
          <w:color w:val="000000"/>
        </w:rPr>
        <w:t xml:space="preserve"> a la </w:t>
      </w:r>
      <w:proofErr w:type="spellStart"/>
      <w:r w:rsidRPr="00CC7EAF">
        <w:rPr>
          <w:color w:val="000000"/>
        </w:rPr>
        <w:t>emergencia</w:t>
      </w:r>
      <w:proofErr w:type="spellEnd"/>
      <w:r w:rsidRPr="00CC7EAF">
        <w:rPr>
          <w:color w:val="000000"/>
        </w:rPr>
        <w:t xml:space="preserve"> de la COVID-19</w:t>
      </w:r>
      <w:del w:id="448" w:author="Sooyoung Kim" w:date="2021-06-28T16:57:00Z">
        <w:r w:rsidDel="00B01256">
          <w:rPr>
            <w:color w:val="000000"/>
          </w:rPr>
          <w:delText>.</w:delText>
        </w:r>
      </w:del>
      <w:r>
        <w:rPr>
          <w:color w:val="000000"/>
        </w:rPr>
        <w:t xml:space="preserve"> </w:t>
      </w:r>
      <w:r w:rsidR="00B01256">
        <w:rPr>
          <w:color w:val="000000"/>
        </w:rPr>
        <w:fldChar w:fldCharType="begin"/>
      </w:r>
      <w:r w:rsidR="00B01256">
        <w:rPr>
          <w:color w:val="000000"/>
        </w:rPr>
        <w:instrText xml:space="preserve"> ADDIN EN.CITE &lt;EndNote&gt;&lt;Cite&gt;&lt;Author&gt;Ministerio de Salud&lt;/Author&gt;&lt;Year&gt;2021&lt;/Year&gt;&lt;RecNum&gt;172&lt;/RecNum&gt;&lt;DisplayText&gt;[115]&lt;/DisplayText&gt;&lt;record&gt;&lt;rec-number&gt;172&lt;/rec-number&gt;&lt;foreign-keys&gt;&lt;key app="EN" db-id="5afra2929aw9efewdwv5axsfdzda9zxetv5a" timestamp="1624913592"&gt;172&lt;/key&gt;&lt;/foreign-keys&gt;&lt;ref-type name="Press Release"&gt;63&lt;/ref-type&gt;&lt;contributors&gt;&lt;authors&gt;&lt;author&gt;Ministerio de Salud,&lt;/author&gt;&lt;/authors&gt;&lt;/contributors&gt;&lt;titles&gt;&lt;title&gt;Plan de intervención para Comunidades Indígenas y Centros Poblados Rurales de la Amazonía frente a la emergencia del COVID-19&lt;/title&gt;&lt;/titles&gt;&lt;dates&gt;&lt;year&gt;2021&lt;/year&gt;&lt;pub-dates&gt;&lt;date&gt;21 May 2021&lt;/date&gt;&lt;/pub-dates&gt;&lt;/dates&gt;&lt;pub-location&gt;Lima&lt;/pub-location&gt;&lt;urls&gt;&lt;related-urls&gt;&lt;url&gt;https://www.gob.pe/institucion/minsa/informes-publicaciones/588245-plan-de-intervencion-para-comunidades-indigenas-y-centros-poblados-rurales-de-la-amazonia-frente-a-la-emergencia-del-covid-19&lt;/url&gt;&lt;/related-urls&gt;&lt;/urls&gt;&lt;/record&gt;&lt;/Cite&gt;&lt;/EndNote&gt;</w:instrText>
      </w:r>
      <w:r w:rsidR="00B01256">
        <w:rPr>
          <w:color w:val="000000"/>
        </w:rPr>
        <w:fldChar w:fldCharType="separate"/>
      </w:r>
      <w:r w:rsidR="00B01256">
        <w:rPr>
          <w:noProof/>
          <w:color w:val="000000"/>
        </w:rPr>
        <w:t>[115]</w:t>
      </w:r>
      <w:r w:rsidR="00B01256">
        <w:rPr>
          <w:color w:val="000000"/>
        </w:rPr>
        <w:fldChar w:fldCharType="end"/>
      </w:r>
      <w:ins w:id="449" w:author="Sooyoung Kim" w:date="2021-06-28T16:57:00Z">
        <w:r w:rsidR="00B01256">
          <w:rPr>
            <w:color w:val="000000"/>
          </w:rPr>
          <w:t>.</w:t>
        </w:r>
      </w:ins>
      <w:del w:id="450" w:author="Sooyoung Kim" w:date="2021-06-28T16:53:00Z">
        <w:r w:rsidDel="00B01256">
          <w:rPr>
            <w:color w:val="000000"/>
          </w:rPr>
          <w:delText>[</w:delText>
        </w:r>
        <w:commentRangeStart w:id="451"/>
        <w:r w:rsidDel="00B01256">
          <w:rPr>
            <w:color w:val="000000"/>
          </w:rPr>
          <w:delText>ref</w:delText>
        </w:r>
        <w:commentRangeEnd w:id="451"/>
        <w:r w:rsidDel="00B01256">
          <w:rPr>
            <w:rStyle w:val="CommentReference"/>
          </w:rPr>
          <w:commentReference w:id="451"/>
        </w:r>
        <w:r w:rsidDel="00B01256">
          <w:rPr>
            <w:color w:val="000000"/>
          </w:rPr>
          <w:delText>]</w:delText>
        </w:r>
      </w:del>
      <w:r>
        <w:rPr>
          <w:color w:val="000000"/>
        </w:rPr>
        <w:t xml:space="preserve"> </w:t>
      </w:r>
    </w:p>
    <w:p w14:paraId="24DE7F09" w14:textId="77777777" w:rsidR="00623095" w:rsidRDefault="00623095" w:rsidP="00623095">
      <w:pPr>
        <w:autoSpaceDE w:val="0"/>
        <w:autoSpaceDN w:val="0"/>
        <w:adjustRightInd w:val="0"/>
        <w:rPr>
          <w:color w:val="000000"/>
        </w:rPr>
      </w:pPr>
    </w:p>
    <w:p w14:paraId="16693AF6" w14:textId="77777777" w:rsidR="00C41725" w:rsidRDefault="00C41725" w:rsidP="00623095">
      <w:pPr>
        <w:autoSpaceDE w:val="0"/>
        <w:autoSpaceDN w:val="0"/>
        <w:adjustRightInd w:val="0"/>
        <w:rPr>
          <w:color w:val="000000"/>
        </w:rPr>
      </w:pPr>
    </w:p>
    <w:p w14:paraId="7F82E165" w14:textId="0F76B72A" w:rsidR="00623095" w:rsidRPr="0087474B" w:rsidRDefault="00F2241B" w:rsidP="00623095">
      <w:pPr>
        <w:autoSpaceDE w:val="0"/>
        <w:autoSpaceDN w:val="0"/>
        <w:adjustRightInd w:val="0"/>
        <w:rPr>
          <w:color w:val="000000"/>
        </w:rPr>
      </w:pPr>
      <w:ins w:id="452" w:author="Sooyoung Kim" w:date="2021-06-28T11:15:00Z">
        <w:r>
          <w:rPr>
            <w:i/>
            <w:noProof/>
          </w:rPr>
          <w:lastRenderedPageBreak/>
          <w:drawing>
            <wp:inline distT="0" distB="0" distL="0" distR="0" wp14:anchorId="585D728A" wp14:editId="19CE91C3">
              <wp:extent cx="5731510" cy="3183890"/>
              <wp:effectExtent l="0" t="0" r="0" b="381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ins>
      <w:del w:id="453" w:author="Sooyoung Kim" w:date="2021-06-28T11:12:00Z">
        <w:r w:rsidR="00623095" w:rsidDel="00B268F9">
          <w:rPr>
            <w:i/>
            <w:noProof/>
          </w:rPr>
          <w:drawing>
            <wp:inline distT="114300" distB="114300" distL="114300" distR="114300" wp14:anchorId="205966A0" wp14:editId="10B26834">
              <wp:extent cx="5730875" cy="3017520"/>
              <wp:effectExtent l="0" t="0" r="0" b="508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31"/>
                      <a:srcRect t="5646"/>
                      <a:stretch/>
                    </pic:blipFill>
                    <pic:spPr bwMode="auto">
                      <a:xfrm>
                        <a:off x="0" y="0"/>
                        <a:ext cx="5730875" cy="3017520"/>
                      </a:xfrm>
                      <a:prstGeom prst="rect">
                        <a:avLst/>
                      </a:prstGeom>
                      <a:ln>
                        <a:noFill/>
                      </a:ln>
                      <a:extLst>
                        <a:ext uri="{53640926-AAD7-44D8-BBD7-CCE9431645EC}">
                          <a14:shadowObscured xmlns:a14="http://schemas.microsoft.com/office/drawing/2010/main"/>
                        </a:ext>
                      </a:extLst>
                    </pic:spPr>
                  </pic:pic>
                </a:graphicData>
              </a:graphic>
            </wp:inline>
          </w:drawing>
        </w:r>
      </w:del>
    </w:p>
    <w:p w14:paraId="23EB0CA7" w14:textId="327DC5E1" w:rsidR="000934BC" w:rsidRDefault="000C0B90" w:rsidP="000934BC">
      <w:pPr>
        <w:pBdr>
          <w:top w:val="nil"/>
          <w:left w:val="nil"/>
          <w:bottom w:val="nil"/>
          <w:right w:val="nil"/>
          <w:between w:val="nil"/>
        </w:pBdr>
        <w:jc w:val="center"/>
      </w:pPr>
      <w:r>
        <w:t xml:space="preserve">Figure </w:t>
      </w:r>
      <w:r w:rsidR="00C41725">
        <w:t>15</w:t>
      </w:r>
      <w:r w:rsidR="000934BC">
        <w:t xml:space="preserve">. </w:t>
      </w:r>
      <w:r w:rsidR="000934BC" w:rsidRPr="00740385">
        <w:t xml:space="preserve">The </w:t>
      </w:r>
      <w:r w:rsidR="000934BC" w:rsidRPr="00740385">
        <w:rPr>
          <w:rFonts w:eastAsia="Times New Roman"/>
          <w:color w:val="000000"/>
          <w:shd w:val="clear" w:color="auto" w:fill="FFFFFF"/>
        </w:rPr>
        <w:t xml:space="preserve">Oxford COVID-19 Government Response Tracker’s Stringy Index </w:t>
      </w:r>
      <w:r w:rsidR="000934BC">
        <w:rPr>
          <w:rFonts w:eastAsia="Times New Roman"/>
          <w:color w:val="000000"/>
          <w:shd w:val="clear" w:color="auto" w:fill="FFFFFF"/>
        </w:rPr>
        <w:t xml:space="preserve">for Peru </w:t>
      </w:r>
      <w:r w:rsidR="000934BC" w:rsidRPr="00740385">
        <w:rPr>
          <w:rFonts w:eastAsia="Times New Roman"/>
          <w:color w:val="000000"/>
          <w:shd w:val="clear" w:color="auto" w:fill="FFFFFF"/>
        </w:rPr>
        <w:t>with </w:t>
      </w:r>
      <w:r w:rsidR="000934BC" w:rsidRPr="00740385">
        <w:t>average trendline</w:t>
      </w:r>
      <w:r w:rsidR="000934BC">
        <w:t xml:space="preserve"> from January 2020 to present </w:t>
      </w:r>
      <w:r w:rsidR="000934BC" w:rsidRPr="00740385">
        <w:t>(Figure and Analysis by Authors)</w:t>
      </w:r>
    </w:p>
    <w:p w14:paraId="0E776BA4" w14:textId="77777777" w:rsidR="00C41725" w:rsidRDefault="00C41725" w:rsidP="00623095">
      <w:pPr>
        <w:autoSpaceDE w:val="0"/>
        <w:autoSpaceDN w:val="0"/>
        <w:adjustRightInd w:val="0"/>
        <w:rPr>
          <w:i/>
          <w:iCs/>
          <w:color w:val="000000"/>
        </w:rPr>
      </w:pPr>
    </w:p>
    <w:p w14:paraId="5B0DE789" w14:textId="77777777" w:rsidR="00623095" w:rsidRPr="0087474B" w:rsidRDefault="00623095" w:rsidP="00623095">
      <w:pPr>
        <w:autoSpaceDE w:val="0"/>
        <w:autoSpaceDN w:val="0"/>
        <w:adjustRightInd w:val="0"/>
        <w:rPr>
          <w:color w:val="000000"/>
        </w:rPr>
      </w:pPr>
      <w:r w:rsidRPr="0087474B">
        <w:rPr>
          <w:i/>
          <w:iCs/>
          <w:color w:val="000000"/>
        </w:rPr>
        <w:t xml:space="preserve">Conclusions </w:t>
      </w:r>
    </w:p>
    <w:p w14:paraId="5302F6A1" w14:textId="341AAB9C" w:rsidR="00242D3B" w:rsidRDefault="00623095" w:rsidP="00623095">
      <w:pPr>
        <w:jc w:val="both"/>
        <w:rPr>
          <w:color w:val="000000"/>
        </w:rPr>
      </w:pPr>
      <w:r>
        <w:rPr>
          <w:color w:val="000000"/>
        </w:rPr>
        <w:t>Peru’s strength in its health system can be summarized as the expansive health insurance coverage, close to achieving UHC, and the robust normative framework to ensure the system’s resilience to crises. This served as a solid backbone that enabled the country to adapt to the pandemic with agility and flexibility. Their successful expansion of the government-funded insurance scheme and the expansion of telehealth to address the urgent health gap during the early pandemic mitigated, to some degree, the harmful public health consequences of the access barrier caused by COVID-19. The same success, however, was not achieved in controlling other simultaneous infectious disease outbreaks. Despite the country’s commitment and success in achieving UHC and leveraging both the public and private scheme, the country’s toll on COVID-19 pandemic was severe. The damage was disproportionately allocated to the vulnerable groups, such as those in hard-to-reach areas, workers in informal employment, and pregnant women. Peru serves as a good example to signify the importance of the balance between 1) resilient health system with universal coverage, 2) equitable access to health care that is inclusive of vulnerable populations, and 3) the country’s strong emergency preparedness, which includes surveillance, sufficient volume of trained medical and public health workforce, as well as laboratory capacity.</w:t>
      </w:r>
      <w:r w:rsidR="00434D98">
        <w:rPr>
          <w:color w:val="000000"/>
        </w:rPr>
        <w:t xml:space="preserve"> In sum, decades of defunding the public healthcare system</w:t>
      </w:r>
      <w:r w:rsidR="00423FE7">
        <w:rPr>
          <w:color w:val="000000"/>
        </w:rPr>
        <w:t xml:space="preserve"> prior t</w:t>
      </w:r>
      <w:r w:rsidR="00242D3B">
        <w:rPr>
          <w:color w:val="000000"/>
        </w:rPr>
        <w:t>o</w:t>
      </w:r>
      <w:r w:rsidR="00423FE7">
        <w:rPr>
          <w:color w:val="000000"/>
        </w:rPr>
        <w:t xml:space="preserve"> reform</w:t>
      </w:r>
      <w:r w:rsidR="00434D98">
        <w:rPr>
          <w:color w:val="000000"/>
        </w:rPr>
        <w:t xml:space="preserve"> cannot be reversed during a pandemic despite efforts. Insufficient human resources in health, deficient infrastructure in rural areas, and limited lab capacity, were barriers to mitigating the consequences of COVID-19 despite </w:t>
      </w:r>
      <w:r w:rsidR="00242D3B">
        <w:rPr>
          <w:color w:val="000000"/>
        </w:rPr>
        <w:t xml:space="preserve">the country’s </w:t>
      </w:r>
      <w:r w:rsidR="00434D98">
        <w:rPr>
          <w:color w:val="000000"/>
        </w:rPr>
        <w:t>strengths in surveillance and normative framework.</w:t>
      </w:r>
    </w:p>
    <w:p w14:paraId="5A8FCBF4" w14:textId="77777777" w:rsidR="00242D3B" w:rsidRDefault="00242D3B" w:rsidP="00623095">
      <w:pPr>
        <w:jc w:val="both"/>
        <w:rPr>
          <w:color w:val="000000"/>
        </w:rPr>
      </w:pPr>
    </w:p>
    <w:p w14:paraId="3F7858BF" w14:textId="2BCB10CA" w:rsidR="00623095" w:rsidRPr="0087474B" w:rsidRDefault="00623095" w:rsidP="00623095">
      <w:pPr>
        <w:jc w:val="both"/>
        <w:rPr>
          <w:color w:val="000000"/>
        </w:rPr>
      </w:pPr>
      <w:r>
        <w:rPr>
          <w:color w:val="000000"/>
        </w:rPr>
        <w:t>Post-pandemic, the next steps for Peru would be</w:t>
      </w:r>
      <w:r w:rsidRPr="0087474B">
        <w:rPr>
          <w:color w:val="000000"/>
        </w:rPr>
        <w:t xml:space="preserve"> to continue expanding the </w:t>
      </w:r>
      <w:r>
        <w:rPr>
          <w:color w:val="000000"/>
        </w:rPr>
        <w:t xml:space="preserve">telehealth </w:t>
      </w:r>
      <w:r w:rsidRPr="0087474B">
        <w:rPr>
          <w:color w:val="000000"/>
        </w:rPr>
        <w:t xml:space="preserve">model to </w:t>
      </w:r>
      <w:r>
        <w:rPr>
          <w:color w:val="000000"/>
        </w:rPr>
        <w:t xml:space="preserve">tackle some of the key challenges surfaced during the pandemic, including </w:t>
      </w:r>
      <w:r w:rsidRPr="0087474B">
        <w:rPr>
          <w:color w:val="000000"/>
        </w:rPr>
        <w:t>strengthen</w:t>
      </w:r>
      <w:r>
        <w:rPr>
          <w:color w:val="000000"/>
        </w:rPr>
        <w:t>ing</w:t>
      </w:r>
      <w:r w:rsidRPr="0087474B">
        <w:rPr>
          <w:color w:val="000000"/>
        </w:rPr>
        <w:t xml:space="preserve"> linkages with </w:t>
      </w:r>
      <w:r>
        <w:rPr>
          <w:color w:val="000000"/>
        </w:rPr>
        <w:t xml:space="preserve">primary and </w:t>
      </w:r>
      <w:r w:rsidRPr="0087474B">
        <w:rPr>
          <w:color w:val="000000"/>
        </w:rPr>
        <w:t>secondary care</w:t>
      </w:r>
      <w:r w:rsidR="00242D3B">
        <w:rPr>
          <w:color w:val="000000"/>
        </w:rPr>
        <w:t xml:space="preserve"> services</w:t>
      </w:r>
      <w:r w:rsidRPr="0087474B">
        <w:rPr>
          <w:color w:val="000000"/>
        </w:rPr>
        <w:t xml:space="preserve">, </w:t>
      </w:r>
      <w:r>
        <w:rPr>
          <w:color w:val="000000"/>
        </w:rPr>
        <w:t>reducing the disparity in access to care for the vulnerable</w:t>
      </w:r>
      <w:r w:rsidR="00242D3B">
        <w:rPr>
          <w:color w:val="000000"/>
        </w:rPr>
        <w:t xml:space="preserve"> and rural populations</w:t>
      </w:r>
      <w:r>
        <w:rPr>
          <w:color w:val="000000"/>
        </w:rPr>
        <w:t xml:space="preserve">, and to build </w:t>
      </w:r>
      <w:r w:rsidR="00242D3B">
        <w:rPr>
          <w:color w:val="000000"/>
        </w:rPr>
        <w:t xml:space="preserve">a </w:t>
      </w:r>
      <w:r>
        <w:rPr>
          <w:color w:val="000000"/>
        </w:rPr>
        <w:t xml:space="preserve">resilient health care system against public health </w:t>
      </w:r>
      <w:r w:rsidR="00242D3B">
        <w:rPr>
          <w:color w:val="000000"/>
        </w:rPr>
        <w:t>emergencies</w:t>
      </w:r>
      <w:r>
        <w:rPr>
          <w:color w:val="000000"/>
        </w:rPr>
        <w:t xml:space="preserve">. </w:t>
      </w:r>
    </w:p>
    <w:p w14:paraId="06F17966" w14:textId="77777777" w:rsidR="00623095" w:rsidRPr="0087474B" w:rsidRDefault="00623095" w:rsidP="00623095">
      <w:pPr>
        <w:rPr>
          <w:color w:val="000000"/>
        </w:rPr>
      </w:pPr>
    </w:p>
    <w:p w14:paraId="78CAE1A4" w14:textId="7296D002" w:rsidR="00623095" w:rsidRPr="0087474B" w:rsidRDefault="00623095" w:rsidP="00623095">
      <w:pPr>
        <w:rPr>
          <w:color w:val="000000"/>
        </w:rPr>
      </w:pPr>
      <w:r w:rsidRPr="0087474B">
        <w:rPr>
          <w:i/>
          <w:iCs/>
          <w:color w:val="000000"/>
        </w:rPr>
        <w:t>Takeaways</w:t>
      </w:r>
    </w:p>
    <w:p w14:paraId="1A3F5B7F" w14:textId="16F3AEAC" w:rsidR="00623095" w:rsidRDefault="00623095" w:rsidP="00623095">
      <w:pPr>
        <w:pStyle w:val="ListParagraph"/>
        <w:numPr>
          <w:ilvl w:val="0"/>
          <w:numId w:val="15"/>
        </w:numPr>
        <w:jc w:val="both"/>
        <w:rPr>
          <w:color w:val="000000"/>
        </w:rPr>
      </w:pPr>
      <w:r w:rsidRPr="0019521D">
        <w:rPr>
          <w:color w:val="000000"/>
        </w:rPr>
        <w:t xml:space="preserve">Peru </w:t>
      </w:r>
      <w:r w:rsidR="008D3EDA">
        <w:rPr>
          <w:color w:val="000000"/>
        </w:rPr>
        <w:t>took</w:t>
      </w:r>
      <w:r w:rsidRPr="0019521D">
        <w:rPr>
          <w:color w:val="000000"/>
        </w:rPr>
        <w:t xml:space="preserve"> q</w:t>
      </w:r>
      <w:r w:rsidRPr="0087474B">
        <w:rPr>
          <w:color w:val="000000"/>
        </w:rPr>
        <w:t xml:space="preserve">uick action to expand the public health insurance during the pandemic to achieve </w:t>
      </w:r>
      <w:r>
        <w:rPr>
          <w:color w:val="000000"/>
        </w:rPr>
        <w:t>UHC</w:t>
      </w:r>
      <w:r w:rsidRPr="0019521D">
        <w:rPr>
          <w:color w:val="000000"/>
        </w:rPr>
        <w:t xml:space="preserve">. </w:t>
      </w:r>
      <w:r>
        <w:rPr>
          <w:color w:val="000000"/>
        </w:rPr>
        <w:t>This</w:t>
      </w:r>
      <w:r w:rsidRPr="0019521D">
        <w:rPr>
          <w:color w:val="000000"/>
        </w:rPr>
        <w:t xml:space="preserve"> was only possible with the strong foundation of the previous 10 year’s achievement in increasing access to health care. </w:t>
      </w:r>
      <w:r w:rsidRPr="0087474B">
        <w:rPr>
          <w:color w:val="000000"/>
        </w:rPr>
        <w:t>Peru’s expanded coverage close to UHC was an essential enabler to promoting access to life-saving procedures.</w:t>
      </w:r>
    </w:p>
    <w:p w14:paraId="0BA5E7FD" w14:textId="73A50AB7" w:rsidR="00623095" w:rsidRDefault="00623095" w:rsidP="00623095">
      <w:pPr>
        <w:pStyle w:val="ListParagraph"/>
        <w:numPr>
          <w:ilvl w:val="0"/>
          <w:numId w:val="15"/>
        </w:numPr>
        <w:jc w:val="both"/>
        <w:rPr>
          <w:color w:val="000000"/>
        </w:rPr>
      </w:pPr>
      <w:r w:rsidRPr="007539E0">
        <w:rPr>
          <w:color w:val="000000"/>
        </w:rPr>
        <w:t>Peru’s robust legal framework on health system</w:t>
      </w:r>
      <w:r>
        <w:rPr>
          <w:color w:val="000000"/>
        </w:rPr>
        <w:t>s</w:t>
      </w:r>
      <w:r w:rsidRPr="007539E0">
        <w:rPr>
          <w:color w:val="000000"/>
        </w:rPr>
        <w:t xml:space="preserve"> enabled the government to </w:t>
      </w:r>
      <w:r w:rsidR="008D3EDA">
        <w:rPr>
          <w:color w:val="000000"/>
        </w:rPr>
        <w:t>offer new services, such as via telehealth, during</w:t>
      </w:r>
      <w:r>
        <w:rPr>
          <w:color w:val="000000"/>
        </w:rPr>
        <w:t xml:space="preserve"> th</w:t>
      </w:r>
      <w:r w:rsidR="008D3EDA">
        <w:rPr>
          <w:color w:val="000000"/>
        </w:rPr>
        <w:t>e</w:t>
      </w:r>
      <w:r>
        <w:rPr>
          <w:color w:val="000000"/>
        </w:rPr>
        <w:t xml:space="preserve"> </w:t>
      </w:r>
      <w:r w:rsidR="00242D3B">
        <w:rPr>
          <w:color w:val="000000"/>
        </w:rPr>
        <w:t>COVID-19</w:t>
      </w:r>
      <w:r w:rsidRPr="007539E0">
        <w:rPr>
          <w:color w:val="000000"/>
        </w:rPr>
        <w:t xml:space="preserve"> crisis. The country </w:t>
      </w:r>
      <w:r>
        <w:rPr>
          <w:color w:val="000000"/>
        </w:rPr>
        <w:t xml:space="preserve">has </w:t>
      </w:r>
      <w:r w:rsidRPr="007539E0">
        <w:rPr>
          <w:color w:val="000000"/>
        </w:rPr>
        <w:t xml:space="preserve">continued </w:t>
      </w:r>
      <w:r>
        <w:rPr>
          <w:color w:val="000000"/>
        </w:rPr>
        <w:t xml:space="preserve">to </w:t>
      </w:r>
      <w:r w:rsidRPr="007539E0">
        <w:rPr>
          <w:color w:val="000000"/>
        </w:rPr>
        <w:t xml:space="preserve">strengthen </w:t>
      </w:r>
      <w:r>
        <w:rPr>
          <w:color w:val="000000"/>
        </w:rPr>
        <w:t>its</w:t>
      </w:r>
      <w:r w:rsidRPr="007539E0">
        <w:rPr>
          <w:color w:val="000000"/>
        </w:rPr>
        <w:t xml:space="preserve"> normative and legal framework during </w:t>
      </w:r>
      <w:r w:rsidR="00242D3B">
        <w:rPr>
          <w:color w:val="000000"/>
        </w:rPr>
        <w:t>the pandemic</w:t>
      </w:r>
      <w:r>
        <w:rPr>
          <w:color w:val="000000"/>
        </w:rPr>
        <w:t xml:space="preserve"> and</w:t>
      </w:r>
      <w:r w:rsidRPr="007539E0">
        <w:rPr>
          <w:color w:val="000000"/>
        </w:rPr>
        <w:t xml:space="preserve"> allowed healthcare institutions to reorganize services.</w:t>
      </w:r>
    </w:p>
    <w:p w14:paraId="798BB048" w14:textId="6A098E38" w:rsidR="00623095" w:rsidRPr="00555834" w:rsidRDefault="00623095" w:rsidP="00623095">
      <w:pPr>
        <w:pStyle w:val="ListParagraph"/>
        <w:numPr>
          <w:ilvl w:val="0"/>
          <w:numId w:val="15"/>
        </w:numPr>
        <w:jc w:val="both"/>
        <w:rPr>
          <w:color w:val="000000"/>
        </w:rPr>
      </w:pPr>
      <w:r>
        <w:rPr>
          <w:color w:val="000000"/>
        </w:rPr>
        <w:t xml:space="preserve">On the other hand, </w:t>
      </w:r>
      <w:r w:rsidRPr="00555834">
        <w:rPr>
          <w:color w:val="000000"/>
        </w:rPr>
        <w:t xml:space="preserve">Peru’s failure to effectively control the COVID-19 pandemic stems </w:t>
      </w:r>
      <w:r>
        <w:rPr>
          <w:color w:val="000000"/>
        </w:rPr>
        <w:t xml:space="preserve">from </w:t>
      </w:r>
      <w:r w:rsidRPr="00555834">
        <w:rPr>
          <w:color w:val="000000"/>
        </w:rPr>
        <w:t>t</w:t>
      </w:r>
      <w:ins w:id="454" w:author="Sooyoung Kim" w:date="2021-06-28T17:14:00Z">
        <w:r w:rsidR="00484EAC">
          <w:rPr>
            <w:color w:val="000000"/>
          </w:rPr>
          <w:t>hree</w:t>
        </w:r>
      </w:ins>
      <w:del w:id="455" w:author="Sooyoung Kim" w:date="2021-06-28T17:14:00Z">
        <w:r w:rsidRPr="00555834" w:rsidDel="00484EAC">
          <w:rPr>
            <w:color w:val="000000"/>
          </w:rPr>
          <w:delText>wo</w:delText>
        </w:r>
      </w:del>
      <w:r w:rsidRPr="00555834">
        <w:rPr>
          <w:color w:val="000000"/>
        </w:rPr>
        <w:t xml:space="preserve"> main factors:</w:t>
      </w:r>
    </w:p>
    <w:p w14:paraId="7EF6A839" w14:textId="77777777" w:rsidR="00623095" w:rsidRPr="0087474B" w:rsidRDefault="00623095" w:rsidP="00623095">
      <w:pPr>
        <w:pStyle w:val="ListParagraph"/>
        <w:numPr>
          <w:ilvl w:val="0"/>
          <w:numId w:val="16"/>
        </w:numPr>
        <w:jc w:val="both"/>
        <w:rPr>
          <w:color w:val="000000"/>
        </w:rPr>
      </w:pPr>
      <w:r>
        <w:rPr>
          <w:color w:val="000000"/>
        </w:rPr>
        <w:t>The</w:t>
      </w:r>
      <w:r w:rsidRPr="00581973">
        <w:rPr>
          <w:color w:val="000000"/>
        </w:rPr>
        <w:t xml:space="preserve"> weak response capacity to infectious disease outbreaks, including the shortage of staff, insufficient geographical coverage of public health and medical services, and </w:t>
      </w:r>
      <w:r w:rsidRPr="0087474B">
        <w:rPr>
          <w:color w:val="000000"/>
        </w:rPr>
        <w:t xml:space="preserve">the suboptimal laboratory capacity. </w:t>
      </w:r>
    </w:p>
    <w:p w14:paraId="57A08C77" w14:textId="63BD45D6" w:rsidR="00623095" w:rsidRDefault="00623095" w:rsidP="00623095">
      <w:pPr>
        <w:pStyle w:val="ListParagraph"/>
        <w:numPr>
          <w:ilvl w:val="0"/>
          <w:numId w:val="16"/>
        </w:numPr>
        <w:jc w:val="both"/>
        <w:rPr>
          <w:color w:val="000000"/>
        </w:rPr>
      </w:pPr>
      <w:r w:rsidRPr="0087474B">
        <w:rPr>
          <w:color w:val="000000"/>
        </w:rPr>
        <w:t xml:space="preserve">Rapidly changing population and disease dynamics due to the highly volatile labor market, migration, and climate change, whose speed is difficult to catch even for the agile government. </w:t>
      </w:r>
    </w:p>
    <w:p w14:paraId="6F2CFC21" w14:textId="43AB88F6" w:rsidR="008D3EDA" w:rsidRPr="0087474B" w:rsidRDefault="008D3EDA" w:rsidP="00623095">
      <w:pPr>
        <w:pStyle w:val="ListParagraph"/>
        <w:numPr>
          <w:ilvl w:val="0"/>
          <w:numId w:val="16"/>
        </w:numPr>
        <w:jc w:val="both"/>
        <w:rPr>
          <w:color w:val="000000"/>
        </w:rPr>
      </w:pPr>
      <w:r>
        <w:rPr>
          <w:color w:val="000000"/>
        </w:rPr>
        <w:t xml:space="preserve">Decades of disinvesting in the healthcare system and </w:t>
      </w:r>
      <w:r w:rsidR="00242D3B">
        <w:rPr>
          <w:color w:val="000000"/>
        </w:rPr>
        <w:t xml:space="preserve">the resulting </w:t>
      </w:r>
      <w:r>
        <w:rPr>
          <w:color w:val="000000"/>
        </w:rPr>
        <w:t>fractured healthcare system</w:t>
      </w:r>
      <w:r w:rsidR="00242D3B">
        <w:rPr>
          <w:color w:val="000000"/>
        </w:rPr>
        <w:t>.</w:t>
      </w:r>
    </w:p>
    <w:p w14:paraId="45399183" w14:textId="77777777" w:rsidR="00623095" w:rsidRPr="0087474B" w:rsidRDefault="00623095" w:rsidP="00623095">
      <w:pPr>
        <w:pStyle w:val="ListParagraph"/>
        <w:numPr>
          <w:ilvl w:val="0"/>
          <w:numId w:val="15"/>
        </w:numPr>
        <w:jc w:val="both"/>
        <w:rPr>
          <w:color w:val="000000"/>
        </w:rPr>
      </w:pPr>
      <w:r>
        <w:rPr>
          <w:color w:val="000000"/>
        </w:rPr>
        <w:t xml:space="preserve">In sum, </w:t>
      </w:r>
      <w:r w:rsidRPr="0087474B">
        <w:rPr>
          <w:color w:val="000000"/>
        </w:rPr>
        <w:t xml:space="preserve">Peru serves as a good example to signify the importance of the balance between 1) </w:t>
      </w:r>
      <w:r>
        <w:rPr>
          <w:color w:val="000000"/>
        </w:rPr>
        <w:t xml:space="preserve">a </w:t>
      </w:r>
      <w:r w:rsidRPr="0087474B">
        <w:rPr>
          <w:color w:val="000000"/>
        </w:rPr>
        <w:t xml:space="preserve">resilient health system with universal coverage, 2) </w:t>
      </w:r>
      <w:r>
        <w:rPr>
          <w:color w:val="000000"/>
        </w:rPr>
        <w:t xml:space="preserve">an </w:t>
      </w:r>
      <w:r w:rsidRPr="0087474B">
        <w:rPr>
          <w:color w:val="000000"/>
        </w:rPr>
        <w:t xml:space="preserve">equitable access to health care that is inclusive </w:t>
      </w:r>
      <w:r>
        <w:rPr>
          <w:color w:val="000000"/>
        </w:rPr>
        <w:t>of</w:t>
      </w:r>
      <w:r w:rsidRPr="0087474B">
        <w:rPr>
          <w:color w:val="000000"/>
        </w:rPr>
        <w:t xml:space="preserve"> vulnerable population</w:t>
      </w:r>
      <w:r>
        <w:rPr>
          <w:color w:val="000000"/>
        </w:rPr>
        <w:t>s</w:t>
      </w:r>
      <w:r w:rsidRPr="0087474B">
        <w:rPr>
          <w:color w:val="000000"/>
        </w:rPr>
        <w:t xml:space="preserve">, and 3) </w:t>
      </w:r>
      <w:r>
        <w:rPr>
          <w:color w:val="000000"/>
        </w:rPr>
        <w:t xml:space="preserve">a </w:t>
      </w:r>
      <w:r w:rsidRPr="0087474B">
        <w:rPr>
          <w:color w:val="000000"/>
        </w:rPr>
        <w:t xml:space="preserve">strong </w:t>
      </w:r>
      <w:r>
        <w:rPr>
          <w:color w:val="000000"/>
        </w:rPr>
        <w:t xml:space="preserve">country-level </w:t>
      </w:r>
      <w:r w:rsidRPr="0087474B">
        <w:rPr>
          <w:color w:val="000000"/>
        </w:rPr>
        <w:t>emergency preparedness.</w:t>
      </w:r>
    </w:p>
    <w:p w14:paraId="428ADA95" w14:textId="77777777" w:rsidR="000C0B90" w:rsidRDefault="000C0B90" w:rsidP="009E21F7">
      <w:pPr>
        <w:rPr>
          <w:b/>
        </w:rPr>
      </w:pPr>
    </w:p>
    <w:p w14:paraId="63F067D5" w14:textId="77777777" w:rsidR="000C0B90" w:rsidRDefault="000C0B90" w:rsidP="009E21F7">
      <w:pPr>
        <w:rPr>
          <w:b/>
        </w:rPr>
      </w:pPr>
    </w:p>
    <w:p w14:paraId="25475D48" w14:textId="77777777" w:rsidR="00305E93" w:rsidRPr="00F46079" w:rsidRDefault="00305E93" w:rsidP="00305E93">
      <w:pPr>
        <w:jc w:val="both"/>
        <w:rPr>
          <w:b/>
          <w:bCs/>
          <w:iCs/>
        </w:rPr>
      </w:pPr>
      <w:commentRangeStart w:id="456"/>
      <w:r>
        <w:rPr>
          <w:b/>
          <w:bCs/>
          <w:iCs/>
        </w:rPr>
        <w:t>Rwanda</w:t>
      </w:r>
      <w:commentRangeEnd w:id="456"/>
      <w:r>
        <w:rPr>
          <w:rStyle w:val="CommentReference"/>
          <w:rFonts w:asciiTheme="minorHAnsi" w:eastAsiaTheme="minorHAnsi" w:hAnsiTheme="minorHAnsi" w:cstheme="minorBidi"/>
        </w:rPr>
        <w:commentReference w:id="456"/>
      </w:r>
      <w:r>
        <w:rPr>
          <w:b/>
          <w:bCs/>
          <w:iCs/>
        </w:rPr>
        <w:t>: Innovation and Public Trust in Health Authorities Lead to Remarkable Success in Combating COVID-19</w:t>
      </w:r>
    </w:p>
    <w:p w14:paraId="3DD25D8F" w14:textId="77777777" w:rsidR="00305E93" w:rsidRDefault="00305E93" w:rsidP="00305E93">
      <w:pPr>
        <w:jc w:val="both"/>
      </w:pPr>
    </w:p>
    <w:p w14:paraId="4A5C1EF3" w14:textId="77777777" w:rsidR="00305E93" w:rsidRDefault="00305E93" w:rsidP="00305E93">
      <w:pPr>
        <w:jc w:val="both"/>
        <w:rPr>
          <w:i/>
          <w:iCs/>
        </w:rPr>
      </w:pPr>
      <w:r>
        <w:rPr>
          <w:i/>
          <w:iCs/>
        </w:rPr>
        <w:t xml:space="preserve">Introduction </w:t>
      </w:r>
    </w:p>
    <w:p w14:paraId="4B1C2E9D" w14:textId="6609A657" w:rsidR="00305E93" w:rsidRDefault="00305E93" w:rsidP="00305E93">
      <w:pPr>
        <w:jc w:val="both"/>
      </w:pPr>
      <w:r>
        <w:t>Rwanda, a low</w:t>
      </w:r>
      <w:r w:rsidRPr="00B21F7F">
        <w:t xml:space="preserve">-income country </w:t>
      </w:r>
      <w:r w:rsidRPr="00700213">
        <w:rPr>
          <w:rFonts w:asciiTheme="minorHAnsi" w:hAnsiTheme="minorHAnsi" w:cstheme="minorHAnsi"/>
        </w:rPr>
        <w:t>of</w:t>
      </w:r>
      <w:r w:rsidR="00655127">
        <w:rPr>
          <w:rFonts w:asciiTheme="minorHAnsi" w:hAnsiTheme="minorHAnsi" w:cstheme="minorHAnsi"/>
        </w:rPr>
        <w:t xml:space="preserve"> 12.7 million people located in East Africa has been a notable success story for its ability to control the COVID-19 pandemic, with one of the lowest incidence rates on the continent</w:t>
      </w:r>
      <w:r w:rsidRPr="00700213">
        <w:rPr>
          <w:rFonts w:asciiTheme="minorHAnsi" w:hAnsiTheme="minorHAnsi" w:cstheme="minorHAnsi"/>
        </w:rPr>
        <w:t xml:space="preserve"> </w:t>
      </w:r>
      <w:r w:rsidR="00700213" w:rsidRPr="00700213">
        <w:rPr>
          <w:rFonts w:asciiTheme="minorHAnsi" w:eastAsia="Times New Roman" w:hAnsiTheme="minorHAnsi" w:cstheme="minorHAnsi"/>
          <w:shd w:val="clear" w:color="auto" w:fill="F8F9FA"/>
        </w:rPr>
        <w:fldChar w:fldCharType="begin"/>
      </w:r>
      <w:r w:rsidR="00B01256">
        <w:rPr>
          <w:rFonts w:asciiTheme="minorHAnsi" w:eastAsia="Times New Roman" w:hAnsiTheme="minorHAnsi" w:cstheme="minorHAnsi"/>
          <w:shd w:val="clear" w:color="auto" w:fill="F8F9FA"/>
        </w:rPr>
        <w:instrText xml:space="preserve"> ADDIN EN.CITE &lt;EndNote&gt;&lt;Cite&gt;&lt;Author&gt;Karim&lt;/Author&gt;&lt;Year&gt;2021&lt;/Year&gt;&lt;RecNum&gt;99&lt;/RecNum&gt;&lt;DisplayText&gt;[116]&lt;/DisplayText&gt;&lt;record&gt;&lt;rec-number&gt;99&lt;/rec-number&gt;&lt;foreign-keys&gt;&lt;key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00213" w:rsidRPr="00700213">
        <w:rPr>
          <w:rFonts w:asciiTheme="minorHAnsi" w:eastAsia="Times New Roman" w:hAnsiTheme="minorHAnsi" w:cstheme="minorHAnsi"/>
          <w:shd w:val="clear" w:color="auto" w:fill="F8F9FA"/>
        </w:rPr>
        <w:fldChar w:fldCharType="separate"/>
      </w:r>
      <w:r w:rsidR="00B01256">
        <w:rPr>
          <w:rFonts w:asciiTheme="minorHAnsi" w:eastAsia="Times New Roman" w:hAnsiTheme="minorHAnsi" w:cstheme="minorHAnsi"/>
          <w:noProof/>
          <w:shd w:val="clear" w:color="auto" w:fill="F8F9FA"/>
        </w:rPr>
        <w:t>[116]</w:t>
      </w:r>
      <w:r w:rsidR="00700213" w:rsidRPr="00700213">
        <w:rPr>
          <w:rFonts w:asciiTheme="minorHAnsi" w:eastAsia="Times New Roman" w:hAnsiTheme="minorHAnsi" w:cstheme="minorHAnsi"/>
          <w:shd w:val="clear" w:color="auto" w:fill="F8F9FA"/>
        </w:rPr>
        <w:fldChar w:fldCharType="end"/>
      </w:r>
      <w:r w:rsidRPr="00700213">
        <w:rPr>
          <w:rFonts w:asciiTheme="minorHAnsi" w:eastAsia="Times New Roman" w:hAnsiTheme="minorHAnsi" w:cstheme="minorHAnsi"/>
          <w:shd w:val="clear" w:color="auto" w:fill="F8F9FA"/>
        </w:rPr>
        <w:t>.</w:t>
      </w:r>
      <w:r w:rsidRPr="00700213">
        <w:t xml:space="preserve"> </w:t>
      </w:r>
      <w:r w:rsidR="00164CEC" w:rsidRPr="00700213">
        <w:rPr>
          <w:color w:val="000000"/>
        </w:rPr>
        <w:t>Rw</w:t>
      </w:r>
      <w:r w:rsidR="00164CEC">
        <w:rPr>
          <w:color w:val="000000"/>
        </w:rPr>
        <w:t xml:space="preserve">anda’s GDP per capita in 2019 was roughly US$820, which was marginally higher than </w:t>
      </w:r>
      <w:ins w:id="457" w:author="Sooyoung Kim" w:date="2021-06-28T13:16:00Z">
        <w:r w:rsidR="0035079A">
          <w:rPr>
            <w:color w:val="000000"/>
          </w:rPr>
          <w:t xml:space="preserve">that of </w:t>
        </w:r>
      </w:ins>
      <w:r w:rsidR="00164CEC">
        <w:rPr>
          <w:color w:val="000000"/>
        </w:rPr>
        <w:t xml:space="preserve">the </w:t>
      </w:r>
      <w:del w:id="458" w:author="Sooyoung Kim" w:date="2021-06-28T13:16:00Z">
        <w:r w:rsidR="00164CEC" w:rsidDel="0035079A">
          <w:rPr>
            <w:color w:val="000000"/>
          </w:rPr>
          <w:delText>regional countries</w:delText>
        </w:r>
      </w:del>
      <w:ins w:id="459" w:author="Sooyoung Kim" w:date="2021-06-28T13:16:00Z">
        <w:r w:rsidR="0035079A">
          <w:rPr>
            <w:color w:val="000000"/>
          </w:rPr>
          <w:t xml:space="preserve">neighboring countries in the region, such as </w:t>
        </w:r>
      </w:ins>
      <w:del w:id="460" w:author="Sooyoung Kim" w:date="2021-06-28T13:16:00Z">
        <w:r w:rsidR="00164CEC" w:rsidDel="0035079A">
          <w:rPr>
            <w:color w:val="000000"/>
          </w:rPr>
          <w:delText xml:space="preserve"> of </w:delText>
        </w:r>
      </w:del>
      <w:r w:rsidR="00164CEC">
        <w:rPr>
          <w:color w:val="000000"/>
        </w:rPr>
        <w:t>Uganda and the Democratic Republic of the Congo</w:t>
      </w:r>
      <w:ins w:id="461" w:author="Sooyoung Kim" w:date="2021-06-28T13:16:00Z">
        <w:r w:rsidR="0035079A">
          <w:rPr>
            <w:color w:val="000000"/>
          </w:rPr>
          <w:t>,</w:t>
        </w:r>
      </w:ins>
      <w:r w:rsidR="00833BC6">
        <w:rPr>
          <w:color w:val="000000"/>
        </w:rPr>
        <w:t xml:space="preserve"> but still put in on the lower end for the East African region</w:t>
      </w:r>
      <w:r w:rsidR="00164CEC">
        <w:rPr>
          <w:color w:val="000000"/>
        </w:rPr>
        <w:t xml:space="preserve"> </w:t>
      </w:r>
      <w:r w:rsidR="00700213">
        <w:rPr>
          <w:color w:val="000000"/>
        </w:rPr>
        <w:fldChar w:fldCharType="begin"/>
      </w:r>
      <w:r w:rsidR="00700213">
        <w:rPr>
          <w:color w:val="000000"/>
        </w:rPr>
        <w:instrText xml:space="preserve"> ADDIN EN.CITE &lt;EndNote&gt;&lt;Cite&gt;&lt;Year&gt;2019&lt;/Year&gt;&lt;RecNum&gt;36&lt;/RecNum&gt;&lt;DisplayText&gt;[9]&lt;/DisplayText&gt;&lt;record&gt;&lt;rec-number&gt;36&lt;/rec-number&gt;&lt;foreign-keys&gt;&lt;key app="EN" db-id="5afra2929aw9efewdwv5axsfdzda9zxetv5a" timestamp="1624817232"&gt;36&lt;/key&gt;&lt;/foreign-keys&gt;&lt;ref-type name="Dataset"&gt;59&lt;/ref-type&gt;&lt;contributors&gt;&lt;secondary-authors&gt;&lt;author&gt;World Bank&lt;/author&gt;&lt;/secondary-authors&gt;&lt;/contributors&gt;&lt;titles&gt;&lt;title&gt;GDP per Capita&lt;/title&gt;&lt;secondary-title&gt;World Bank Indicators&lt;/secondary-title&gt;&lt;/titles&gt;&lt;section&gt;2019&lt;/section&gt;&lt;dates&gt;&lt;year&gt;2019&lt;/year&gt;&lt;/dates&gt;&lt;pub-location&gt;Washington, DC&lt;/pub-location&gt;&lt;urls&gt;&lt;/urls&gt;&lt;/record&gt;&lt;/Cite&gt;&lt;/EndNote&gt;</w:instrText>
      </w:r>
      <w:r w:rsidR="00700213">
        <w:rPr>
          <w:color w:val="000000"/>
        </w:rPr>
        <w:fldChar w:fldCharType="separate"/>
      </w:r>
      <w:r w:rsidR="00700213">
        <w:rPr>
          <w:noProof/>
          <w:color w:val="000000"/>
        </w:rPr>
        <w:t>[9]</w:t>
      </w:r>
      <w:r w:rsidR="00700213">
        <w:rPr>
          <w:color w:val="000000"/>
        </w:rPr>
        <w:fldChar w:fldCharType="end"/>
      </w:r>
      <w:r w:rsidR="00164CEC">
        <w:rPr>
          <w:color w:val="000000"/>
        </w:rPr>
        <w:t>. The country’s pandemic preparedness index score was 34.2, which ranked 117/195 for countries in the world and 20/54 for countries in Africa</w:t>
      </w:r>
      <w:r w:rsidR="00700213">
        <w:rPr>
          <w:color w:val="000000"/>
        </w:rPr>
        <w:t xml:space="preserve"> </w:t>
      </w:r>
      <w:r w:rsidR="00700213">
        <w:rPr>
          <w:color w:val="000000"/>
        </w:rPr>
        <w:fldChar w:fldCharType="begin"/>
      </w:r>
      <w:r w:rsidR="00700213">
        <w:rPr>
          <w:color w:val="000000"/>
        </w:rPr>
        <w:instrText xml:space="preserve"> ADDIN EN.CITE &lt;EndNote&gt;&lt;Cite&gt;&lt;Author&gt;Cameron&lt;/Author&gt;&lt;Year&gt;2019&lt;/Year&gt;&lt;RecNum&gt;37&lt;/RecNum&gt;&lt;DisplayText&gt;[10]&lt;/DisplayText&gt;&lt;record&gt;&lt;rec-number&gt;37&lt;/rec-number&gt;&lt;foreign-keys&gt;&lt;key app="EN" db-id="5afra2929aw9efewdwv5axsfdzda9zxetv5a" timestamp="1624817489"&gt;37&lt;/key&gt;&lt;/foreign-keys&gt;&lt;ref-type name="Report"&gt;27&lt;/ref-type&gt;&lt;contributors&gt;&lt;authors&gt;&lt;author&gt;Elizabeth E. Cameron&lt;/author&gt;&lt;author&gt;Jennifer B. Nuzzo&lt;/author&gt;&lt;author&gt;Jessica A. Bell&lt;/author&gt;&lt;/authors&gt;&lt;/contributors&gt;&lt;titles&gt;&lt;title&gt;Global Health Security Index&lt;/title&gt;&lt;secondary-title&gt;GHS Index&lt;/secondary-title&gt;&lt;/titles&gt;&lt;dates&gt;&lt;year&gt;2019&lt;/year&gt;&lt;/dates&gt;&lt;publisher&gt;Johns Hopkins&amp;#xD;NTI&lt;/publisher&gt;&lt;urls&gt;&lt;/urls&gt;&lt;/record&gt;&lt;/Cite&gt;&lt;/EndNote&gt;</w:instrText>
      </w:r>
      <w:r w:rsidR="00700213">
        <w:rPr>
          <w:color w:val="000000"/>
        </w:rPr>
        <w:fldChar w:fldCharType="separate"/>
      </w:r>
      <w:r w:rsidR="00700213">
        <w:rPr>
          <w:noProof/>
          <w:color w:val="000000"/>
        </w:rPr>
        <w:t>[10]</w:t>
      </w:r>
      <w:r w:rsidR="00700213">
        <w:rPr>
          <w:color w:val="000000"/>
        </w:rPr>
        <w:fldChar w:fldCharType="end"/>
      </w:r>
      <w:r w:rsidR="00164CEC">
        <w:rPr>
          <w:color w:val="000000"/>
        </w:rPr>
        <w:t>.</w:t>
      </w:r>
      <w:r w:rsidR="00833BC6">
        <w:t xml:space="preserve"> </w:t>
      </w:r>
      <w:r w:rsidRPr="00B21F7F">
        <w:t>Over</w:t>
      </w:r>
      <w:r>
        <w:t xml:space="preserve"> the past ten years, Rwanda has made significant strides against the incidence of HIV/AIDS and diarrheal diseases, decreased maternal and child mortality, and increased its UHC effective coverage to one of the highest scores in the region (Figure 16)</w:t>
      </w:r>
      <w:r w:rsidR="00833BC6">
        <w:t xml:space="preserve"> </w:t>
      </w:r>
      <w:r w:rsidR="00833BC6">
        <w:fldChar w:fldCharType="begin"/>
      </w:r>
      <w:r w:rsidR="00833BC6">
        <w:instrText xml:space="preserve"> ADDIN EN.CITE &lt;EndNote&gt;&lt;Cite&gt;&lt;Author&gt;Murray&lt;/Author&gt;&lt;Year&gt;2020&lt;/Year&gt;&lt;RecNum&gt;25&lt;/RecNum&gt;&lt;DisplayText&gt;[39]&lt;/DisplayText&gt;&lt;record&gt;&lt;rec-number&gt;25&lt;/rec-number&gt;&lt;foreign-keys&gt;&lt;key app="EN" db-id="5afra2929aw9efewdwv5axsfdzda9zxetv5a" timestamp="1620588677"&gt;25&lt;/key&gt;&lt;/foreign-keys&gt;&lt;ref-type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833BC6">
        <w:fldChar w:fldCharType="separate"/>
      </w:r>
      <w:r w:rsidR="00833BC6">
        <w:rPr>
          <w:noProof/>
        </w:rPr>
        <w:t>[39]</w:t>
      </w:r>
      <w:r w:rsidR="00833BC6">
        <w:fldChar w:fldCharType="end"/>
      </w:r>
      <w:r>
        <w:t>. Rwanda has simultaneously experienced an increasing rate of mortality and morbidity attributed to non-communicable diseases</w:t>
      </w:r>
      <w:ins w:id="462" w:author="Sooyoung Kim" w:date="2021-06-28T13:18:00Z">
        <w:r w:rsidR="0035079A">
          <w:t xml:space="preserve">, a pattern commonly observed in low- and </w:t>
        </w:r>
      </w:ins>
      <w:ins w:id="463" w:author="Sooyoung Kim" w:date="2021-06-28T13:19:00Z">
        <w:r w:rsidR="0035079A">
          <w:t>middle-income countries (LMICs).</w:t>
        </w:r>
      </w:ins>
      <w:del w:id="464" w:author="Sooyoung Kim" w:date="2021-06-28T13:18:00Z">
        <w:r w:rsidDel="0035079A">
          <w:delText xml:space="preserve">. </w:delText>
        </w:r>
      </w:del>
    </w:p>
    <w:p w14:paraId="231EB308" w14:textId="6BC6EE47" w:rsidR="00305E93" w:rsidRDefault="00305E93" w:rsidP="00305E93">
      <w:pPr>
        <w:jc w:val="both"/>
      </w:pPr>
    </w:p>
    <w:p w14:paraId="03B13FA9" w14:textId="77777777" w:rsidR="00305E93" w:rsidRDefault="00305E93" w:rsidP="00305E93">
      <w:pPr>
        <w:jc w:val="center"/>
      </w:pPr>
      <w:r>
        <w:rPr>
          <w:noProof/>
        </w:rPr>
        <w:lastRenderedPageBreak/>
        <w:drawing>
          <wp:inline distT="0" distB="0" distL="0" distR="0" wp14:anchorId="609575EA" wp14:editId="032622BD">
            <wp:extent cx="4244648" cy="3017520"/>
            <wp:effectExtent l="0" t="0" r="0" b="508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rotWithShape="1">
                    <a:blip r:embed="rId32" cstate="print">
                      <a:extLst>
                        <a:ext uri="{28A0092B-C50C-407E-A947-70E740481C1C}">
                          <a14:useLocalDpi xmlns:a14="http://schemas.microsoft.com/office/drawing/2010/main" val="0"/>
                        </a:ext>
                      </a:extLst>
                    </a:blip>
                    <a:srcRect t="3058"/>
                    <a:stretch/>
                  </pic:blipFill>
                  <pic:spPr bwMode="auto">
                    <a:xfrm>
                      <a:off x="0" y="0"/>
                      <a:ext cx="4244648" cy="3017520"/>
                    </a:xfrm>
                    <a:prstGeom prst="rect">
                      <a:avLst/>
                    </a:prstGeom>
                    <a:ln>
                      <a:noFill/>
                    </a:ln>
                    <a:extLst>
                      <a:ext uri="{53640926-AAD7-44D8-BBD7-CCE9431645EC}">
                        <a14:shadowObscured xmlns:a14="http://schemas.microsoft.com/office/drawing/2010/main"/>
                      </a:ext>
                    </a:extLst>
                  </pic:spPr>
                </pic:pic>
              </a:graphicData>
            </a:graphic>
          </wp:inline>
        </w:drawing>
      </w:r>
    </w:p>
    <w:p w14:paraId="49B018B9" w14:textId="5AF6224F" w:rsidR="00305E93" w:rsidRDefault="00305E93" w:rsidP="003017DD">
      <w:pPr>
        <w:jc w:val="center"/>
      </w:pPr>
      <w:r>
        <w:t xml:space="preserve">Figure 16.  Trends in selected </w:t>
      </w:r>
      <w:del w:id="465" w:author="Sooyoung Kim" w:date="2021-06-28T14:38:00Z">
        <w:r w:rsidDel="00DE65E1">
          <w:delText>SDG 3</w:delText>
        </w:r>
      </w:del>
      <w:ins w:id="466" w:author="Sooyoung Kim" w:date="2021-06-28T14:38:00Z">
        <w:r w:rsidR="00DE65E1">
          <w:t>SDG-3</w:t>
        </w:r>
      </w:ins>
      <w:r>
        <w:t xml:space="preserve"> indicators in Rwanda, 2009-2019</w:t>
      </w:r>
    </w:p>
    <w:p w14:paraId="13350AD0" w14:textId="77777777" w:rsidR="00305E93" w:rsidRDefault="00305E93" w:rsidP="00305E93">
      <w:pPr>
        <w:jc w:val="both"/>
      </w:pPr>
    </w:p>
    <w:p w14:paraId="74EC95DE" w14:textId="61D0700D" w:rsidR="00305E93" w:rsidRDefault="00305E93" w:rsidP="00305E93">
      <w:pPr>
        <w:jc w:val="both"/>
      </w:pPr>
      <w:r>
        <w:t>Despite Rwanda’s positive trajectory on health outcomes and its strong UHC, its success in combating COVID-19 was not guaranteed: Rwanda is one of the most densely populated countries in the world with approximately</w:t>
      </w:r>
      <w:del w:id="467" w:author="Sooyoung Kim" w:date="2021-06-28T13:20:00Z">
        <w:r w:rsidDel="0035079A">
          <w:delText xml:space="preserve"> </w:delText>
        </w:r>
        <w:commentRangeStart w:id="468"/>
        <w:r w:rsidDel="0035079A">
          <w:delText>4,115 people per square mile</w:delText>
        </w:r>
        <w:commentRangeEnd w:id="468"/>
        <w:r w:rsidR="0035079A" w:rsidDel="0035079A">
          <w:rPr>
            <w:rStyle w:val="CommentReference"/>
          </w:rPr>
          <w:commentReference w:id="468"/>
        </w:r>
      </w:del>
      <w:ins w:id="469" w:author="Sooyoung Kim" w:date="2021-06-28T13:20:00Z">
        <w:r w:rsidR="0035079A">
          <w:t xml:space="preserve"> 499 people per square kilometer of land area</w:t>
        </w:r>
      </w:ins>
      <w:ins w:id="470" w:author="Sooyoung Kim" w:date="2021-06-28T16:58:00Z">
        <w:r w:rsidR="00B01256">
          <w:t xml:space="preserve"> </w:t>
        </w:r>
      </w:ins>
      <w:r w:rsidR="00B01256">
        <w:fldChar w:fldCharType="begin"/>
      </w:r>
      <w:r w:rsidR="00B01256">
        <w:instrText xml:space="preserve"> ADDIN EN.CITE &lt;EndNote&gt;&lt;Cite&gt;&lt;Author&gt;The World Bank&lt;/Author&gt;&lt;RecNum&gt;173&lt;/RecNum&gt;&lt;DisplayText&gt;[117]&lt;/DisplayText&gt;&lt;record&gt;&lt;rec-number&gt;173&lt;/rec-number&gt;&lt;foreign-keys&gt;&lt;key app="EN" db-id="5afra2929aw9efewdwv5axsfdzda9zxetv5a" timestamp="1624913925"&gt;173&lt;/key&gt;&lt;/foreign-keys&gt;&lt;ref-type name="Online Database"&gt;45&lt;/ref-type&gt;&lt;contributors&gt;&lt;authors&gt;&lt;author&gt;The World Bank,&lt;/author&gt;&lt;/authors&gt;&lt;/contributors&gt;&lt;titles&gt;&lt;title&gt;Population density (people per sq. km of land area) - Rwanda&lt;/title&gt;&lt;/titles&gt;&lt;dates&gt;&lt;pub-dates&gt;&lt;date&gt;25 June 2021&lt;/date&gt;&lt;/pub-dates&gt;&lt;/dates&gt;&lt;publisher&gt;The World Bank&lt;/publisher&gt;&lt;urls&gt;&lt;related-urls&gt;&lt;url&gt;https://data.worldbank.org/indicator/EN.POP.DNST?locations=RW&lt;/url&gt;&lt;/related-urls&gt;&lt;/urls&gt;&lt;/record&gt;&lt;/Cite&gt;&lt;/EndNote&gt;</w:instrText>
      </w:r>
      <w:r w:rsidR="00B01256">
        <w:fldChar w:fldCharType="separate"/>
      </w:r>
      <w:r w:rsidR="00B01256">
        <w:rPr>
          <w:noProof/>
        </w:rPr>
        <w:t>[117]</w:t>
      </w:r>
      <w:r w:rsidR="00B01256">
        <w:fldChar w:fldCharType="end"/>
      </w:r>
      <w:r>
        <w:t>, making it particularly vulnerable to rapid disease transmission. Nonetheless, as of March 1, 2021, Rwanda had a total of 1,400 cases and reported 264 deaths due to COVID-19</w:t>
      </w:r>
      <w:r w:rsidR="00833BC6">
        <w:t xml:space="preserve"> </w:t>
      </w:r>
      <w:r w:rsidR="00833BC6">
        <w:fldChar w:fldCharType="begin"/>
      </w:r>
      <w:r w:rsidR="00B01256">
        <w:instrText xml:space="preserve"> ADDIN EN.CITE &lt;EndNote&gt;&lt;Cite&gt;&lt;Author&gt;Africa&lt;/Author&gt;&lt;Year&gt;2021&lt;/Year&gt;&lt;RecNum&gt;100&lt;/RecNum&gt;&lt;DisplayText&gt;[118]&lt;/DisplayText&gt;&lt;record&gt;&lt;rec-number&gt;100&lt;/rec-number&gt;&lt;foreign-keys&gt;&lt;key app="EN" db-id="5afra2929aw9efewdwv5axsfdzda9zxetv5a" timestamp="1624827782"&gt;100&lt;/key&gt;&lt;/foreign-keys&gt;&lt;ref-type name="Press Release"&gt;63&lt;/ref-type&gt;&lt;contributors&gt;&lt;authors&gt;&lt;author&gt;WHO Africa&lt;/author&gt;&lt;/authors&gt;&lt;/contributors&gt;&lt;titles&gt;&lt;title&gt;Update COVID-19 01 March 2021&lt;/title&gt;&lt;/titles&gt;&lt;dates&gt;&lt;year&gt;2021&lt;/year&gt;&lt;/dates&gt;&lt;pub-location&gt;Rwanda&lt;/pub-location&gt;&lt;publisher&gt;World Health Organization&lt;/publisher&gt;&lt;urls&gt;&lt;/urls&gt;&lt;/record&gt;&lt;/Cite&gt;&lt;/EndNote&gt;</w:instrText>
      </w:r>
      <w:r w:rsidR="00833BC6">
        <w:fldChar w:fldCharType="separate"/>
      </w:r>
      <w:r w:rsidR="00B01256">
        <w:rPr>
          <w:noProof/>
        </w:rPr>
        <w:t>[118]</w:t>
      </w:r>
      <w:r w:rsidR="00833BC6">
        <w:fldChar w:fldCharType="end"/>
      </w:r>
      <w:r>
        <w:t>. That said, Rwanda continues to face imminent threats due to the emergence of new, highly transmissible variants of the virus, paired with low rates of immunization against COVID-19, with under 2</w:t>
      </w:r>
      <w:del w:id="471" w:author="Sooyoung Kim" w:date="2021-06-28T14:36:00Z">
        <w:r w:rsidDel="00DE65E1">
          <w:delText>%</w:delText>
        </w:r>
      </w:del>
      <w:ins w:id="472" w:author="Sooyoung Kim" w:date="2021-06-28T14:36:00Z">
        <w:r w:rsidR="00DE65E1">
          <w:t xml:space="preserve"> per cent</w:t>
        </w:r>
      </w:ins>
      <w:r>
        <w:t xml:space="preserve"> of the population being fully vaccinated as of June 24, 2021</w:t>
      </w:r>
      <w:r w:rsidR="000B3125">
        <w:t xml:space="preserve"> </w:t>
      </w:r>
      <w:r w:rsidR="000B3125">
        <w:fldChar w:fldCharType="begin"/>
      </w:r>
      <w:r w:rsidR="00B01256">
        <w:instrText xml:space="preserve"> ADDIN EN.CITE &lt;EndNote&gt;&lt;Cite&gt;&lt;Author&gt;Africanews&lt;/Author&gt;&lt;Year&gt;2021&lt;/Year&gt;&lt;RecNum&gt;101&lt;/RecNum&gt;&lt;DisplayText&gt;[72, 119]&lt;/DisplayText&gt;&lt;record&gt;&lt;rec-number&gt;101&lt;/rec-number&gt;&lt;foreign-keys&gt;&lt;key app="EN" db-id="5afra2929aw9efewdwv5axsfdzda9zxetv5a" timestamp="1624827888"&gt;101&lt;/key&gt;&lt;/foreign-keys&gt;&lt;ref-type name="Newspaper Article"&gt;23&lt;/ref-type&gt;&lt;contributors&gt;&lt;authors&gt;&lt;author&gt;Africanews&lt;/author&gt;&lt;/authors&gt;&lt;/contributors&gt;&lt;titles&gt;&lt;title&gt;UK and South African Covid-19 variants found in Rwanda&lt;/title&gt;&lt;secondary-title&gt;africanews&lt;/secondary-title&gt;&lt;/titles&gt;&lt;dates&gt;&lt;year&gt;2021&lt;/year&gt;&lt;/dates&gt;&lt;urls&gt;&lt;/urls&gt;&lt;/record&gt;&lt;/Cite&gt;&lt;Cite&gt;&lt;Author&gt;University&lt;/Author&gt;&lt;Year&gt;2020&lt;/Year&gt;&lt;RecNum&gt;98&lt;/RecNum&gt;&lt;record&gt;&lt;rec-number&gt;98&lt;/rec-number&gt;&lt;foreign-keys&gt;&lt;key app="EN" db-id="5afra2929aw9efewdwv5axsfdzda9zxetv5a" timestamp="1624827100"&gt;98&lt;/key&gt;&lt;/foreign-keys&gt;&lt;ref-type name="Generic"&gt;13&lt;/ref-type&gt;&lt;contributors&gt;&lt;authors&gt;&lt;author&gt;Johns Hopkins University&lt;/author&gt;&lt;/authors&gt;&lt;/contributors&gt;&lt;titles&gt;&lt;title&gt;Coronavirus resource center&lt;/title&gt;&lt;/titles&gt;&lt;dates&gt;&lt;year&gt;2020&lt;/year&gt;&lt;/dates&gt;&lt;publisher&gt;John Hopkins University of Medicine Baltimore, MD&lt;/publisher&gt;&lt;urls&gt;&lt;/urls&gt;&lt;/record&gt;&lt;/Cite&gt;&lt;/EndNote&gt;</w:instrText>
      </w:r>
      <w:r w:rsidR="000B3125">
        <w:fldChar w:fldCharType="separate"/>
      </w:r>
      <w:r w:rsidR="00B01256">
        <w:rPr>
          <w:noProof/>
        </w:rPr>
        <w:t>[72, 119]</w:t>
      </w:r>
      <w:r w:rsidR="000B3125">
        <w:fldChar w:fldCharType="end"/>
      </w:r>
      <w:r>
        <w:t xml:space="preserve">. Rwanda is currently experiencing a peak in COVID-19 cases, causing the government to extend </w:t>
      </w:r>
      <w:proofErr w:type="gramStart"/>
      <w:r>
        <w:t>controls</w:t>
      </w:r>
      <w:proofErr w:type="gramEnd"/>
      <w:r>
        <w:t xml:space="preserve"> and continued testing throughout the country. Yet the government has continued to allow international travel in and out of the country, maintaining its continued vulnerability to the virus. </w:t>
      </w:r>
    </w:p>
    <w:p w14:paraId="333E4A5A" w14:textId="77777777" w:rsidR="00305E93" w:rsidRDefault="00305E93" w:rsidP="00305E93"/>
    <w:p w14:paraId="77B73D54" w14:textId="77777777" w:rsidR="00305E93" w:rsidRDefault="00305E93" w:rsidP="00305E93">
      <w:pPr>
        <w:rPr>
          <w:i/>
        </w:rPr>
      </w:pPr>
      <w:r>
        <w:rPr>
          <w:i/>
        </w:rPr>
        <w:t>Overview of the health system and progress towards UHC</w:t>
      </w:r>
    </w:p>
    <w:p w14:paraId="4BB8A92A" w14:textId="49DBA27E" w:rsidR="00305E93" w:rsidRDefault="00305E93" w:rsidP="00305E93">
      <w:pPr>
        <w:jc w:val="both"/>
        <w:rPr>
          <w:iCs/>
        </w:rPr>
      </w:pPr>
      <w:r>
        <w:rPr>
          <w:iCs/>
        </w:rPr>
        <w:t>Rwanda has a mixed public-private health system that is governed by the Ministry of Health (</w:t>
      </w:r>
      <w:proofErr w:type="spellStart"/>
      <w:r>
        <w:rPr>
          <w:iCs/>
        </w:rPr>
        <w:t>MoH</w:t>
      </w:r>
      <w:proofErr w:type="spellEnd"/>
      <w:r>
        <w:rPr>
          <w:iCs/>
        </w:rPr>
        <w:t>) with public health facilities making up 64</w:t>
      </w:r>
      <w:del w:id="473" w:author="Sooyoung Kim" w:date="2021-06-28T14:36:00Z">
        <w:r w:rsidDel="00DE65E1">
          <w:rPr>
            <w:iCs/>
          </w:rPr>
          <w:delText>%</w:delText>
        </w:r>
      </w:del>
      <w:ins w:id="474" w:author="Sooyoung Kim" w:date="2021-06-28T14:36:00Z">
        <w:r w:rsidR="00DE65E1">
          <w:rPr>
            <w:iCs/>
          </w:rPr>
          <w:t xml:space="preserve"> per cent</w:t>
        </w:r>
      </w:ins>
      <w:r>
        <w:rPr>
          <w:iCs/>
        </w:rPr>
        <w:t xml:space="preserve"> of non-private health facilities</w:t>
      </w:r>
      <w:ins w:id="475" w:author="Sooyoung Kim" w:date="2021-06-28T17:01:00Z">
        <w:r w:rsidR="00B01256">
          <w:rPr>
            <w:iCs/>
          </w:rPr>
          <w:t xml:space="preserve"> </w:t>
        </w:r>
      </w:ins>
      <w:r w:rsidR="00B01256">
        <w:rPr>
          <w:iCs/>
        </w:rPr>
        <w:fldChar w:fldCharType="begin"/>
      </w:r>
      <w:r w:rsidR="00B01256">
        <w:rPr>
          <w:iCs/>
        </w:rPr>
        <w:instrText xml:space="preserve"> ADDIN EN.CITE &lt;EndNote&gt;&lt;Cite&gt;&lt;Author&gt;WHO&lt;/Author&gt;&lt;Year&gt;2017&lt;/Year&gt;&lt;RecNum&gt;174&lt;/RecNum&gt;&lt;DisplayText&gt;[120]&lt;/DisplayText&gt;&lt;record&gt;&lt;rec-number&gt;174&lt;/rec-number&gt;&lt;foreign-keys&gt;&lt;key app="EN" db-id="5afra2929aw9efewdwv5axsfdzda9zxetv5a" timestamp="1624914043"&gt;174&lt;/key&gt;&lt;/foreign-keys&gt;&lt;ref-type name="Report"&gt;27&lt;/ref-type&gt;&lt;contributors&gt;&lt;authors&gt;&lt;author&gt;WHO&lt;/author&gt;&lt;/authors&gt;&lt;/contributors&gt;&lt;titles&gt;&lt;title&gt;Primary health care systems (PRIMASYS): case study from Rwanda, abridged version&lt;/title&gt;&lt;/titles&gt;&lt;dates&gt;&lt;year&gt;2017&lt;/year&gt;&lt;pub-dates&gt;&lt;date&gt;2017&lt;/date&gt;&lt;/pub-dates&gt;&lt;/dates&gt;&lt;pub-location&gt;Geneva&lt;/pub-location&gt;&lt;publisher&gt;World Health Organization&lt;/publisher&gt;&lt;isbn&gt;Licence: CC BY-NC-SA 3.0 IGO&lt;/isbn&gt;&lt;urls&gt;&lt;related-urls&gt;&lt;url&gt;https://www.who.int/alliance-hpsr/projects/AHPSR-PRIMASYS-Rwanda-Abridged.pdf?ua=1&lt;/url&gt;&lt;/related-urls&gt;&lt;/urls&gt;&lt;/record&gt;&lt;/Cite&gt;&lt;/EndNote&gt;</w:instrText>
      </w:r>
      <w:r w:rsidR="00B01256">
        <w:rPr>
          <w:iCs/>
        </w:rPr>
        <w:fldChar w:fldCharType="separate"/>
      </w:r>
      <w:r w:rsidR="00B01256">
        <w:rPr>
          <w:iCs/>
          <w:noProof/>
        </w:rPr>
        <w:t>[120]</w:t>
      </w:r>
      <w:r w:rsidR="00B01256">
        <w:rPr>
          <w:iCs/>
        </w:rPr>
        <w:fldChar w:fldCharType="end"/>
      </w:r>
      <w:r>
        <w:rPr>
          <w:iCs/>
        </w:rPr>
        <w:t>.</w:t>
      </w:r>
      <w:ins w:id="476" w:author="Sooyoung Kim" w:date="2021-06-28T17:00:00Z">
        <w:r w:rsidR="00B01256" w:rsidDel="00B01256">
          <w:rPr>
            <w:iCs/>
          </w:rPr>
          <w:t xml:space="preserve"> </w:t>
        </w:r>
      </w:ins>
      <w:commentRangeStart w:id="477"/>
      <w:del w:id="478" w:author="Sooyoung Kim" w:date="2021-06-28T17:00:00Z">
        <w:r w:rsidDel="00B01256">
          <w:rPr>
            <w:iCs/>
          </w:rPr>
          <w:fldChar w:fldCharType="begin" w:fldLock="1"/>
        </w:r>
        <w:r w:rsidDel="00B01256">
          <w:rPr>
            <w:iCs/>
          </w:rPr>
          <w:delInstrText>ADDIN CSL_CITATION {"citationItems":[{"id":"ITEM-1","itemData":{"abstract":"In a recent article, Christiansen and Chater (2015) present a fundamental constraint on language, i.e. a now-or-never bottleneck that arises from our fleeting memory, and explore its implications, e.g., chunk-and-pass processing, outlining a framework that promises to unify different areas of research. Here we explore additional support for this constraint and suggest further connections from quantitative linguistics and information theory.","author":[{"dropping-particle":"","family":"World Health Organization","given":"","non-dropping-particle":"","parse-names":false,"suffix":""}],"container-title":"World Health Organization","id":"ITEM-1","issued":{"date-parts":[["2017"]]},"page":"1-48","title":"Primary Health Care Systems ( Primasys )","type":"article-journal"},"uris":["http://www.mendeley.com/documents/?uuid=6ab4867d-0870-4bc2-8440-e43b6f4426f1"]}],"mendeley":{"formattedCitation":"&lt;sup&gt;9&lt;/sup&gt;","plainTextFormattedCitation":"9","previouslyFormattedCitation":"&lt;sup&gt;9&lt;/sup&gt;"},"properties":{"noteIndex":0},"schema":"https://github.com/citation-style-language/schema/raw/master/csl-citation.json"}</w:delInstrText>
        </w:r>
        <w:r w:rsidDel="00B01256">
          <w:rPr>
            <w:iCs/>
          </w:rPr>
          <w:fldChar w:fldCharType="separate"/>
        </w:r>
        <w:r w:rsidRPr="00033BC5" w:rsidDel="00B01256">
          <w:rPr>
            <w:iCs/>
            <w:noProof/>
            <w:vertAlign w:val="superscript"/>
          </w:rPr>
          <w:delText>9</w:delText>
        </w:r>
        <w:r w:rsidDel="00B01256">
          <w:rPr>
            <w:iCs/>
          </w:rPr>
          <w:fldChar w:fldCharType="end"/>
        </w:r>
      </w:del>
      <w:commentRangeEnd w:id="477"/>
      <w:r w:rsidR="0035079A">
        <w:rPr>
          <w:rStyle w:val="CommentReference"/>
        </w:rPr>
        <w:commentReference w:id="477"/>
      </w:r>
      <w:r>
        <w:rPr>
          <w:iCs/>
        </w:rPr>
        <w:t xml:space="preserve"> The system is organized in four levels ranging from central (Level I) which serves the entire country to peripheral (Level IV) which includes district hospitals, health centers and posts, and community health workers (CHWs), and covers approximately 255,000 people</w:t>
      </w:r>
      <w:ins w:id="479" w:author="Sooyoung Kim" w:date="2021-06-28T17:01:00Z">
        <w:r w:rsidR="00B01256">
          <w:rPr>
            <w:iCs/>
          </w:rPr>
          <w:t xml:space="preserve"> </w:t>
        </w:r>
      </w:ins>
      <w:r w:rsidR="00B01256">
        <w:rPr>
          <w:iCs/>
        </w:rPr>
        <w:fldChar w:fldCharType="begin"/>
      </w:r>
      <w:r w:rsidR="00B01256">
        <w:rPr>
          <w:iCs/>
        </w:rPr>
        <w:instrText xml:space="preserve"> ADDIN EN.CITE &lt;EndNote&gt;&lt;Cite&gt;&lt;Author&gt;WHO&lt;/Author&gt;&lt;Year&gt;2017&lt;/Year&gt;&lt;RecNum&gt;174&lt;/RecNum&gt;&lt;DisplayText&gt;[120]&lt;/DisplayText&gt;&lt;record&gt;&lt;rec-number&gt;174&lt;/rec-number&gt;&lt;foreign-keys&gt;&lt;key app="EN" db-id="5afra2929aw9efewdwv5axsfdzda9zxetv5a" timestamp="1624914043"&gt;174&lt;/key&gt;&lt;/foreign-keys&gt;&lt;ref-type name="Report"&gt;27&lt;/ref-type&gt;&lt;contributors&gt;&lt;authors&gt;&lt;author&gt;WHO&lt;/author&gt;&lt;/authors&gt;&lt;/contributors&gt;&lt;titles&gt;&lt;title&gt;Primary health care systems (PRIMASYS): case study from Rwanda, abridged version&lt;/title&gt;&lt;/titles&gt;&lt;dates&gt;&lt;year&gt;2017&lt;/year&gt;&lt;pub-dates&gt;&lt;date&gt;2017&lt;/date&gt;&lt;/pub-dates&gt;&lt;/dates&gt;&lt;pub-location&gt;Geneva&lt;/pub-location&gt;&lt;publisher&gt;World Health Organization&lt;/publisher&gt;&lt;isbn&gt;Licence: CC BY-NC-SA 3.0 IGO&lt;/isbn&gt;&lt;urls&gt;&lt;related-urls&gt;&lt;url&gt;https://www.who.int/alliance-hpsr/projects/AHPSR-PRIMASYS-Rwanda-Abridged.pdf?ua=1&lt;/url&gt;&lt;/related-urls&gt;&lt;/urls&gt;&lt;/record&gt;&lt;/Cite&gt;&lt;/EndNote&gt;</w:instrText>
      </w:r>
      <w:r w:rsidR="00B01256">
        <w:rPr>
          <w:iCs/>
        </w:rPr>
        <w:fldChar w:fldCharType="separate"/>
      </w:r>
      <w:r w:rsidR="00B01256">
        <w:rPr>
          <w:iCs/>
          <w:noProof/>
        </w:rPr>
        <w:t>[120]</w:t>
      </w:r>
      <w:r w:rsidR="00B01256">
        <w:rPr>
          <w:iCs/>
        </w:rPr>
        <w:fldChar w:fldCharType="end"/>
      </w:r>
      <w:r>
        <w:rPr>
          <w:iCs/>
        </w:rPr>
        <w:t>.</w:t>
      </w:r>
      <w:ins w:id="480" w:author="Sooyoung Kim" w:date="2021-06-28T17:01:00Z">
        <w:r w:rsidR="00B01256" w:rsidDel="00B01256">
          <w:rPr>
            <w:iCs/>
          </w:rPr>
          <w:t xml:space="preserve"> </w:t>
        </w:r>
      </w:ins>
      <w:commentRangeStart w:id="481"/>
      <w:commentRangeStart w:id="482"/>
      <w:del w:id="483" w:author="Sooyoung Kim" w:date="2021-06-28T17:01:00Z">
        <w:r w:rsidDel="00B01256">
          <w:rPr>
            <w:iCs/>
          </w:rPr>
          <w:fldChar w:fldCharType="begin" w:fldLock="1"/>
        </w:r>
        <w:r w:rsidDel="00B01256">
          <w:rPr>
            <w:iCs/>
          </w:rPr>
          <w:delInstrText>ADDIN CSL_CITATION {"citationItems":[{"id":"ITEM-1","itemData":{"abstract":"In a recent article, Christiansen and Chater (2015) present a fundamental constraint on language, i.e. a now-or-never bottleneck that arises from our fleeting memory, and explore its implications, e.g., chunk-and-pass processing, outlining a framework that promises to unify different areas of research. Here we explore additional support for this constraint and suggest further connections from quantitative linguistics and information theory.","author":[{"dropping-particle":"","family":"World Health Organization","given":"","non-dropping-particle":"","parse-names":false,"suffix":""}],"container-title":"World Health Organization","id":"ITEM-1","issued":{"date-parts":[["2017"]]},"page":"1-48","title":"Primary Health Care Systems ( Primasys )","type":"article-journal"},"uris":["http://www.mendeley.com/documents/?uuid=6ab4867d-0870-4bc2-8440-e43b6f4426f1"]}],"mendeley":{"formattedCitation":"&lt;sup&gt;9&lt;/sup&gt;","plainTextFormattedCitation":"9","previouslyFormattedCitation":"&lt;sup&gt;9&lt;/sup&gt;"},"properties":{"noteIndex":0},"schema":"https://github.com/citation-style-language/schema/raw/master/csl-citation.json"}</w:delInstrText>
        </w:r>
        <w:r w:rsidDel="00B01256">
          <w:rPr>
            <w:iCs/>
          </w:rPr>
          <w:fldChar w:fldCharType="separate"/>
        </w:r>
        <w:r w:rsidRPr="00033BC5" w:rsidDel="00B01256">
          <w:rPr>
            <w:iCs/>
            <w:noProof/>
            <w:vertAlign w:val="superscript"/>
          </w:rPr>
          <w:delText>9</w:delText>
        </w:r>
        <w:r w:rsidDel="00B01256">
          <w:rPr>
            <w:iCs/>
          </w:rPr>
          <w:fldChar w:fldCharType="end"/>
        </w:r>
      </w:del>
      <w:commentRangeEnd w:id="481"/>
      <w:r w:rsidR="00655127">
        <w:rPr>
          <w:rStyle w:val="CommentReference"/>
        </w:rPr>
        <w:commentReference w:id="481"/>
      </w:r>
      <w:commentRangeEnd w:id="482"/>
      <w:r w:rsidR="0035079A">
        <w:rPr>
          <w:rStyle w:val="CommentReference"/>
        </w:rPr>
        <w:commentReference w:id="482"/>
      </w:r>
      <w:r>
        <w:rPr>
          <w:iCs/>
        </w:rPr>
        <w:t xml:space="preserve"> The Rwandan health system is largely a referral system wherein the burden of disease is largely treated at the village level by CHWs, at which point individual cases may be referred up to a health post, then to a health center, and then to a district hospital, provincial hospitals and referral hospitals, which has been a strategy to increase geographical accessibility to health services</w:t>
      </w:r>
      <w:r w:rsidR="000B3125">
        <w:rPr>
          <w:iCs/>
        </w:rPr>
        <w:t xml:space="preserve"> </w:t>
      </w:r>
      <w:r w:rsidR="000B3125">
        <w:rPr>
          <w:iCs/>
        </w:rPr>
        <w:fldChar w:fldCharType="begin"/>
      </w:r>
      <w:r w:rsidR="00B01256">
        <w:rPr>
          <w:iCs/>
        </w:rPr>
        <w:instrText xml:space="preserve"> ADDIN EN.CITE &lt;EndNote&gt;&lt;Cite&gt;&lt;Author&gt;Africa&lt;/Author&gt;&lt;Year&gt;2019&lt;/Year&gt;&lt;RecNum&gt;102&lt;/RecNum&gt;&lt;DisplayText&gt;[121]&lt;/DisplayText&gt;&lt;record&gt;&lt;rec-number&gt;102&lt;/rec-number&gt;&lt;foreign-keys&gt;&lt;key app="EN" db-id="5afra2929aw9efewdwv5axsfdzda9zxetv5a" timestamp="1624828097"&gt;102&lt;/key&gt;&lt;/foreign-keys&gt;&lt;ref-type name="Press Release"&gt;63&lt;/ref-type&gt;&lt;contributors&gt;&lt;authors&gt;&lt;author&gt;WHO Africa&lt;/author&gt;&lt;/authors&gt;&lt;/contributors&gt;&lt;titles&gt;&lt;title&gt;Rwanda: the beacon of Universal Health Coverage in Africa&lt;/title&gt;&lt;/titles&gt;&lt;dates&gt;&lt;year&gt;2019&lt;/year&gt;&lt;/dates&gt;&lt;pub-location&gt;Geneva&lt;/pub-location&gt;&lt;publisher&gt;World Health Organization&lt;/publisher&gt;&lt;urls&gt;&lt;/urls&gt;&lt;/record&gt;&lt;/Cite&gt;&lt;/EndNote&gt;</w:instrText>
      </w:r>
      <w:r w:rsidR="000B3125">
        <w:rPr>
          <w:iCs/>
        </w:rPr>
        <w:fldChar w:fldCharType="separate"/>
      </w:r>
      <w:r w:rsidR="00B01256">
        <w:rPr>
          <w:iCs/>
          <w:noProof/>
        </w:rPr>
        <w:t>[121]</w:t>
      </w:r>
      <w:r w:rsidR="000B3125">
        <w:rPr>
          <w:iCs/>
        </w:rPr>
        <w:fldChar w:fldCharType="end"/>
      </w:r>
      <w:r>
        <w:rPr>
          <w:iCs/>
        </w:rPr>
        <w:t>. The government offers public health insurance, which covers 84 per cent of the population, with another 6 per cent covered through employment-based insurance</w:t>
      </w:r>
      <w:r w:rsidR="000B3125">
        <w:rPr>
          <w:iCs/>
        </w:rPr>
        <w:t xml:space="preserve"> </w:t>
      </w:r>
      <w:r w:rsidR="000B3125">
        <w:rPr>
          <w:iCs/>
        </w:rPr>
        <w:fldChar w:fldCharType="begin"/>
      </w:r>
      <w:r w:rsidR="00B01256">
        <w:rPr>
          <w:iCs/>
        </w:rPr>
        <w:instrText xml:space="preserve"> ADDIN EN.CITE &lt;EndNote&gt;&lt;Cite&gt;&lt;Author&gt;Karim&lt;/Author&gt;&lt;Year&gt;2021&lt;/Year&gt;&lt;RecNum&gt;99&lt;/RecNum&gt;&lt;DisplayText&gt;[116]&lt;/DisplayText&gt;&lt;record&gt;&lt;rec-number&gt;99&lt;/rec-number&gt;&lt;foreign-keys&gt;&lt;key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0B3125">
        <w:rPr>
          <w:iCs/>
        </w:rPr>
        <w:fldChar w:fldCharType="separate"/>
      </w:r>
      <w:r w:rsidR="00B01256">
        <w:rPr>
          <w:iCs/>
          <w:noProof/>
        </w:rPr>
        <w:t>[116]</w:t>
      </w:r>
      <w:r w:rsidR="000B3125">
        <w:rPr>
          <w:iCs/>
        </w:rPr>
        <w:fldChar w:fldCharType="end"/>
      </w:r>
      <w:r>
        <w:rPr>
          <w:iCs/>
        </w:rPr>
        <w:t xml:space="preserve">. </w:t>
      </w:r>
    </w:p>
    <w:p w14:paraId="063E8E99" w14:textId="77777777" w:rsidR="00305E93" w:rsidRPr="00156AA1" w:rsidRDefault="00305E93" w:rsidP="00305E93">
      <w:pPr>
        <w:jc w:val="both"/>
        <w:rPr>
          <w:iCs/>
        </w:rPr>
      </w:pPr>
    </w:p>
    <w:p w14:paraId="28F12AFF" w14:textId="6186A911" w:rsidR="00305E93" w:rsidRDefault="00305E93" w:rsidP="00305E93">
      <w:pPr>
        <w:jc w:val="both"/>
        <w:rPr>
          <w:iCs/>
        </w:rPr>
      </w:pPr>
      <w:r w:rsidRPr="00156AA1">
        <w:rPr>
          <w:iCs/>
        </w:rPr>
        <w:t>Rwanda is the most advanced country in Africa in terms of achieving UHC</w:t>
      </w:r>
      <w:r>
        <w:rPr>
          <w:iCs/>
        </w:rPr>
        <w:t>, and, as of 2019, most of the UHC prerequisites have been reached</w:t>
      </w:r>
      <w:ins w:id="484" w:author="Sooyoung Kim" w:date="2021-06-28T17:01:00Z">
        <w:r w:rsidR="00447007">
          <w:rPr>
            <w:iCs/>
          </w:rPr>
          <w:t xml:space="preserve"> </w:t>
        </w:r>
      </w:ins>
      <w:r w:rsidR="00447007">
        <w:rPr>
          <w:iCs/>
        </w:rPr>
        <w:fldChar w:fldCharType="begin"/>
      </w:r>
      <w:r w:rsidR="00447007">
        <w:rPr>
          <w:iCs/>
        </w:rPr>
        <w:instrText xml:space="preserve"> ADDIN EN.CITE &lt;EndNote&gt;&lt;Cite&gt;&lt;Author&gt;Murray&lt;/Author&gt;&lt;Year&gt;2020&lt;/Year&gt;&lt;RecNum&gt;25&lt;/RecNum&gt;&lt;DisplayText&gt;[39]&lt;/DisplayText&gt;&lt;record&gt;&lt;rec-number&gt;25&lt;/rec-number&gt;&lt;foreign-keys&gt;&lt;key app="EN" db-id="5afra2929aw9efewdwv5axsfdzda9zxetv5a" timestamp="1620588677"&gt;25&lt;/key&gt;&lt;/foreign-keys&gt;&lt;ref-type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447007">
        <w:rPr>
          <w:iCs/>
        </w:rPr>
        <w:fldChar w:fldCharType="separate"/>
      </w:r>
      <w:r w:rsidR="00447007">
        <w:rPr>
          <w:iCs/>
          <w:noProof/>
        </w:rPr>
        <w:t>[39]</w:t>
      </w:r>
      <w:r w:rsidR="00447007">
        <w:rPr>
          <w:iCs/>
        </w:rPr>
        <w:fldChar w:fldCharType="end"/>
      </w:r>
      <w:r>
        <w:rPr>
          <w:iCs/>
        </w:rPr>
        <w:t>.</w:t>
      </w:r>
      <w:ins w:id="485" w:author="Sooyoung Kim" w:date="2021-06-28T17:02:00Z">
        <w:r w:rsidR="00447007">
          <w:rPr>
            <w:iCs/>
          </w:rPr>
          <w:t xml:space="preserve"> </w:t>
        </w:r>
      </w:ins>
      <w:del w:id="486" w:author="Sooyoung Kim" w:date="2021-06-28T17:02:00Z">
        <w:r w:rsidDel="00447007">
          <w:rPr>
            <w:iCs/>
          </w:rPr>
          <w:delText xml:space="preserve"> T</w:delText>
        </w:r>
      </w:del>
      <w:ins w:id="487" w:author="Sooyoung Kim" w:date="2021-06-28T17:02:00Z">
        <w:r w:rsidR="00447007">
          <w:rPr>
            <w:iCs/>
          </w:rPr>
          <w:t>T</w:t>
        </w:r>
      </w:ins>
      <w:r>
        <w:rPr>
          <w:iCs/>
        </w:rPr>
        <w:t>hat said,</w:t>
      </w:r>
      <w:r w:rsidRPr="00156AA1">
        <w:rPr>
          <w:iCs/>
        </w:rPr>
        <w:t xml:space="preserve"> there are some persistent gaps</w:t>
      </w:r>
      <w:r>
        <w:rPr>
          <w:iCs/>
        </w:rPr>
        <w:t>,</w:t>
      </w:r>
      <w:r w:rsidRPr="00156AA1">
        <w:rPr>
          <w:iCs/>
        </w:rPr>
        <w:t xml:space="preserve"> which leaves room for continued improvement</w:t>
      </w:r>
      <w:r w:rsidR="002327EA">
        <w:rPr>
          <w:iCs/>
        </w:rPr>
        <w:t xml:space="preserve"> </w:t>
      </w:r>
      <w:r w:rsidR="002327EA">
        <w:rPr>
          <w:iCs/>
        </w:rPr>
        <w:fldChar w:fldCharType="begin"/>
      </w:r>
      <w:r w:rsidR="00B01256">
        <w:rPr>
          <w:iCs/>
        </w:rPr>
        <w:instrText xml:space="preserve"> ADDIN EN.CITE &lt;EndNote&gt;&lt;Cite&gt;&lt;Author&gt;Nyandekwe&lt;/Author&gt;&lt;Year&gt;2020&lt;/Year&gt;&lt;RecNum&gt;103&lt;/RecNum&gt;&lt;DisplayText&gt;[122]&lt;/DisplayText&gt;&lt;record&gt;&lt;rec-number&gt;103&lt;/rec-number&gt;&lt;foreign-keys&gt;&lt;key app="EN" db-id="5afra2929aw9efewdwv5axsfdzda9zxetv5a" timestamp="1624828167"&gt;103&lt;/key&gt;&lt;/foreign-keys&gt;&lt;ref-type name="Journal Article"&gt;17&lt;/ref-type&gt;&lt;contributors&gt;&lt;authors&gt;&lt;author&gt;Nyandekwe, Médard&lt;/author&gt;&lt;author&gt;Nzayirambaho, Manassé&lt;/author&gt;&lt;author&gt;Kakoma, Jean Baptiste&lt;/author&gt;&lt;/authors&gt;&lt;/contributors&gt;&lt;titles&gt;&lt;title&gt;Universal health insurance in Rwanda: major challenges and solutions for financial sustainability case study of Rwanda community-based health insurance part I&lt;/title&gt;&lt;secondary-title&gt;The Pan African Medical Journal&lt;/secondary-title&gt;&lt;/titles&gt;&lt;periodical&gt;&lt;full-title&gt;The Pan African Medical Journal&lt;/full-title&gt;&lt;/periodical&gt;&lt;volume&gt;37&lt;/volume&gt;&lt;dates&gt;&lt;year&gt;2020&lt;/year&gt;&lt;/dates&gt;&lt;urls&gt;&lt;/urls&gt;&lt;/record&gt;&lt;/Cite&gt;&lt;/EndNote&gt;</w:instrText>
      </w:r>
      <w:r w:rsidR="002327EA">
        <w:rPr>
          <w:iCs/>
        </w:rPr>
        <w:fldChar w:fldCharType="separate"/>
      </w:r>
      <w:r w:rsidR="00B01256">
        <w:rPr>
          <w:iCs/>
          <w:noProof/>
        </w:rPr>
        <w:t>[122]</w:t>
      </w:r>
      <w:r w:rsidR="002327EA">
        <w:rPr>
          <w:iCs/>
        </w:rPr>
        <w:fldChar w:fldCharType="end"/>
      </w:r>
      <w:r>
        <w:rPr>
          <w:iCs/>
        </w:rPr>
        <w:t xml:space="preserve">. Public health insurance in Rwanda </w:t>
      </w:r>
      <w:r>
        <w:rPr>
          <w:iCs/>
        </w:rPr>
        <w:lastRenderedPageBreak/>
        <w:t>began in 1999 with the establishment of “</w:t>
      </w:r>
      <w:proofErr w:type="spellStart"/>
      <w:ins w:id="488" w:author="Sooyoung Kim" w:date="2021-06-28T13:28:00Z">
        <w:r w:rsidR="008E2CA1">
          <w:rPr>
            <w:iCs/>
          </w:rPr>
          <w:t>M</w:t>
        </w:r>
      </w:ins>
      <w:del w:id="489" w:author="Sooyoung Kim" w:date="2021-06-28T13:28:00Z">
        <w:r w:rsidDel="008E2CA1">
          <w:rPr>
            <w:iCs/>
          </w:rPr>
          <w:delText>m</w:delText>
        </w:r>
      </w:del>
      <w:r>
        <w:rPr>
          <w:iCs/>
        </w:rPr>
        <w:t>utuelles</w:t>
      </w:r>
      <w:proofErr w:type="spellEnd"/>
      <w:r>
        <w:rPr>
          <w:iCs/>
        </w:rPr>
        <w:t xml:space="preserve"> de </w:t>
      </w:r>
      <w:del w:id="490" w:author="Sooyoung Kim" w:date="2021-06-28T13:28:00Z">
        <w:r w:rsidDel="008E2CA1">
          <w:rPr>
            <w:iCs/>
          </w:rPr>
          <w:delText>s</w:delText>
        </w:r>
      </w:del>
      <w:proofErr w:type="spellStart"/>
      <w:ins w:id="491" w:author="Sooyoung Kim" w:date="2021-06-28T13:28:00Z">
        <w:r w:rsidR="008E2CA1">
          <w:rPr>
            <w:iCs/>
          </w:rPr>
          <w:t>S</w:t>
        </w:r>
      </w:ins>
      <w:r>
        <w:rPr>
          <w:iCs/>
        </w:rPr>
        <w:t>anté</w:t>
      </w:r>
      <w:proofErr w:type="spellEnd"/>
      <w:r>
        <w:rPr>
          <w:iCs/>
        </w:rPr>
        <w:t>”, which has been renamed to be Community-Based Health Insurance (CBHI) to provide coverage for all non-insured citizens, including the rural population and those who work in the informal sector</w:t>
      </w:r>
      <w:r w:rsidR="002327EA">
        <w:rPr>
          <w:iCs/>
        </w:rPr>
        <w:t xml:space="preserve"> </w:t>
      </w:r>
      <w:r w:rsidR="002327EA">
        <w:rPr>
          <w:iCs/>
        </w:rPr>
        <w:fldChar w:fldCharType="begin"/>
      </w:r>
      <w:r w:rsidR="00B01256">
        <w:rPr>
          <w:iCs/>
        </w:rPr>
        <w:instrText xml:space="preserve"> ADDIN EN.CITE &lt;EndNote&gt;&lt;Cite&gt;&lt;Author&gt;Nyandekwe&lt;/Author&gt;&lt;Year&gt;2020&lt;/Year&gt;&lt;RecNum&gt;103&lt;/RecNum&gt;&lt;DisplayText&gt;[122]&lt;/DisplayText&gt;&lt;record&gt;&lt;rec-number&gt;103&lt;/rec-number&gt;&lt;foreign-keys&gt;&lt;key app="EN" db-id="5afra2929aw9efewdwv5axsfdzda9zxetv5a" timestamp="1624828167"&gt;103&lt;/key&gt;&lt;/foreign-keys&gt;&lt;ref-type name="Journal Article"&gt;17&lt;/ref-type&gt;&lt;contributors&gt;&lt;authors&gt;&lt;author&gt;Nyandekwe, Médard&lt;/author&gt;&lt;author&gt;Nzayirambaho, Manassé&lt;/author&gt;&lt;author&gt;Kakoma, Jean Baptiste&lt;/author&gt;&lt;/authors&gt;&lt;/contributors&gt;&lt;titles&gt;&lt;title&gt;Universal health insurance in Rwanda: major challenges and solutions for financial sustainability case study of Rwanda community-based health insurance part I&lt;/title&gt;&lt;secondary-title&gt;The Pan African Medical Journal&lt;/secondary-title&gt;&lt;/titles&gt;&lt;periodical&gt;&lt;full-title&gt;The Pan African Medical Journal&lt;/full-title&gt;&lt;/periodical&gt;&lt;volume&gt;37&lt;/volume&gt;&lt;dates&gt;&lt;year&gt;2020&lt;/year&gt;&lt;/dates&gt;&lt;urls&gt;&lt;/urls&gt;&lt;/record&gt;&lt;/Cite&gt;&lt;/EndNote&gt;</w:instrText>
      </w:r>
      <w:r w:rsidR="002327EA">
        <w:rPr>
          <w:iCs/>
        </w:rPr>
        <w:fldChar w:fldCharType="separate"/>
      </w:r>
      <w:r w:rsidR="00B01256">
        <w:rPr>
          <w:iCs/>
          <w:noProof/>
        </w:rPr>
        <w:t>[122]</w:t>
      </w:r>
      <w:r w:rsidR="002327EA">
        <w:rPr>
          <w:iCs/>
        </w:rPr>
        <w:fldChar w:fldCharType="end"/>
      </w:r>
      <w:r>
        <w:rPr>
          <w:iCs/>
        </w:rPr>
        <w:fldChar w:fldCharType="begin" w:fldLock="1"/>
      </w:r>
      <w:r>
        <w:rPr>
          <w:iCs/>
        </w:rPr>
        <w:instrText>ADDIN CSL_CITATION {"citationItems":[{"id":"ITEM-1","itemData":{"DOI":"10.11604/pamj.2020.37.55.20376","ISSN":"19378688","PMID":"33209182","abstract":"Introduction: Universal Health Coverage (UHC) has engaged attention of policy makers at both global and country levels. UHC is one of three strategic priorities of World Health Organization's (WHO) general program of work for 2019-2023, and it is then a global health priority. Rwanda Community-Based Health Insurance is considered the vehicle for UHC and Universal Health Insurance in Rwanda. CBHI was officially introduced in 1999/2000 and through 2011/2012 Rwanda was not far from effective UHC. However, since then, CBHI faced chronic financial deficit. This study aims to assess challenges facing Community-Based Health Insurance financial sustainability and to propose indicative solutions. Methods: quantitative, qualitative, analytical, longitudinal (2011-2018) and documentary mixed methods were applied. One National Pooling Risk (100%), 15 Community-Based Health Insurance districts (50%) and 60 Community Based Health Insurance sections (13.33%) were randomly selected and included in the study. To assess major challenges, “analyzing qualitative data G3658-6 approach” and “prioritization hanlon method” were used. Results: the study highlighted five major challenges: (i) disproportionate risk-equalization in the social health insurance contributory system; (ii) unit cost exceeding individual income (premium plus other revenues and subsidies); (iii) imperfection in funding mobilization and recovery; (iv) cost-escalation; (v) diseconomy of scale; and the study proposed indicative solutions including injection of additional funding and shifting from current fee-for-service payment to fully active strategic purchasing mechanisms as accompanying measures. Conclusion: CBHI financial sustainability is achievable, but this is contingent upon persistence of political commitment efforts to achieve UHC, correction of highlighted imperfections and injection of additional funding to allow Rwanda Community-Based Health Insurance to meet and/or exceed its cost in the long-term.","author":[{"dropping-particle":"","family":"Nyandekwe","given":"Médard","non-dropping-particle":"","parse-names":false,"suffix":""},{"dropping-particle":"","family":"Nzayirambaho","given":"Manassé","non-dropping-particle":"","parse-names":false,"suffix":""},{"dropping-particle":"","family":"Kakoma","given":"Jean Baptiste","non-dropping-particle":"","parse-names":false,"suffix":""}],"container-title":"Pan African Medical Journal","id":"ITEM-1","issue":"55","issued":{"date-parts":[["2020"]]},"page":"1-12","title":"Universal health insurance in rwanda: Major challenges and solutions for financial sustainability case study of rwanda community-based health insurance part i","type":"article-journal","volume":"37"},"uris":["http://www.mendeley.com/documents/?uuid=53ba2058-9e4e-482f-bf85-0e0ee7548ca0"]}],"mendeley":{"formattedCitation":"&lt;sup&gt;11&lt;/sup&gt;","plainTextFormattedCitation":"11","previouslyFormattedCitation":"&lt;sup&gt;11&lt;/sup&gt;"},"properties":{"noteIndex":0},"schema":"https://github.com/citation-style-language/schema/raw/master/csl-citation.json"}</w:instrText>
      </w:r>
      <w:r>
        <w:rPr>
          <w:iCs/>
        </w:rPr>
        <w:fldChar w:fldCharType="end"/>
      </w:r>
      <w:r>
        <w:rPr>
          <w:iCs/>
        </w:rPr>
        <w:t>. While Rwanda has made remarkable progress towards achieving UHC as a result of continued political commitment, there have been chronic financial deficits in the CHBI system since 2011, which the government have had to cover periodically and has raised questions about the sustainability of the current CHBI model</w:t>
      </w:r>
      <w:r w:rsidR="002327EA">
        <w:rPr>
          <w:iCs/>
        </w:rPr>
        <w:t xml:space="preserve"> </w:t>
      </w:r>
      <w:r w:rsidR="002327EA">
        <w:rPr>
          <w:iCs/>
        </w:rPr>
        <w:fldChar w:fldCharType="begin"/>
      </w:r>
      <w:r w:rsidR="00B01256">
        <w:rPr>
          <w:iCs/>
        </w:rPr>
        <w:instrText xml:space="preserve"> ADDIN EN.CITE &lt;EndNote&gt;&lt;Cite&gt;&lt;Author&gt;Nyandekwe&lt;/Author&gt;&lt;Year&gt;2020&lt;/Year&gt;&lt;RecNum&gt;103&lt;/RecNum&gt;&lt;DisplayText&gt;[122]&lt;/DisplayText&gt;&lt;record&gt;&lt;rec-number&gt;103&lt;/rec-number&gt;&lt;foreign-keys&gt;&lt;key app="EN" db-id="5afra2929aw9efewdwv5axsfdzda9zxetv5a" timestamp="1624828167"&gt;103&lt;/key&gt;&lt;/foreign-keys&gt;&lt;ref-type name="Journal Article"&gt;17&lt;/ref-type&gt;&lt;contributors&gt;&lt;authors&gt;&lt;author&gt;Nyandekwe, Médard&lt;/author&gt;&lt;author&gt;Nzayirambaho, Manassé&lt;/author&gt;&lt;author&gt;Kakoma, Jean Baptiste&lt;/author&gt;&lt;/authors&gt;&lt;/contributors&gt;&lt;titles&gt;&lt;title&gt;Universal health insurance in Rwanda: major challenges and solutions for financial sustainability case study of Rwanda community-based health insurance part I&lt;/title&gt;&lt;secondary-title&gt;The Pan African Medical Journal&lt;/secondary-title&gt;&lt;/titles&gt;&lt;periodical&gt;&lt;full-title&gt;The Pan African Medical Journal&lt;/full-title&gt;&lt;/periodical&gt;&lt;volume&gt;37&lt;/volume&gt;&lt;dates&gt;&lt;year&gt;2020&lt;/year&gt;&lt;/dates&gt;&lt;urls&gt;&lt;/urls&gt;&lt;/record&gt;&lt;/Cite&gt;&lt;/EndNote&gt;</w:instrText>
      </w:r>
      <w:r w:rsidR="002327EA">
        <w:rPr>
          <w:iCs/>
        </w:rPr>
        <w:fldChar w:fldCharType="separate"/>
      </w:r>
      <w:r w:rsidR="00B01256">
        <w:rPr>
          <w:iCs/>
          <w:noProof/>
        </w:rPr>
        <w:t>[122]</w:t>
      </w:r>
      <w:r w:rsidR="002327EA">
        <w:rPr>
          <w:iCs/>
        </w:rPr>
        <w:fldChar w:fldCharType="end"/>
      </w:r>
      <w:r>
        <w:rPr>
          <w:iCs/>
        </w:rPr>
        <w:t>. This points to a need to further reform health financing in Rwanda to ensure its sustainability over time as it continues to be a leader in UHC in the region. As of 2019, IHME estimated that Rwanda had achieved 59.4</w:t>
      </w:r>
      <w:del w:id="492" w:author="Sooyoung Kim" w:date="2021-06-28T14:36:00Z">
        <w:r w:rsidDel="00DE65E1">
          <w:rPr>
            <w:iCs/>
          </w:rPr>
          <w:delText>%</w:delText>
        </w:r>
      </w:del>
      <w:ins w:id="493" w:author="Sooyoung Kim" w:date="2021-06-28T14:36:00Z">
        <w:r w:rsidR="00DE65E1">
          <w:rPr>
            <w:iCs/>
          </w:rPr>
          <w:t xml:space="preserve"> per cent</w:t>
        </w:r>
      </w:ins>
      <w:r>
        <w:rPr>
          <w:iCs/>
        </w:rPr>
        <w:t xml:space="preserve"> effective UHC coverage, an impressive increase of 14-percentage points from 2010 (Figure 17)</w:t>
      </w:r>
      <w:r w:rsidR="002327EA">
        <w:rPr>
          <w:iCs/>
        </w:rPr>
        <w:t xml:space="preserve"> </w:t>
      </w:r>
      <w:r w:rsidR="002327EA">
        <w:rPr>
          <w:iCs/>
        </w:rPr>
        <w:fldChar w:fldCharType="begin"/>
      </w:r>
      <w:r w:rsidR="002327EA">
        <w:rPr>
          <w:iCs/>
        </w:rPr>
        <w:instrText xml:space="preserve"> ADDIN EN.CITE &lt;EndNote&gt;&lt;Cite&gt;&lt;Author&gt;Murray&lt;/Author&gt;&lt;Year&gt;2020&lt;/Year&gt;&lt;RecNum&gt;25&lt;/RecNum&gt;&lt;DisplayText&gt;[39]&lt;/DisplayText&gt;&lt;record&gt;&lt;rec-number&gt;25&lt;/rec-number&gt;&lt;foreign-keys&gt;&lt;key app="EN" db-id="5afra2929aw9efewdwv5axsfdzda9zxetv5a" timestamp="1620588677"&gt;25&lt;/key&gt;&lt;/foreign-keys&gt;&lt;ref-type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2327EA">
        <w:rPr>
          <w:iCs/>
        </w:rPr>
        <w:fldChar w:fldCharType="separate"/>
      </w:r>
      <w:r w:rsidR="002327EA">
        <w:rPr>
          <w:iCs/>
          <w:noProof/>
        </w:rPr>
        <w:t>[39]</w:t>
      </w:r>
      <w:r w:rsidR="002327EA">
        <w:rPr>
          <w:iCs/>
        </w:rPr>
        <w:fldChar w:fldCharType="end"/>
      </w:r>
      <w:r>
        <w:rPr>
          <w:iCs/>
        </w:rPr>
        <w:t>.</w:t>
      </w:r>
      <w:r w:rsidR="002327EA">
        <w:rPr>
          <w:iCs/>
        </w:rPr>
        <w:t xml:space="preserve"> </w:t>
      </w:r>
    </w:p>
    <w:p w14:paraId="2112966A" w14:textId="61211FF8" w:rsidR="00305E93" w:rsidRDefault="00305E93" w:rsidP="00305E93">
      <w:pPr>
        <w:jc w:val="both"/>
        <w:rPr>
          <w:iCs/>
        </w:rPr>
      </w:pPr>
    </w:p>
    <w:p w14:paraId="4594783D" w14:textId="77777777" w:rsidR="00305E93" w:rsidRDefault="00305E93" w:rsidP="00305E93">
      <w:pPr>
        <w:pBdr>
          <w:top w:val="nil"/>
          <w:left w:val="nil"/>
          <w:bottom w:val="nil"/>
          <w:right w:val="nil"/>
          <w:between w:val="nil"/>
        </w:pBdr>
        <w:jc w:val="center"/>
        <w:rPr>
          <w:i/>
        </w:rPr>
      </w:pPr>
      <w:r>
        <w:rPr>
          <w:i/>
          <w:noProof/>
        </w:rPr>
        <w:drawing>
          <wp:inline distT="0" distB="0" distL="0" distR="0" wp14:anchorId="7D669E78" wp14:editId="4CB11090">
            <wp:extent cx="3389346" cy="3017520"/>
            <wp:effectExtent l="0" t="0" r="1905" b="5080"/>
            <wp:docPr id="5" name="Picture 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pic:cNvPicPr/>
                  </pic:nvPicPr>
                  <pic:blipFill rotWithShape="1">
                    <a:blip r:embed="rId33">
                      <a:extLst>
                        <a:ext uri="{28A0092B-C50C-407E-A947-70E740481C1C}">
                          <a14:useLocalDpi xmlns:a14="http://schemas.microsoft.com/office/drawing/2010/main" val="0"/>
                        </a:ext>
                      </a:extLst>
                    </a:blip>
                    <a:srcRect t="5283"/>
                    <a:stretch/>
                  </pic:blipFill>
                  <pic:spPr bwMode="auto">
                    <a:xfrm>
                      <a:off x="0" y="0"/>
                      <a:ext cx="3389346" cy="3017520"/>
                    </a:xfrm>
                    <a:prstGeom prst="rect">
                      <a:avLst/>
                    </a:prstGeom>
                    <a:ln>
                      <a:noFill/>
                    </a:ln>
                    <a:extLst>
                      <a:ext uri="{53640926-AAD7-44D8-BBD7-CCE9431645EC}">
                        <a14:shadowObscured xmlns:a14="http://schemas.microsoft.com/office/drawing/2010/main"/>
                      </a:ext>
                    </a:extLst>
                  </pic:spPr>
                </pic:pic>
              </a:graphicData>
            </a:graphic>
          </wp:inline>
        </w:drawing>
      </w:r>
    </w:p>
    <w:p w14:paraId="4ED46787" w14:textId="7C66C985" w:rsidR="00305E93" w:rsidRDefault="00305E93" w:rsidP="003017DD">
      <w:pPr>
        <w:jc w:val="center"/>
        <w:rPr>
          <w:iCs/>
        </w:rPr>
      </w:pPr>
      <w:r>
        <w:t>Figure 17. The Universal Health Coverage effective coverage index for Rwanda, 2019</w:t>
      </w:r>
    </w:p>
    <w:p w14:paraId="470B40F1" w14:textId="77777777" w:rsidR="00305E93" w:rsidRDefault="00305E93" w:rsidP="00305E93">
      <w:pPr>
        <w:jc w:val="both"/>
        <w:rPr>
          <w:iCs/>
        </w:rPr>
      </w:pPr>
    </w:p>
    <w:p w14:paraId="15C74242" w14:textId="750F9F7D" w:rsidR="00305E93" w:rsidRDefault="00305E93" w:rsidP="00305E93">
      <w:pPr>
        <w:jc w:val="both"/>
        <w:rPr>
          <w:iCs/>
        </w:rPr>
      </w:pPr>
      <w:r>
        <w:rPr>
          <w:iCs/>
        </w:rPr>
        <w:t>Since the 1994 genocide, Rwanda has had more than two decades of political and social stability characterized by an unwavering commitment to health and development</w:t>
      </w:r>
      <w:r w:rsidR="002327EA">
        <w:rPr>
          <w:iCs/>
        </w:rPr>
        <w:t xml:space="preserve"> </w:t>
      </w:r>
      <w:r w:rsidR="002327EA">
        <w:rPr>
          <w:iCs/>
        </w:rPr>
        <w:fldChar w:fldCharType="begin"/>
      </w:r>
      <w:r w:rsidR="00B01256">
        <w:rPr>
          <w:iCs/>
        </w:rPr>
        <w:instrText xml:space="preserve"> ADDIN EN.CITE &lt;EndNote&gt;&lt;Cite&gt;&lt;Author&gt;Nyatanyi&lt;/Author&gt;&lt;Year&gt;2017&lt;/Year&gt;&lt;RecNum&gt;104&lt;/RecNum&gt;&lt;DisplayText&gt;[123]&lt;/DisplayText&gt;&lt;record&gt;&lt;rec-number&gt;104&lt;/rec-number&gt;&lt;foreign-keys&gt;&lt;key app="EN" db-id="5afra2929aw9efewdwv5axsfdzda9zxetv5a" timestamp="1624828281"&gt;104&lt;/key&gt;&lt;/foreign-keys&gt;&lt;ref-type name="Journal Article"&gt;17&lt;/ref-type&gt;&lt;contributors&gt;&lt;authors&gt;&lt;author&gt;Nyatanyi, Thierry&lt;/author&gt;&lt;author&gt;Wilkes, Michael&lt;/author&gt;&lt;author&gt;McDermott, Haley&lt;/author&gt;&lt;author&gt;Nzietchueng, Serge&lt;/author&gt;&lt;author&gt;Gafarasi, Isidore&lt;/author&gt;&lt;author&gt;Mudakikwa, Antoine&lt;/author&gt;&lt;author&gt;Kinani, Jean Felix&lt;/author&gt;&lt;author&gt;Rukelibuga, Joseph&lt;/author&gt;&lt;author&gt;Omolo, Jared&lt;/author&gt;&lt;author&gt;Mupfasoni, Denise&lt;/author&gt;&lt;/authors&gt;&lt;/contributors&gt;&lt;titles&gt;&lt;title&gt;Implementing One Health as an integrated approach to health in Rwanda&lt;/title&gt;&lt;secondary-title&gt;BMJ global health&lt;/secondary-title&gt;&lt;/titles&gt;&lt;periodical&gt;&lt;full-title&gt;BMJ Global Health&lt;/full-title&gt;&lt;/periodical&gt;&lt;volume&gt;2&lt;/volume&gt;&lt;number&gt;1&lt;/number&gt;&lt;dates&gt;&lt;year&gt;2017&lt;/year&gt;&lt;/dates&gt;&lt;isbn&gt;2059-7908&lt;/isbn&gt;&lt;urls&gt;&lt;/urls&gt;&lt;/record&gt;&lt;/Cite&gt;&lt;/EndNote&gt;</w:instrText>
      </w:r>
      <w:r w:rsidR="002327EA">
        <w:rPr>
          <w:iCs/>
        </w:rPr>
        <w:fldChar w:fldCharType="separate"/>
      </w:r>
      <w:r w:rsidR="00B01256">
        <w:rPr>
          <w:iCs/>
          <w:noProof/>
        </w:rPr>
        <w:t>[123]</w:t>
      </w:r>
      <w:r w:rsidR="002327EA">
        <w:rPr>
          <w:iCs/>
        </w:rPr>
        <w:fldChar w:fldCharType="end"/>
      </w:r>
      <w:r>
        <w:rPr>
          <w:iCs/>
        </w:rPr>
        <w:t xml:space="preserve">. Despite making significant progress in social and economic development, Rwanda is still one of the most underdeveloped countries in the world, with </w:t>
      </w:r>
      <w:r w:rsidR="00655127">
        <w:rPr>
          <w:iCs/>
        </w:rPr>
        <w:t xml:space="preserve">55 </w:t>
      </w:r>
      <w:r>
        <w:rPr>
          <w:iCs/>
        </w:rPr>
        <w:t xml:space="preserve">per cent of its population living below the </w:t>
      </w:r>
      <w:r w:rsidR="00655127">
        <w:rPr>
          <w:iCs/>
        </w:rPr>
        <w:t xml:space="preserve">international </w:t>
      </w:r>
      <w:r>
        <w:rPr>
          <w:iCs/>
        </w:rPr>
        <w:t>poverty line</w:t>
      </w:r>
      <w:r w:rsidR="00655127">
        <w:rPr>
          <w:iCs/>
        </w:rPr>
        <w:t xml:space="preserve"> of $1.90 per day</w:t>
      </w:r>
      <w:r>
        <w:rPr>
          <w:iCs/>
        </w:rPr>
        <w:t xml:space="preserve"> </w:t>
      </w:r>
      <w:r w:rsidR="002327EA">
        <w:rPr>
          <w:iCs/>
        </w:rPr>
        <w:fldChar w:fldCharType="begin"/>
      </w:r>
      <w:r w:rsidR="00B01256">
        <w:rPr>
          <w:iCs/>
        </w:rPr>
        <w:instrText xml:space="preserve"> ADDIN EN.CITE &lt;EndNote&gt;&lt;Cite&gt;&lt;Author&gt;Liu&lt;/Author&gt;&lt;Year&gt;2019&lt;/Year&gt;&lt;RecNum&gt;105&lt;/RecNum&gt;&lt;DisplayText&gt;[124]&lt;/DisplayText&gt;&lt;record&gt;&lt;rec-number&gt;105&lt;/rec-number&gt;&lt;foreign-keys&gt;&lt;key app="EN" db-id="5afra2929aw9efewdwv5axsfdzda9zxetv5a" timestamp="1624828330"&gt;105&lt;/key&gt;&lt;/foreign-keys&gt;&lt;ref-type name="Journal Article"&gt;17&lt;/ref-type&gt;&lt;contributors&gt;&lt;authors&gt;&lt;author&gt;Liu, Kai&lt;/author&gt;&lt;author&gt;Subramanian, SV&lt;/author&gt;&lt;author&gt;Lu, Chunling&lt;/author&gt;&lt;/authors&gt;&lt;/contributors&gt;&lt;titles&gt;&lt;title&gt;Assessing national and subnational inequalities in medical care utilization and financial risk protection in Rwanda&lt;/title&gt;&lt;secondary-title&gt;International journal for equity in health&lt;/secondary-title&gt;&lt;/titles&gt;&lt;periodical&gt;&lt;full-title&gt;International journal for equity in health&lt;/full-title&gt;&lt;/periodical&gt;&lt;pages&gt;1-10&lt;/pages&gt;&lt;volume&gt;18&lt;/volume&gt;&lt;number&gt;1&lt;/number&gt;&lt;dates&gt;&lt;year&gt;2019&lt;/year&gt;&lt;/dates&gt;&lt;isbn&gt;1475-9276&lt;/isbn&gt;&lt;urls&gt;&lt;/urls&gt;&lt;/record&gt;&lt;/Cite&gt;&lt;/EndNote&gt;</w:instrText>
      </w:r>
      <w:r w:rsidR="002327EA">
        <w:rPr>
          <w:iCs/>
        </w:rPr>
        <w:fldChar w:fldCharType="separate"/>
      </w:r>
      <w:r w:rsidR="00B01256">
        <w:rPr>
          <w:iCs/>
          <w:noProof/>
        </w:rPr>
        <w:t>[124]</w:t>
      </w:r>
      <w:r w:rsidR="002327EA">
        <w:rPr>
          <w:iCs/>
        </w:rPr>
        <w:fldChar w:fldCharType="end"/>
      </w:r>
      <w:r>
        <w:rPr>
          <w:iCs/>
        </w:rPr>
        <w:t xml:space="preserve">. Additionally, while Rwanda has made substantial progress in reducing under-five mortality </w:t>
      </w:r>
      <w:del w:id="494" w:author="Sooyoung Kim" w:date="2021-06-28T13:36:00Z">
        <w:r w:rsidDel="008E2CA1">
          <w:rPr>
            <w:iCs/>
          </w:rPr>
          <w:delText xml:space="preserve">fertility </w:delText>
        </w:r>
      </w:del>
      <w:r>
        <w:rPr>
          <w:iCs/>
        </w:rPr>
        <w:t xml:space="preserve">rates, there are persistent challenges with chronic malnutrition, equal access to education and </w:t>
      </w:r>
      <w:ins w:id="495" w:author="Sooyoung Kim" w:date="2021-06-28T13:37:00Z">
        <w:r w:rsidR="008E2CA1">
          <w:rPr>
            <w:iCs/>
          </w:rPr>
          <w:t>w</w:t>
        </w:r>
      </w:ins>
      <w:ins w:id="496" w:author="Sooyoung Kim" w:date="2021-06-28T13:36:00Z">
        <w:r w:rsidR="008E2CA1">
          <w:rPr>
            <w:iCs/>
          </w:rPr>
          <w:t xml:space="preserve">ater, </w:t>
        </w:r>
      </w:ins>
      <w:ins w:id="497" w:author="Sooyoung Kim" w:date="2021-06-28T13:37:00Z">
        <w:r w:rsidR="008E2CA1">
          <w:rPr>
            <w:iCs/>
          </w:rPr>
          <w:t>s</w:t>
        </w:r>
      </w:ins>
      <w:ins w:id="498" w:author="Sooyoung Kim" w:date="2021-06-28T13:36:00Z">
        <w:r w:rsidR="008E2CA1">
          <w:rPr>
            <w:iCs/>
          </w:rPr>
          <w:t xml:space="preserve">anitation, and </w:t>
        </w:r>
      </w:ins>
      <w:ins w:id="499" w:author="Sooyoung Kim" w:date="2021-06-28T13:37:00Z">
        <w:r w:rsidR="008E2CA1">
          <w:rPr>
            <w:iCs/>
          </w:rPr>
          <w:t>h</w:t>
        </w:r>
      </w:ins>
      <w:ins w:id="500" w:author="Sooyoung Kim" w:date="2021-06-28T13:36:00Z">
        <w:r w:rsidR="008E2CA1">
          <w:rPr>
            <w:iCs/>
          </w:rPr>
          <w:t>ygiene (WASH)</w:t>
        </w:r>
      </w:ins>
      <w:del w:id="501" w:author="Sooyoung Kim" w:date="2021-06-28T13:36:00Z">
        <w:r w:rsidDel="008E2CA1">
          <w:rPr>
            <w:iCs/>
          </w:rPr>
          <w:delText>WASH</w:delText>
        </w:r>
      </w:del>
      <w:r>
        <w:rPr>
          <w:iCs/>
        </w:rPr>
        <w:t xml:space="preserve"> infrastructure</w:t>
      </w:r>
      <w:r w:rsidR="002327EA">
        <w:rPr>
          <w:iCs/>
        </w:rPr>
        <w:t xml:space="preserve"> </w:t>
      </w:r>
      <w:r w:rsidR="002327EA">
        <w:rPr>
          <w:iCs/>
        </w:rPr>
        <w:fldChar w:fldCharType="begin"/>
      </w:r>
      <w:r w:rsidR="00B01256">
        <w:rPr>
          <w:iCs/>
        </w:rPr>
        <w:instrText xml:space="preserve"> ADDIN EN.CITE &lt;EndNote&gt;&lt;Cite&gt;&lt;Author&gt;Binagwaho&lt;/Author&gt;&lt;Year&gt;2014&lt;/Year&gt;&lt;RecNum&gt;106&lt;/RecNum&gt;&lt;DisplayText&gt;[125]&lt;/DisplayText&gt;&lt;record&gt;&lt;rec-number&gt;106&lt;/rec-number&gt;&lt;foreign-keys&gt;&lt;key app="EN" db-id="5afra2929aw9efewdwv5axsfdzda9zxetv5a" timestamp="1624828369"&gt;106&lt;/key&gt;&lt;/foreign-keys&gt;&lt;ref-type name="Journal Article"&gt;17&lt;/ref-type&gt;&lt;contributors&gt;&lt;authors&gt;&lt;author&gt;Binagwaho, Agnes&lt;/author&gt;&lt;author&gt;Farmer, Paul E&lt;/author&gt;&lt;author&gt;Nsanzimana, Sabin&lt;/author&gt;&lt;author&gt;Karema, Corine&lt;/author&gt;&lt;author&gt;Gasana, Michel&lt;/author&gt;&lt;author&gt;de Dieu Ngirabega, Jean&lt;/author&gt;&lt;author&gt;Ngabo, Fidele&lt;/author&gt;&lt;author&gt;Wagner, Claire M&lt;/author&gt;&lt;author&gt;Nutt, Cameron T&lt;/author&gt;&lt;author&gt;Nyatanyi, Thierry&lt;/author&gt;&lt;/authors&gt;&lt;/contributors&gt;&lt;titles&gt;&lt;title&gt;Rwanda 20 years on: investing in life&lt;/title&gt;&lt;secondary-title&gt;The Lancet&lt;/secondary-title&gt;&lt;/titles&gt;&lt;periodical&gt;&lt;full-title&gt;The Lancet&lt;/full-title&gt;&lt;/periodical&gt;&lt;pages&gt;371-375&lt;/pages&gt;&lt;volume&gt;384&lt;/volume&gt;&lt;number&gt;9940&lt;/number&gt;&lt;dates&gt;&lt;year&gt;2014&lt;/year&gt;&lt;/dates&gt;&lt;isbn&gt;0140-6736&lt;/isbn&gt;&lt;urls&gt;&lt;/urls&gt;&lt;/record&gt;&lt;/Cite&gt;&lt;/EndNote&gt;</w:instrText>
      </w:r>
      <w:r w:rsidR="002327EA">
        <w:rPr>
          <w:iCs/>
        </w:rPr>
        <w:fldChar w:fldCharType="separate"/>
      </w:r>
      <w:r w:rsidR="00B01256">
        <w:rPr>
          <w:iCs/>
          <w:noProof/>
        </w:rPr>
        <w:t>[125]</w:t>
      </w:r>
      <w:r w:rsidR="002327EA">
        <w:rPr>
          <w:iCs/>
        </w:rPr>
        <w:fldChar w:fldCharType="end"/>
      </w:r>
      <w:r>
        <w:rPr>
          <w:iCs/>
        </w:rPr>
        <w:t>. These issues along with the SDGs more broadly have been incorporated into Rwanda’s “Vision 2050, National Strategy for Transformation” (NST I) to drive progress in these areas</w:t>
      </w:r>
      <w:r w:rsidR="002327EA">
        <w:rPr>
          <w:iCs/>
        </w:rPr>
        <w:t xml:space="preserve"> </w:t>
      </w:r>
      <w:r w:rsidR="002327EA">
        <w:rPr>
          <w:iCs/>
        </w:rPr>
        <w:fldChar w:fldCharType="begin"/>
      </w:r>
      <w:r w:rsidR="00B01256">
        <w:rPr>
          <w:iCs/>
        </w:rPr>
        <w:instrText xml:space="preserve"> ADDIN EN.CITE &lt;EndNote&gt;&lt;Cite&gt;&lt;Author&gt;Ndagijiama&lt;/Author&gt;&lt;Year&gt;2019&lt;/Year&gt;&lt;RecNum&gt;107&lt;/RecNum&gt;&lt;DisplayText&gt;[126]&lt;/DisplayText&gt;&lt;record&gt;&lt;rec-number&gt;107&lt;/rec-number&gt;&lt;foreign-keys&gt;&lt;key app="EN" db-id="5afra2929aw9efewdwv5axsfdzda9zxetv5a" timestamp="1624828539"&gt;107&lt;/key&gt;&lt;/foreign-keys&gt;&lt;ref-type name="Report"&gt;27&lt;/ref-type&gt;&lt;contributors&gt;&lt;authors&gt;&lt;author&gt;Uzziel Ndagijiama&lt;/author&gt;&lt;/authors&gt;&lt;/contributors&gt;&lt;titles&gt;&lt;title&gt;2019 Rwanda Voluntary National Review (VNR) Report&lt;/title&gt;&lt;secondary-title&gt;Sustainable Development Goals&lt;/secondary-title&gt;&lt;/titles&gt;&lt;dates&gt;&lt;year&gt;2019&lt;/year&gt;&lt;/dates&gt;&lt;publisher&gt;World Health Organization&lt;/publisher&gt;&lt;urls&gt;&lt;/urls&gt;&lt;/record&gt;&lt;/Cite&gt;&lt;/EndNote&gt;</w:instrText>
      </w:r>
      <w:r w:rsidR="002327EA">
        <w:rPr>
          <w:iCs/>
        </w:rPr>
        <w:fldChar w:fldCharType="separate"/>
      </w:r>
      <w:r w:rsidR="00B01256">
        <w:rPr>
          <w:iCs/>
          <w:noProof/>
        </w:rPr>
        <w:t>[126]</w:t>
      </w:r>
      <w:r w:rsidR="002327EA">
        <w:rPr>
          <w:iCs/>
        </w:rPr>
        <w:fldChar w:fldCharType="end"/>
      </w:r>
      <w:r>
        <w:rPr>
          <w:iCs/>
        </w:rPr>
        <w:t xml:space="preserve">. </w:t>
      </w:r>
    </w:p>
    <w:p w14:paraId="18459640" w14:textId="77777777" w:rsidR="00305E93" w:rsidRDefault="00305E93" w:rsidP="00305E93">
      <w:pPr>
        <w:jc w:val="both"/>
        <w:rPr>
          <w:iCs/>
        </w:rPr>
      </w:pPr>
    </w:p>
    <w:p w14:paraId="40A1D889" w14:textId="4CC46A9F" w:rsidR="00305E93" w:rsidRDefault="00305E93" w:rsidP="00305E93">
      <w:pPr>
        <w:jc w:val="both"/>
        <w:rPr>
          <w:iCs/>
        </w:rPr>
      </w:pPr>
      <w:r>
        <w:rPr>
          <w:iCs/>
        </w:rPr>
        <w:t xml:space="preserve">Rwanda was one of only a handful of countries in Africa to achieve the health-related targets of the Millennium Development Goals </w:t>
      </w:r>
      <w:ins w:id="502" w:author="Sooyoung Kim" w:date="2021-06-28T13:37:00Z">
        <w:r w:rsidR="008E2CA1">
          <w:rPr>
            <w:iCs/>
          </w:rPr>
          <w:t xml:space="preserve">(MDGs) </w:t>
        </w:r>
      </w:ins>
      <w:r>
        <w:rPr>
          <w:iCs/>
        </w:rPr>
        <w:t xml:space="preserve">and has continued to make impressive progress towards reaching the </w:t>
      </w:r>
      <w:del w:id="503" w:author="Sooyoung Kim" w:date="2021-06-28T14:38:00Z">
        <w:r w:rsidDel="00DE65E1">
          <w:rPr>
            <w:iCs/>
          </w:rPr>
          <w:delText>SDG 3</w:delText>
        </w:r>
      </w:del>
      <w:ins w:id="504" w:author="Sooyoung Kim" w:date="2021-06-28T14:38:00Z">
        <w:r w:rsidR="00DE65E1">
          <w:rPr>
            <w:iCs/>
          </w:rPr>
          <w:t>SDG-3</w:t>
        </w:r>
      </w:ins>
      <w:r>
        <w:rPr>
          <w:iCs/>
        </w:rPr>
        <w:t xml:space="preserve"> targets. According to the most recent report published in 2019, Rwanda’s effort has been focused on increasing equitable access to health services including the implementation of a national CHW program in 2007, which has been identified as a key driver behind achieving the health-related </w:t>
      </w:r>
      <w:ins w:id="505" w:author="Sooyoung Kim" w:date="2021-06-28T13:38:00Z">
        <w:r w:rsidR="00CC73E4">
          <w:rPr>
            <w:iCs/>
          </w:rPr>
          <w:t xml:space="preserve">SDG </w:t>
        </w:r>
      </w:ins>
      <w:r>
        <w:rPr>
          <w:iCs/>
        </w:rPr>
        <w:t>targets</w:t>
      </w:r>
      <w:r w:rsidR="002327EA">
        <w:rPr>
          <w:iCs/>
        </w:rPr>
        <w:t xml:space="preserve"> </w:t>
      </w:r>
      <w:r w:rsidR="002327EA">
        <w:rPr>
          <w:iCs/>
        </w:rPr>
        <w:fldChar w:fldCharType="begin"/>
      </w:r>
      <w:r w:rsidR="00B01256">
        <w:rPr>
          <w:iCs/>
        </w:rPr>
        <w:instrText xml:space="preserve"> ADDIN EN.CITE &lt;EndNote&gt;&lt;Cite&gt;&lt;Author&gt;Ndagijiama&lt;/Author&gt;&lt;Year&gt;2019&lt;/Year&gt;&lt;RecNum&gt;107&lt;/RecNum&gt;&lt;DisplayText&gt;[126]&lt;/DisplayText&gt;&lt;record&gt;&lt;rec-number&gt;107&lt;/rec-number&gt;&lt;foreign-keys&gt;&lt;key app="EN" db-id="5afra2929aw9efewdwv5axsfdzda9zxetv5a" timestamp="1624828539"&gt;107&lt;/key&gt;&lt;/foreign-keys&gt;&lt;ref-type name="Report"&gt;27&lt;/ref-type&gt;&lt;contributors&gt;&lt;authors&gt;&lt;author&gt;Uzziel Ndagijiama&lt;/author&gt;&lt;/authors&gt;&lt;/contributors&gt;&lt;titles&gt;&lt;title&gt;2019 Rwanda Voluntary National Review (VNR) Report&lt;/title&gt;&lt;secondary-title&gt;Sustainable Development Goals&lt;/secondary-title&gt;&lt;/titles&gt;&lt;dates&gt;&lt;year&gt;2019&lt;/year&gt;&lt;/dates&gt;&lt;publisher&gt;World Health Organization&lt;/publisher&gt;&lt;urls&gt;&lt;/urls&gt;&lt;/record&gt;&lt;/Cite&gt;&lt;/EndNote&gt;</w:instrText>
      </w:r>
      <w:r w:rsidR="002327EA">
        <w:rPr>
          <w:iCs/>
        </w:rPr>
        <w:fldChar w:fldCharType="separate"/>
      </w:r>
      <w:r w:rsidR="00B01256">
        <w:rPr>
          <w:iCs/>
          <w:noProof/>
        </w:rPr>
        <w:t>[126]</w:t>
      </w:r>
      <w:r w:rsidR="002327EA">
        <w:rPr>
          <w:iCs/>
        </w:rPr>
        <w:fldChar w:fldCharType="end"/>
      </w:r>
      <w:r>
        <w:rPr>
          <w:iCs/>
        </w:rPr>
        <w:t xml:space="preserve">. There has been a focus on reducing neonatal and  child mortality, as well as reducing the incidence of HIV/AIDS </w:t>
      </w:r>
      <w:r>
        <w:rPr>
          <w:iCs/>
        </w:rPr>
        <w:lastRenderedPageBreak/>
        <w:t>through family planning and reproductive health interventions</w:t>
      </w:r>
      <w:r w:rsidR="002327EA">
        <w:rPr>
          <w:iCs/>
        </w:rPr>
        <w:t xml:space="preserve"> </w:t>
      </w:r>
      <w:r w:rsidR="002327EA">
        <w:rPr>
          <w:iCs/>
        </w:rPr>
        <w:fldChar w:fldCharType="begin"/>
      </w:r>
      <w:r w:rsidR="00B01256">
        <w:rPr>
          <w:iCs/>
        </w:rPr>
        <w:instrText xml:space="preserve"> ADDIN EN.CITE &lt;EndNote&gt;&lt;Cite&gt;&lt;Author&gt;Ndagijiama&lt;/Author&gt;&lt;Year&gt;2019&lt;/Year&gt;&lt;RecNum&gt;107&lt;/RecNum&gt;&lt;DisplayText&gt;[126]&lt;/DisplayText&gt;&lt;record&gt;&lt;rec-number&gt;107&lt;/rec-number&gt;&lt;foreign-keys&gt;&lt;key app="EN" db-id="5afra2929aw9efewdwv5axsfdzda9zxetv5a" timestamp="1624828539"&gt;107&lt;/key&gt;&lt;/foreign-keys&gt;&lt;ref-type name="Report"&gt;27&lt;/ref-type&gt;&lt;contributors&gt;&lt;authors&gt;&lt;author&gt;Uzziel Ndagijiama&lt;/author&gt;&lt;/authors&gt;&lt;/contributors&gt;&lt;titles&gt;&lt;title&gt;2019 Rwanda Voluntary National Review (VNR) Report&lt;/title&gt;&lt;secondary-title&gt;Sustainable Development Goals&lt;/secondary-title&gt;&lt;/titles&gt;&lt;dates&gt;&lt;year&gt;2019&lt;/year&gt;&lt;/dates&gt;&lt;publisher&gt;World Health Organization&lt;/publisher&gt;&lt;urls&gt;&lt;/urls&gt;&lt;/record&gt;&lt;/Cite&gt;&lt;/EndNote&gt;</w:instrText>
      </w:r>
      <w:r w:rsidR="002327EA">
        <w:rPr>
          <w:iCs/>
        </w:rPr>
        <w:fldChar w:fldCharType="separate"/>
      </w:r>
      <w:r w:rsidR="00B01256">
        <w:rPr>
          <w:iCs/>
          <w:noProof/>
        </w:rPr>
        <w:t>[126]</w:t>
      </w:r>
      <w:r w:rsidR="002327EA">
        <w:rPr>
          <w:iCs/>
        </w:rPr>
        <w:fldChar w:fldCharType="end"/>
      </w:r>
      <w:r>
        <w:rPr>
          <w:iCs/>
        </w:rPr>
        <w:t>.</w:t>
      </w:r>
      <w:r>
        <w:rPr>
          <w:iCs/>
        </w:rPr>
        <w:fldChar w:fldCharType="begin" w:fldLock="1"/>
      </w:r>
      <w:r>
        <w:rPr>
          <w:iCs/>
        </w:rPr>
        <w:instrText>ADDIN CSL_CITATION {"citationItems":[{"id":"ITEM-1","itemData":{"author":[{"dropping-particle":"","family":"Republic of Rwanda","given":"","non-dropping-particle":"","parse-names":false,"suffix":""}],"container-title":"Sustainable Development Goals","id":"ITEM-1","issue":"June","issued":{"date-parts":[["2019"]]},"page":"1-109","title":"2019 Rwanda Voluntary National Review (VNR) Report","type":"article-journal"},"uris":["http://www.mendeley.com/documents/?uuid=e9d0f4e7-95ad-4b2c-a2fa-1deda2bad417"]}],"mendeley":{"formattedCitation":"&lt;sup&gt;15&lt;/sup&gt;","plainTextFormattedCitation":"15","previouslyFormattedCitation":"&lt;sup&gt;15&lt;/sup&gt;"},"properties":{"noteIndex":0},"schema":"https://github.com/citation-style-language/schema/raw/master/csl-citation.json"}</w:instrText>
      </w:r>
      <w:r>
        <w:rPr>
          <w:iCs/>
        </w:rPr>
        <w:fldChar w:fldCharType="end"/>
      </w:r>
      <w:r>
        <w:rPr>
          <w:iCs/>
        </w:rPr>
        <w:t xml:space="preserve"> To meet the changing landscape and the burden of disease, the fourth Health Sector Strategic Plan (HSSP) prioritizes maternal and child health and human resources for health and infrastructure and service delivery, which is also a direct link with the NST I</w:t>
      </w:r>
      <w:r w:rsidR="002327EA">
        <w:rPr>
          <w:iCs/>
        </w:rPr>
        <w:t xml:space="preserve"> </w:t>
      </w:r>
      <w:r w:rsidR="002327EA">
        <w:rPr>
          <w:iCs/>
        </w:rPr>
        <w:fldChar w:fldCharType="begin"/>
      </w:r>
      <w:r w:rsidR="00B01256">
        <w:rPr>
          <w:iCs/>
        </w:rPr>
        <w:instrText xml:space="preserve"> ADDIN EN.CITE &lt;EndNote&gt;&lt;Cite&gt;&lt;Author&gt;Ndagijiama&lt;/Author&gt;&lt;Year&gt;2019&lt;/Year&gt;&lt;RecNum&gt;107&lt;/RecNum&gt;&lt;DisplayText&gt;[126]&lt;/DisplayText&gt;&lt;record&gt;&lt;rec-number&gt;107&lt;/rec-number&gt;&lt;foreign-keys&gt;&lt;key app="EN" db-id="5afra2929aw9efewdwv5axsfdzda9zxetv5a" timestamp="1624828539"&gt;107&lt;/key&gt;&lt;/foreign-keys&gt;&lt;ref-type name="Report"&gt;27&lt;/ref-type&gt;&lt;contributors&gt;&lt;authors&gt;&lt;author&gt;Uzziel Ndagijiama&lt;/author&gt;&lt;/authors&gt;&lt;/contributors&gt;&lt;titles&gt;&lt;title&gt;2019 Rwanda Voluntary National Review (VNR) Report&lt;/title&gt;&lt;secondary-title&gt;Sustainable Development Goals&lt;/secondary-title&gt;&lt;/titles&gt;&lt;dates&gt;&lt;year&gt;2019&lt;/year&gt;&lt;/dates&gt;&lt;publisher&gt;World Health Organization&lt;/publisher&gt;&lt;urls&gt;&lt;/urls&gt;&lt;/record&gt;&lt;/Cite&gt;&lt;/EndNote&gt;</w:instrText>
      </w:r>
      <w:r w:rsidR="002327EA">
        <w:rPr>
          <w:iCs/>
        </w:rPr>
        <w:fldChar w:fldCharType="separate"/>
      </w:r>
      <w:r w:rsidR="00B01256">
        <w:rPr>
          <w:iCs/>
          <w:noProof/>
        </w:rPr>
        <w:t>[126]</w:t>
      </w:r>
      <w:r w:rsidR="002327EA">
        <w:rPr>
          <w:iCs/>
        </w:rPr>
        <w:fldChar w:fldCharType="end"/>
      </w:r>
      <w:r>
        <w:rPr>
          <w:iCs/>
        </w:rPr>
        <w:t xml:space="preserve">. While there is certainly room for improvement, Rwanda has been applauded for its dedication to universal accessibility of equitable and affordable health services, which has been critical in the country’s progress to date. </w:t>
      </w:r>
    </w:p>
    <w:p w14:paraId="1BFCDDF5" w14:textId="77777777" w:rsidR="00305E93" w:rsidRDefault="00305E93" w:rsidP="00305E93">
      <w:pPr>
        <w:jc w:val="both"/>
        <w:rPr>
          <w:iCs/>
        </w:rPr>
      </w:pPr>
    </w:p>
    <w:p w14:paraId="4EDBBFD8" w14:textId="71D8B009" w:rsidR="00305E93" w:rsidRDefault="00305E93" w:rsidP="00305E93">
      <w:pPr>
        <w:jc w:val="both"/>
        <w:rPr>
          <w:iCs/>
        </w:rPr>
      </w:pPr>
      <w:r>
        <w:rPr>
          <w:iCs/>
        </w:rPr>
        <w:t>While Rwanda has made significant advancements in strengthening its health system over the past 20 years, the COVID-19 pandemic posed a new set of challenges to the health system. One area of concern was the limited number of ICU beds, which made up less than 2</w:t>
      </w:r>
      <w:del w:id="506" w:author="Sooyoung Kim" w:date="2021-06-28T14:36:00Z">
        <w:r w:rsidDel="00DE65E1">
          <w:rPr>
            <w:iCs/>
          </w:rPr>
          <w:delText>%</w:delText>
        </w:r>
      </w:del>
      <w:ins w:id="507" w:author="Sooyoung Kim" w:date="2021-06-28T14:36:00Z">
        <w:r w:rsidR="00DE65E1">
          <w:rPr>
            <w:iCs/>
          </w:rPr>
          <w:t xml:space="preserve"> per cent</w:t>
        </w:r>
      </w:ins>
      <w:r>
        <w:rPr>
          <w:iCs/>
        </w:rPr>
        <w:t xml:space="preserve"> of all available hospital beds, to treat severe COVID-19 cases</w:t>
      </w:r>
      <w:r w:rsidR="002327EA">
        <w:rPr>
          <w:iCs/>
        </w:rPr>
        <w:t xml:space="preserve"> </w:t>
      </w:r>
      <w:r w:rsidR="002327EA">
        <w:rPr>
          <w:iCs/>
        </w:rPr>
        <w:fldChar w:fldCharType="begin"/>
      </w:r>
      <w:r w:rsidR="00B01256">
        <w:rPr>
          <w:iCs/>
        </w:rPr>
        <w:instrText xml:space="preserve"> ADDIN EN.CITE &lt;EndNote&gt;&lt;Cite&gt;&lt;Author&gt;Karim&lt;/Author&gt;&lt;Year&gt;2021&lt;/Year&gt;&lt;RecNum&gt;99&lt;/RecNum&gt;&lt;DisplayText&gt;[116]&lt;/DisplayText&gt;&lt;record&gt;&lt;rec-number&gt;99&lt;/rec-number&gt;&lt;foreign-keys&gt;&lt;key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2327EA">
        <w:rPr>
          <w:iCs/>
        </w:rPr>
        <w:fldChar w:fldCharType="separate"/>
      </w:r>
      <w:r w:rsidR="00B01256">
        <w:rPr>
          <w:iCs/>
          <w:noProof/>
        </w:rPr>
        <w:t>[116]</w:t>
      </w:r>
      <w:r w:rsidR="002327EA">
        <w:rPr>
          <w:iCs/>
        </w:rPr>
        <w:fldChar w:fldCharType="end"/>
      </w:r>
      <w:r>
        <w:rPr>
          <w:iCs/>
        </w:rPr>
        <w:t>. Additionally, while access to primary care is widely available and accessible throughout the country</w:t>
      </w:r>
      <w:ins w:id="508" w:author="Sooyoung Kim" w:date="2021-06-28T13:51:00Z">
        <w:r w:rsidR="00365EC9">
          <w:rPr>
            <w:iCs/>
          </w:rPr>
          <w:t xml:space="preserve"> </w:t>
        </w:r>
      </w:ins>
      <w:r w:rsidR="00447007">
        <w:rPr>
          <w:iCs/>
        </w:rPr>
        <w:fldChar w:fldCharType="begin"/>
      </w:r>
      <w:r w:rsidR="00447007">
        <w:rPr>
          <w:iCs/>
        </w:rPr>
        <w:instrText xml:space="preserve"> ADDIN EN.CITE &lt;EndNote&gt;&lt;Cite&gt;&lt;Author&gt;Africa Health Workforce Observatory&lt;/Author&gt;&lt;Year&gt;2009&lt;/Year&gt;&lt;RecNum&gt;175&lt;/RecNum&gt;&lt;DisplayText&gt;[127]&lt;/DisplayText&gt;&lt;record&gt;&lt;rec-number&gt;175&lt;/rec-number&gt;&lt;foreign-keys&gt;&lt;key app="EN" db-id="5afra2929aw9efewdwv5axsfdzda9zxetv5a" timestamp="1624914459"&gt;175&lt;/key&gt;&lt;/foreign-keys&gt;&lt;ref-type name="Journal Article"&gt;17&lt;/ref-type&gt;&lt;contributors&gt;&lt;authors&gt;&lt;author&gt;Africa Health Workforce Observatory,&lt;/author&gt;&lt;/authors&gt;&lt;/contributors&gt;&lt;titles&gt;&lt;title&gt;Human Resources for Health Country Profile&lt;/title&gt;&lt;/titles&gt;&lt;dates&gt;&lt;year&gt;2009&lt;/year&gt;&lt;/dates&gt;&lt;urls&gt;&lt;related-urls&gt;&lt;url&gt;http://www.hrh-observatory.afro.who.int/images/Document_Centre/rwanda_hrh_country_profile.pdf&lt;/url&gt;&lt;/related-urls&gt;&lt;/urls&gt;&lt;/record&gt;&lt;/Cite&gt;&lt;/EndNote&gt;</w:instrText>
      </w:r>
      <w:r w:rsidR="00447007">
        <w:rPr>
          <w:iCs/>
        </w:rPr>
        <w:fldChar w:fldCharType="separate"/>
      </w:r>
      <w:r w:rsidR="00447007">
        <w:rPr>
          <w:iCs/>
          <w:noProof/>
        </w:rPr>
        <w:t>[127]</w:t>
      </w:r>
      <w:r w:rsidR="00447007">
        <w:rPr>
          <w:iCs/>
        </w:rPr>
        <w:fldChar w:fldCharType="end"/>
      </w:r>
      <w:r>
        <w:rPr>
          <w:iCs/>
        </w:rPr>
        <w:t xml:space="preserve">, </w:t>
      </w:r>
      <w:ins w:id="509" w:author="Sooyoung Kim" w:date="2021-06-28T13:52:00Z">
        <w:r w:rsidR="00365EC9">
          <w:rPr>
            <w:iCs/>
          </w:rPr>
          <w:t xml:space="preserve">the significant disparity in health care utilization still exists within the rural populations due to the poverty and poor education, making it more challenging for the vulnerable </w:t>
        </w:r>
      </w:ins>
      <w:ins w:id="510" w:author="Sooyoung Kim" w:date="2021-06-28T13:53:00Z">
        <w:r w:rsidR="00365EC9">
          <w:rPr>
            <w:iCs/>
          </w:rPr>
          <w:t>populations to seek tertiary care</w:t>
        </w:r>
      </w:ins>
      <w:ins w:id="511" w:author="Sooyoung Kim" w:date="2021-06-28T13:52:00Z">
        <w:r w:rsidR="00365EC9">
          <w:rPr>
            <w:iCs/>
          </w:rPr>
          <w:t xml:space="preserve"> </w:t>
        </w:r>
      </w:ins>
      <w:r w:rsidR="00447007">
        <w:rPr>
          <w:iCs/>
        </w:rPr>
        <w:fldChar w:fldCharType="begin"/>
      </w:r>
      <w:r w:rsidR="00447007">
        <w:rPr>
          <w:iCs/>
        </w:rPr>
        <w:instrText xml:space="preserve"> ADDIN EN.CITE &lt;EndNote&gt;&lt;Cite&gt;&lt;Author&gt;Liu&lt;/Author&gt;&lt;Year&gt;2019&lt;/Year&gt;&lt;RecNum&gt;105&lt;/RecNum&gt;&lt;DisplayText&gt;[124]&lt;/DisplayText&gt;&lt;record&gt;&lt;rec-number&gt;105&lt;/rec-number&gt;&lt;foreign-keys&gt;&lt;key app="EN" db-id="5afra2929aw9efewdwv5axsfdzda9zxetv5a" timestamp="1624828330"&gt;105&lt;/key&gt;&lt;/foreign-keys&gt;&lt;ref-type name="Journal Article"&gt;17&lt;/ref-type&gt;&lt;contributors&gt;&lt;authors&gt;&lt;author&gt;Liu, Kai&lt;/author&gt;&lt;author&gt;Subramanian, SV&lt;/author&gt;&lt;author&gt;Lu, Chunling&lt;/author&gt;&lt;/authors&gt;&lt;/contributors&gt;&lt;titles&gt;&lt;title&gt;Assessing national and subnational inequalities in medical care utilization and financial risk protection in Rwanda&lt;/title&gt;&lt;secondary-title&gt;International journal for equity in health&lt;/secondary-title&gt;&lt;/titles&gt;&lt;periodical&gt;&lt;full-title&gt;International journal for equity in health&lt;/full-title&gt;&lt;/periodical&gt;&lt;pages&gt;1-10&lt;/pages&gt;&lt;volume&gt;18&lt;/volume&gt;&lt;number&gt;1&lt;/number&gt;&lt;dates&gt;&lt;year&gt;2019&lt;/year&gt;&lt;/dates&gt;&lt;isbn&gt;1475-9276&lt;/isbn&gt;&lt;urls&gt;&lt;/urls&gt;&lt;/record&gt;&lt;/Cite&gt;&lt;/EndNote&gt;</w:instrText>
      </w:r>
      <w:r w:rsidR="00447007">
        <w:rPr>
          <w:iCs/>
        </w:rPr>
        <w:fldChar w:fldCharType="separate"/>
      </w:r>
      <w:r w:rsidR="00447007">
        <w:rPr>
          <w:iCs/>
          <w:noProof/>
        </w:rPr>
        <w:t>[124]</w:t>
      </w:r>
      <w:r w:rsidR="00447007">
        <w:rPr>
          <w:iCs/>
        </w:rPr>
        <w:fldChar w:fldCharType="end"/>
      </w:r>
      <w:ins w:id="512" w:author="Sooyoung Kim" w:date="2021-06-28T13:52:00Z">
        <w:r w:rsidR="00365EC9">
          <w:rPr>
            <w:iCs/>
          </w:rPr>
          <w:t xml:space="preserve">. </w:t>
        </w:r>
      </w:ins>
      <w:del w:id="513" w:author="Sooyoung Kim" w:date="2021-06-28T13:52:00Z">
        <w:r w:rsidDel="00365EC9">
          <w:rPr>
            <w:iCs/>
          </w:rPr>
          <w:delText xml:space="preserve">hospitals are less geographically accessible to rural populations, making it challenging for those communities to seek urgent tertiary care. </w:delText>
        </w:r>
      </w:del>
      <w:r>
        <w:rPr>
          <w:iCs/>
        </w:rPr>
        <w:t>Another health systems</w:t>
      </w:r>
      <w:ins w:id="514" w:author="Sooyoung Kim" w:date="2021-06-28T13:53:00Z">
        <w:r w:rsidR="00365EC9">
          <w:rPr>
            <w:iCs/>
          </w:rPr>
          <w:t>-</w:t>
        </w:r>
      </w:ins>
      <w:del w:id="515" w:author="Sooyoung Kim" w:date="2021-06-28T13:53:00Z">
        <w:r w:rsidDel="00365EC9">
          <w:rPr>
            <w:iCs/>
          </w:rPr>
          <w:delText xml:space="preserve"> </w:delText>
        </w:r>
      </w:del>
      <w:r>
        <w:rPr>
          <w:iCs/>
        </w:rPr>
        <w:t>related challenge that complicated its response to COVID-19 has been a general shortage of human resources; Rwanda reported approximately 1.34 physicians per 10,000 people in 2018</w:t>
      </w:r>
      <w:r w:rsidR="00BC5BD2">
        <w:rPr>
          <w:iCs/>
        </w:rPr>
        <w:t xml:space="preserve"> </w:t>
      </w:r>
      <w:r w:rsidR="00BC5BD2">
        <w:rPr>
          <w:iCs/>
        </w:rPr>
        <w:fldChar w:fldCharType="begin"/>
      </w:r>
      <w:r w:rsidR="00447007">
        <w:rPr>
          <w:iCs/>
        </w:rPr>
        <w:instrText xml:space="preserve"> ADDIN EN.CITE &lt;EndNote&gt;&lt;Cite&gt;&lt;Author&gt;Bank&lt;/Author&gt;&lt;Year&gt;2019&lt;/Year&gt;&lt;RecNum&gt;108&lt;/RecNum&gt;&lt;DisplayText&gt;[128]&lt;/DisplayText&gt;&lt;record&gt;&lt;rec-number&gt;108&lt;/rec-number&gt;&lt;foreign-keys&gt;&lt;key app="EN" db-id="5afra2929aw9efewdwv5axsfdzda9zxetv5a" timestamp="1624828744"&gt;108&lt;/key&gt;&lt;/foreign-keys&gt;&lt;ref-type name="Chart or Table"&gt;38&lt;/ref-type&gt;&lt;contributors&gt;&lt;authors&gt;&lt;author&gt;World Bank&lt;/author&gt;&lt;/authors&gt;&lt;/contributors&gt;&lt;titles&gt;&lt;title&gt;Physicians (per 1,000 people) - Rwanda&lt;/title&gt;&lt;/titles&gt;&lt;dates&gt;&lt;year&gt;2019&lt;/year&gt;&lt;/dates&gt;&lt;pub-location&gt;Online&lt;/pub-location&gt;&lt;publisher&gt;World Bank&lt;/publisher&gt;&lt;urls&gt;&lt;/urls&gt;&lt;/record&gt;&lt;/Cite&gt;&lt;/EndNote&gt;</w:instrText>
      </w:r>
      <w:r w:rsidR="00BC5BD2">
        <w:rPr>
          <w:iCs/>
        </w:rPr>
        <w:fldChar w:fldCharType="separate"/>
      </w:r>
      <w:r w:rsidR="00447007">
        <w:rPr>
          <w:iCs/>
          <w:noProof/>
        </w:rPr>
        <w:t>[128]</w:t>
      </w:r>
      <w:r w:rsidR="00BC5BD2">
        <w:rPr>
          <w:iCs/>
        </w:rPr>
        <w:fldChar w:fldCharType="end"/>
      </w:r>
      <w:r>
        <w:rPr>
          <w:iCs/>
        </w:rPr>
        <w:t xml:space="preserve">. These factors, along with limited WASH infrastructure which made handwashing challenging in many already vulnerable communities, highlight why Rwanda focused its early efforts on containing the virus and rapidly increasing health system capacity. </w:t>
      </w:r>
      <w:moveFromRangeStart w:id="516" w:author="Sooyoung Kim" w:date="2021-06-28T14:33:00Z" w:name="move75780999"/>
      <w:commentRangeStart w:id="517"/>
      <w:moveFrom w:id="518" w:author="Sooyoung Kim" w:date="2021-06-28T14:33:00Z">
        <w:r w:rsidDel="00365EC9">
          <w:rPr>
            <w:iCs/>
          </w:rPr>
          <w:t xml:space="preserve">Despite Rwanda’s significant progress towards UHC, it may not account for its success in controlling the COVID-19 pandemic-- instead, overall trust in the government, level of pandemic preparedness and swift governmental response seem to have played a larger role and may also help the country recover faster in a post-pandemic world. </w:t>
        </w:r>
        <w:commentRangeEnd w:id="517"/>
        <w:r w:rsidDel="00365EC9">
          <w:rPr>
            <w:rStyle w:val="CommentReference"/>
            <w:rFonts w:asciiTheme="minorHAnsi" w:eastAsiaTheme="minorHAnsi" w:hAnsiTheme="minorHAnsi" w:cstheme="minorBidi"/>
          </w:rPr>
          <w:commentReference w:id="517"/>
        </w:r>
      </w:moveFrom>
      <w:moveFromRangeEnd w:id="516"/>
    </w:p>
    <w:p w14:paraId="5F5B9204" w14:textId="77777777" w:rsidR="00305E93" w:rsidRDefault="00305E93" w:rsidP="00305E93">
      <w:pPr>
        <w:jc w:val="both"/>
      </w:pPr>
    </w:p>
    <w:p w14:paraId="56FD8768" w14:textId="77777777" w:rsidR="00305E93" w:rsidRDefault="00305E93" w:rsidP="00305E93">
      <w:pPr>
        <w:rPr>
          <w:i/>
          <w:color w:val="000000"/>
        </w:rPr>
      </w:pPr>
      <w:r>
        <w:rPr>
          <w:i/>
          <w:color w:val="000000"/>
        </w:rPr>
        <w:t xml:space="preserve">Pandemic preparedness and response capacity </w:t>
      </w:r>
    </w:p>
    <w:p w14:paraId="57408675" w14:textId="73D81A88" w:rsidR="00305E93" w:rsidRDefault="00305E93" w:rsidP="00305E93">
      <w:pPr>
        <w:pStyle w:val="CommentText"/>
        <w:jc w:val="both"/>
        <w:rPr>
          <w:sz w:val="24"/>
          <w:szCs w:val="24"/>
        </w:rPr>
      </w:pPr>
      <w:r w:rsidRPr="00B85EDB">
        <w:rPr>
          <w:iCs/>
          <w:color w:val="000000"/>
          <w:sz w:val="24"/>
          <w:szCs w:val="24"/>
        </w:rPr>
        <w:t>Over the last few decades, Rwanda has accumulated a great deal of experience in controlling infectious diseases, including malaria, HIV/AIDS, tuberculosis, and yellow fever; as a result of disease surveillance efforts and key interventions and programs, these diseases have generally led to fewer premature deaths in the population</w:t>
      </w:r>
      <w:r w:rsidR="00445BEF">
        <w:rPr>
          <w:iCs/>
          <w:color w:val="000000"/>
          <w:sz w:val="24"/>
          <w:szCs w:val="24"/>
        </w:rPr>
        <w:t xml:space="preserve"> </w:t>
      </w:r>
      <w:r w:rsidR="00445BEF">
        <w:rPr>
          <w:iCs/>
          <w:color w:val="000000"/>
          <w:sz w:val="24"/>
          <w:szCs w:val="24"/>
        </w:rPr>
        <w:fldChar w:fldCharType="begin"/>
      </w:r>
      <w:r w:rsidR="00445BEF">
        <w:rPr>
          <w:iCs/>
          <w:color w:val="000000"/>
          <w:sz w:val="24"/>
          <w:szCs w:val="24"/>
        </w:rPr>
        <w:instrText xml:space="preserve"> ADDIN EN.CITE &lt;EndNote&gt;&lt;Cite&gt;&lt;Author&gt;Murray&lt;/Author&gt;&lt;Year&gt;2020&lt;/Year&gt;&lt;RecNum&gt;25&lt;/RecNum&gt;&lt;DisplayText&gt;[39]&lt;/DisplayText&gt;&lt;record&gt;&lt;rec-number&gt;25&lt;/rec-number&gt;&lt;foreign-keys&gt;&lt;key app="EN" db-id="5afra2929aw9efewdwv5axsfdzda9zxetv5a" timestamp="1620588677"&gt;25&lt;/key&gt;&lt;/foreign-keys&gt;&lt;ref-type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445BEF">
        <w:rPr>
          <w:iCs/>
          <w:color w:val="000000"/>
          <w:sz w:val="24"/>
          <w:szCs w:val="24"/>
        </w:rPr>
        <w:fldChar w:fldCharType="separate"/>
      </w:r>
      <w:r w:rsidR="00445BEF">
        <w:rPr>
          <w:iCs/>
          <w:noProof/>
          <w:color w:val="000000"/>
          <w:sz w:val="24"/>
          <w:szCs w:val="24"/>
        </w:rPr>
        <w:t>[39]</w:t>
      </w:r>
      <w:r w:rsidR="00445BEF">
        <w:rPr>
          <w:iCs/>
          <w:color w:val="000000"/>
          <w:sz w:val="24"/>
          <w:szCs w:val="24"/>
        </w:rPr>
        <w:fldChar w:fldCharType="end"/>
      </w:r>
      <w:r>
        <w:rPr>
          <w:iCs/>
          <w:color w:val="000000"/>
          <w:sz w:val="24"/>
          <w:szCs w:val="24"/>
        </w:rPr>
        <w:t xml:space="preserve">. </w:t>
      </w:r>
      <w:r w:rsidRPr="00B85EDB">
        <w:rPr>
          <w:iCs/>
          <w:color w:val="000000"/>
          <w:sz w:val="24"/>
          <w:szCs w:val="24"/>
        </w:rPr>
        <w:t xml:space="preserve">Additionally, because of its border with </w:t>
      </w:r>
      <w:r>
        <w:rPr>
          <w:iCs/>
          <w:color w:val="000000"/>
          <w:sz w:val="24"/>
          <w:szCs w:val="24"/>
        </w:rPr>
        <w:t>The Democratic Republic of Congo</w:t>
      </w:r>
      <w:r w:rsidRPr="00B85EDB">
        <w:rPr>
          <w:iCs/>
          <w:color w:val="000000"/>
          <w:sz w:val="24"/>
          <w:szCs w:val="24"/>
        </w:rPr>
        <w:t xml:space="preserve"> which has had </w:t>
      </w:r>
      <w:r>
        <w:rPr>
          <w:iCs/>
          <w:color w:val="000000"/>
          <w:sz w:val="24"/>
          <w:szCs w:val="24"/>
        </w:rPr>
        <w:t>frequent</w:t>
      </w:r>
      <w:r w:rsidRPr="00B85EDB">
        <w:rPr>
          <w:iCs/>
          <w:color w:val="000000"/>
          <w:sz w:val="24"/>
          <w:szCs w:val="24"/>
        </w:rPr>
        <w:t xml:space="preserve"> Ebola outbreaks over the last several years, Rwanda has increased control on cross-border population movement, </w:t>
      </w:r>
      <w:r>
        <w:rPr>
          <w:iCs/>
          <w:color w:val="000000"/>
          <w:sz w:val="24"/>
          <w:szCs w:val="24"/>
        </w:rPr>
        <w:t xml:space="preserve">installation of handwashing stations at key points of entry, and developed </w:t>
      </w:r>
      <w:r w:rsidRPr="00B85EDB">
        <w:rPr>
          <w:iCs/>
          <w:color w:val="000000"/>
          <w:sz w:val="24"/>
          <w:szCs w:val="24"/>
        </w:rPr>
        <w:t>a comprehensive strategy based on a scenario of cross-border importation of the virus</w:t>
      </w:r>
      <w:r w:rsidR="00445BEF">
        <w:rPr>
          <w:iCs/>
          <w:color w:val="000000"/>
          <w:sz w:val="24"/>
          <w:szCs w:val="24"/>
        </w:rPr>
        <w:t xml:space="preserve"> </w:t>
      </w:r>
      <w:r w:rsidR="00445BEF">
        <w:rPr>
          <w:iCs/>
          <w:color w:val="000000"/>
          <w:sz w:val="24"/>
          <w:szCs w:val="24"/>
        </w:rPr>
        <w:fldChar w:fldCharType="begin"/>
      </w:r>
      <w:r w:rsidR="00447007">
        <w:rPr>
          <w:iCs/>
          <w:color w:val="000000"/>
          <w:sz w:val="24"/>
          <w:szCs w:val="24"/>
        </w:rPr>
        <w:instrText xml:space="preserve"> ADDIN EN.CITE &lt;EndNote&gt;&lt;Cite&gt;&lt;Author&gt;Nyamusore&lt;/Author&gt;&lt;RecNum&gt;109&lt;/RecNum&gt;&lt;DisplayText&gt;[129]&lt;/DisplayText&gt;&lt;record&gt;&lt;rec-number&gt;109&lt;/rec-number&gt;&lt;foreign-keys&gt;&lt;key app="EN" db-id="5afra2929aw9efewdwv5axsfdzda9zxetv5a" timestamp="1624828811"&gt;109&lt;/key&gt;&lt;/foreign-keys&gt;&lt;ref-type name="Journal Article"&gt;17&lt;/ref-type&gt;&lt;contributors&gt;&lt;authors&gt;&lt;author&gt;Nyamusore, Jose&lt;/author&gt;&lt;author&gt;Mazarati, Jean Baptiste&lt;/author&gt;&lt;author&gt;Ndimubanzi, Patrick&lt;/author&gt;&lt;author&gt;Kabeja, Adeline&lt;/author&gt;&lt;author&gt;Balisanga, Helene&lt;/author&gt;&lt;author&gt;Nizeyimana, Felicien&lt;/author&gt;&lt;author&gt;Ruyange, Laurent&lt;/author&gt;&lt;author&gt;Kapiteni, Alexis&lt;/author&gt;&lt;author&gt;Itanga, Ines&lt;/author&gt;&lt;author&gt;Ndagijimana, Valens&lt;/author&gt;&lt;/authors&gt;&lt;/contributors&gt;&lt;titles&gt;&lt;title&gt;The Rwanda National Ebola Preparedness Exercise and Response Strategies&lt;/title&gt;&lt;secondary-title&gt;Rwanda Public Health Bulletin&lt;/secondary-title&gt;&lt;/titles&gt;&lt;periodical&gt;&lt;full-title&gt;Rwanda Public Health Bulletin&lt;/full-title&gt;&lt;/periodical&gt;&lt;pages&gt;6-10&lt;/pages&gt;&lt;volume&gt;1&lt;/volume&gt;&lt;number&gt;2&lt;/number&gt;&lt;dates&gt;&lt;/dates&gt;&lt;isbn&gt;2663-4643&lt;/isbn&gt;&lt;urls&gt;&lt;/urls&gt;&lt;/record&gt;&lt;/Cite&gt;&lt;/EndNote&gt;</w:instrText>
      </w:r>
      <w:r w:rsidR="00445BEF">
        <w:rPr>
          <w:iCs/>
          <w:color w:val="000000"/>
          <w:sz w:val="24"/>
          <w:szCs w:val="24"/>
        </w:rPr>
        <w:fldChar w:fldCharType="separate"/>
      </w:r>
      <w:r w:rsidR="00447007">
        <w:rPr>
          <w:iCs/>
          <w:noProof/>
          <w:color w:val="000000"/>
          <w:sz w:val="24"/>
          <w:szCs w:val="24"/>
        </w:rPr>
        <w:t>[129]</w:t>
      </w:r>
      <w:r w:rsidR="00445BEF">
        <w:rPr>
          <w:iCs/>
          <w:color w:val="000000"/>
          <w:sz w:val="24"/>
          <w:szCs w:val="24"/>
        </w:rPr>
        <w:fldChar w:fldCharType="end"/>
      </w:r>
      <w:r>
        <w:rPr>
          <w:iCs/>
          <w:color w:val="000000"/>
          <w:sz w:val="24"/>
          <w:szCs w:val="24"/>
        </w:rPr>
        <w:t>.</w:t>
      </w:r>
      <w:r w:rsidRPr="00B85EDB">
        <w:rPr>
          <w:sz w:val="24"/>
          <w:szCs w:val="24"/>
        </w:rPr>
        <w:t xml:space="preserve"> </w:t>
      </w:r>
      <w:r>
        <w:rPr>
          <w:sz w:val="24"/>
          <w:szCs w:val="24"/>
        </w:rPr>
        <w:t>Rwanda has prioritized disease surveillance efforts, and, in 2013, it became the first low-income country to pioneer an electronic disease surveillance and response system (</w:t>
      </w:r>
      <w:proofErr w:type="spellStart"/>
      <w:r>
        <w:rPr>
          <w:sz w:val="24"/>
          <w:szCs w:val="24"/>
        </w:rPr>
        <w:t>eIDSR</w:t>
      </w:r>
      <w:proofErr w:type="spellEnd"/>
      <w:r>
        <w:rPr>
          <w:sz w:val="24"/>
          <w:szCs w:val="24"/>
        </w:rPr>
        <w:t>) using mobile technology which has been leveraged during the COVID-19 response</w:t>
      </w:r>
      <w:r w:rsidR="00B1309E">
        <w:rPr>
          <w:sz w:val="24"/>
          <w:szCs w:val="24"/>
        </w:rPr>
        <w:t xml:space="preserve"> </w:t>
      </w:r>
      <w:r w:rsidR="00B1309E">
        <w:rPr>
          <w:sz w:val="24"/>
          <w:szCs w:val="24"/>
        </w:rPr>
        <w:fldChar w:fldCharType="begin"/>
      </w:r>
      <w:r w:rsidR="00447007">
        <w:rPr>
          <w:sz w:val="24"/>
          <w:szCs w:val="24"/>
        </w:rPr>
        <w:instrText xml:space="preserve"> ADDIN EN.CITE &lt;EndNote&gt;&lt;Cite&gt;&lt;Author&gt;Wilson&lt;/Author&gt;&lt;Year&gt;2018&lt;/Year&gt;&lt;RecNum&gt;110&lt;/RecNum&gt;&lt;DisplayText&gt;[130]&lt;/DisplayText&gt;&lt;record&gt;&lt;rec-number&gt;110&lt;/rec-number&gt;&lt;foreign-keys&gt;&lt;key app="EN" db-id="5afra2929aw9efewdwv5axsfdzda9zxetv5a" timestamp="1624828957"&gt;110&lt;/key&gt;&lt;/foreign-keys&gt;&lt;ref-type name="Report"&gt;27&lt;/ref-type&gt;&lt;contributors&gt;&lt;authors&gt;&lt;author&gt;Randy Wilson&lt;/author&gt;&lt;/authors&gt;&lt;/contributors&gt;&lt;titles&gt;&lt;title&gt;Electronic Infectious Disease Surveillance and Response (eIDSR) System in Rwanda&lt;/title&gt;&lt;secondary-title&gt;Rwanda Health Systems Strengthening (RHSS) Project&lt;/secondary-title&gt;&lt;/titles&gt;&lt;dates&gt;&lt;year&gt;2018&lt;/year&gt;&lt;/dates&gt;&lt;pub-location&gt;Kigali&lt;/pub-location&gt;&lt;publisher&gt;USAID&lt;/publisher&gt;&lt;urls&gt;&lt;/urls&gt;&lt;/record&gt;&lt;/Cite&gt;&lt;/EndNote&gt;</w:instrText>
      </w:r>
      <w:r w:rsidR="00B1309E">
        <w:rPr>
          <w:sz w:val="24"/>
          <w:szCs w:val="24"/>
        </w:rPr>
        <w:fldChar w:fldCharType="separate"/>
      </w:r>
      <w:r w:rsidR="00447007">
        <w:rPr>
          <w:noProof/>
          <w:sz w:val="24"/>
          <w:szCs w:val="24"/>
        </w:rPr>
        <w:t>[130]</w:t>
      </w:r>
      <w:r w:rsidR="00B1309E">
        <w:rPr>
          <w:sz w:val="24"/>
          <w:szCs w:val="24"/>
        </w:rPr>
        <w:fldChar w:fldCharType="end"/>
      </w:r>
      <w:r>
        <w:rPr>
          <w:sz w:val="24"/>
          <w:szCs w:val="24"/>
        </w:rPr>
        <w:t xml:space="preserve">. </w:t>
      </w:r>
    </w:p>
    <w:p w14:paraId="61732300" w14:textId="77777777" w:rsidR="00305E93" w:rsidRDefault="00305E93" w:rsidP="00305E93">
      <w:pPr>
        <w:pStyle w:val="CommentText"/>
        <w:jc w:val="both"/>
        <w:rPr>
          <w:sz w:val="24"/>
          <w:szCs w:val="24"/>
        </w:rPr>
      </w:pPr>
    </w:p>
    <w:p w14:paraId="19129171" w14:textId="2D9877A4" w:rsidR="00305E93" w:rsidRDefault="00305E93" w:rsidP="00305E93">
      <w:pPr>
        <w:pStyle w:val="CommentText"/>
        <w:jc w:val="both"/>
        <w:rPr>
          <w:sz w:val="24"/>
          <w:szCs w:val="24"/>
        </w:rPr>
      </w:pPr>
      <w:r>
        <w:rPr>
          <w:sz w:val="24"/>
          <w:szCs w:val="24"/>
        </w:rPr>
        <w:t xml:space="preserve">The WHO’s </w:t>
      </w:r>
      <w:del w:id="519" w:author="Sooyoung Kim" w:date="2021-06-28T14:04:00Z">
        <w:r w:rsidDel="00303267">
          <w:rPr>
            <w:sz w:val="24"/>
            <w:szCs w:val="24"/>
          </w:rPr>
          <w:delText xml:space="preserve">2018 </w:delText>
        </w:r>
      </w:del>
      <w:del w:id="520" w:author="Sooyoung Kim" w:date="2021-06-28T14:03:00Z">
        <w:r w:rsidDel="00AB7F4C">
          <w:rPr>
            <w:sz w:val="24"/>
            <w:szCs w:val="24"/>
          </w:rPr>
          <w:delText xml:space="preserve">International Health Regulations (IHR) </w:delText>
        </w:r>
      </w:del>
      <w:r>
        <w:rPr>
          <w:sz w:val="24"/>
          <w:szCs w:val="24"/>
        </w:rPr>
        <w:t>Joint External Evaluati</w:t>
      </w:r>
      <w:del w:id="521" w:author="Sooyoung Kim" w:date="2021-06-28T14:03:00Z">
        <w:r w:rsidDel="00AB7F4C">
          <w:rPr>
            <w:sz w:val="24"/>
            <w:szCs w:val="24"/>
          </w:rPr>
          <w:delText>ng</w:delText>
        </w:r>
      </w:del>
      <w:ins w:id="522" w:author="Sooyoung Kim" w:date="2021-06-28T14:03:00Z">
        <w:r w:rsidR="00AB7F4C">
          <w:rPr>
            <w:sz w:val="24"/>
            <w:szCs w:val="24"/>
          </w:rPr>
          <w:t>on</w:t>
        </w:r>
      </w:ins>
      <w:r>
        <w:rPr>
          <w:sz w:val="24"/>
          <w:szCs w:val="24"/>
        </w:rPr>
        <w:t xml:space="preserve"> (JEE) </w:t>
      </w:r>
      <w:ins w:id="523" w:author="Sooyoung Kim" w:date="2021-06-28T14:04:00Z">
        <w:r w:rsidR="00AB7F4C">
          <w:rPr>
            <w:sz w:val="24"/>
            <w:szCs w:val="24"/>
          </w:rPr>
          <w:t xml:space="preserve">of the </w:t>
        </w:r>
        <w:r w:rsidR="00AB7F4C">
          <w:rPr>
            <w:sz w:val="24"/>
            <w:szCs w:val="24"/>
          </w:rPr>
          <w:t xml:space="preserve">International Health Regulations (IHR) </w:t>
        </w:r>
        <w:r w:rsidR="00303267">
          <w:rPr>
            <w:sz w:val="24"/>
            <w:szCs w:val="24"/>
          </w:rPr>
          <w:t xml:space="preserve">capacities in 2018 </w:t>
        </w:r>
      </w:ins>
      <w:r>
        <w:rPr>
          <w:sz w:val="24"/>
          <w:szCs w:val="24"/>
        </w:rPr>
        <w:t>found that Rwanda had a high level of capacity in the technical areas of immunization, national laboratory testing system, real-time surveillance, emergency response operations, linking public health and security authorities, and risk communication</w:t>
      </w:r>
      <w:r w:rsidR="00785A1C">
        <w:rPr>
          <w:sz w:val="24"/>
          <w:szCs w:val="24"/>
        </w:rPr>
        <w:t xml:space="preserve"> </w:t>
      </w:r>
      <w:r w:rsidR="00785A1C">
        <w:rPr>
          <w:sz w:val="24"/>
          <w:szCs w:val="24"/>
        </w:rPr>
        <w:fldChar w:fldCharType="begin"/>
      </w:r>
      <w:r w:rsidR="00447007">
        <w:rPr>
          <w:sz w:val="24"/>
          <w:szCs w:val="24"/>
        </w:rPr>
        <w:instrText xml:space="preserve"> ADDIN EN.CITE &lt;EndNote&gt;&lt;Cite&gt;&lt;Author&gt;Organization.&lt;/Author&gt;&lt;Year&gt;2018&lt;/Year&gt;&lt;RecNum&gt;111&lt;/RecNum&gt;&lt;DisplayText&gt;[131]&lt;/DisplayText&gt;&lt;record&gt;&lt;rec-number&gt;111&lt;/rec-number&gt;&lt;foreign-keys&gt;&lt;key app="EN" db-id="5afra2929aw9efewdwv5axsfdzda9zxetv5a" timestamp="1624831156"&gt;111&lt;/key&gt;&lt;/foreign-keys&gt;&lt;ref-type name="Report"&gt;27&lt;/ref-type&gt;&lt;contributors&gt;&lt;authors&gt;&lt;author&gt;World Health Organization.&lt;/author&gt;&lt;/authors&gt;&lt;/contributors&gt;&lt;titles&gt;&lt;title&gt;Joint external evaluation of IHR core capacities of the Republic of Rwanda.&lt;/title&gt;&lt;secondary-title&gt;WHO Joint external evaluation of IHR core capacities&lt;/secondary-title&gt;&lt;/titles&gt;&lt;dates&gt;&lt;year&gt;2018&lt;/year&gt;&lt;/dates&gt;&lt;publisher&gt;World Health Organization&lt;/publisher&gt;&lt;urls&gt;&lt;/urls&gt;&lt;/record&gt;&lt;/Cite&gt;&lt;/EndNote&gt;</w:instrText>
      </w:r>
      <w:r w:rsidR="00785A1C">
        <w:rPr>
          <w:sz w:val="24"/>
          <w:szCs w:val="24"/>
        </w:rPr>
        <w:fldChar w:fldCharType="separate"/>
      </w:r>
      <w:r w:rsidR="00447007">
        <w:rPr>
          <w:noProof/>
          <w:sz w:val="24"/>
          <w:szCs w:val="24"/>
        </w:rPr>
        <w:t>[131]</w:t>
      </w:r>
      <w:r w:rsidR="00785A1C">
        <w:rPr>
          <w:sz w:val="24"/>
          <w:szCs w:val="24"/>
        </w:rPr>
        <w:fldChar w:fldCharType="end"/>
      </w:r>
      <w:r>
        <w:rPr>
          <w:sz w:val="24"/>
          <w:szCs w:val="24"/>
        </w:rPr>
        <w:t xml:space="preserve">. This is mainly because Rwanda has prioritized the establishment of a national laboratory network, an electric disease surveillance system, and national preparedness plans for communicable diseases. In order to ensure effective surveillance and response to infectious diseases, the </w:t>
      </w:r>
      <w:proofErr w:type="spellStart"/>
      <w:r>
        <w:rPr>
          <w:sz w:val="24"/>
          <w:szCs w:val="24"/>
        </w:rPr>
        <w:t>MoH</w:t>
      </w:r>
      <w:proofErr w:type="spellEnd"/>
      <w:r>
        <w:rPr>
          <w:sz w:val="24"/>
          <w:szCs w:val="24"/>
        </w:rPr>
        <w:t xml:space="preserve"> launched a paper-based surveillance system in 1998 and an electronic disease surveillance response system in 2013 to more accurately track and report cases in real time, which allows for swift response, if necessary</w:t>
      </w:r>
      <w:r w:rsidR="00785A1C">
        <w:rPr>
          <w:sz w:val="24"/>
          <w:szCs w:val="24"/>
        </w:rPr>
        <w:t xml:space="preserve"> </w:t>
      </w:r>
      <w:r w:rsidR="00785A1C">
        <w:rPr>
          <w:sz w:val="24"/>
          <w:szCs w:val="24"/>
        </w:rPr>
        <w:fldChar w:fldCharType="begin"/>
      </w:r>
      <w:r w:rsidR="00447007">
        <w:rPr>
          <w:sz w:val="24"/>
          <w:szCs w:val="24"/>
        </w:rPr>
        <w:instrText xml:space="preserve"> ADDIN EN.CITE &lt;EndNote&gt;&lt;Cite&gt;&lt;Author&gt;Wilson&lt;/Author&gt;&lt;Year&gt;2018&lt;/Year&gt;&lt;RecNum&gt;110&lt;/RecNum&gt;&lt;DisplayText&gt;[130]&lt;/DisplayText&gt;&lt;record&gt;&lt;rec-number&gt;110&lt;/rec-number&gt;&lt;foreign-keys&gt;&lt;key app="EN" db-id="5afra2929aw9efewdwv5axsfdzda9zxetv5a" timestamp="1624828957"&gt;110&lt;/key&gt;&lt;/foreign-keys&gt;&lt;ref-type name="Report"&gt;27&lt;/ref-type&gt;&lt;contributors&gt;&lt;authors&gt;&lt;author&gt;Randy Wilson&lt;/author&gt;&lt;/authors&gt;&lt;/contributors&gt;&lt;titles&gt;&lt;title&gt;Electronic Infectious Disease Surveillance and Response (eIDSR) System in Rwanda&lt;/title&gt;&lt;secondary-title&gt;Rwanda Health Systems Strengthening (RHSS) Project&lt;/secondary-title&gt;&lt;/titles&gt;&lt;dates&gt;&lt;year&gt;2018&lt;/year&gt;&lt;/dates&gt;&lt;pub-location&gt;Kigali&lt;/pub-location&gt;&lt;publisher&gt;USAID&lt;/publisher&gt;&lt;urls&gt;&lt;/urls&gt;&lt;/record&gt;&lt;/Cite&gt;&lt;/EndNote&gt;</w:instrText>
      </w:r>
      <w:r w:rsidR="00785A1C">
        <w:rPr>
          <w:sz w:val="24"/>
          <w:szCs w:val="24"/>
        </w:rPr>
        <w:fldChar w:fldCharType="separate"/>
      </w:r>
      <w:r w:rsidR="00447007">
        <w:rPr>
          <w:noProof/>
          <w:sz w:val="24"/>
          <w:szCs w:val="24"/>
        </w:rPr>
        <w:t>[130]</w:t>
      </w:r>
      <w:r w:rsidR="00785A1C">
        <w:rPr>
          <w:sz w:val="24"/>
          <w:szCs w:val="24"/>
        </w:rPr>
        <w:fldChar w:fldCharType="end"/>
      </w:r>
      <w:r>
        <w:rPr>
          <w:sz w:val="24"/>
          <w:szCs w:val="24"/>
        </w:rPr>
        <w:t>.</w:t>
      </w:r>
      <w:r>
        <w:rPr>
          <w:sz w:val="24"/>
          <w:szCs w:val="24"/>
        </w:rPr>
        <w:fldChar w:fldCharType="begin" w:fldLock="1"/>
      </w:r>
      <w:r>
        <w:rPr>
          <w:sz w:val="24"/>
          <w:szCs w:val="24"/>
        </w:rPr>
        <w:instrText>ADDIN CSL_CITATION {"citationItems":[{"id":"ITEM-1","itemData":{"abstract":"Background Outbreaks can overwhelm weak or fragile health systems that lack the tools, infrastructure, policies, and systems to keep communities healthy and safe. Timely detection, preparedness, and appropriate response are essential for limiting both the loss of human life and crippling political and socioeconomic impact of disease outbreaks. Countries must build effective and sustainable disease surveillance and reporting systems that mobilize all levels of the health system-including communities-for crisis response.","author":[{"dropping-particle":"","family":"Wilson","given":"Randy","non-dropping-particle":"","parse-names":false,"suffix":""}],"id":"ITEM-1","issue":"March 2018","issued":{"date-parts":[["2018"]]},"page":"1-8","title":"Electronic Infectious Disease Surveillance and Response (eIDSR) System in Rwanda","type":"article-journal"},"uris":["http://www.mendeley.com/documents/?uuid=0e9bb1b3-5c88-474a-bf9b-9aae07e9d76e"]}],"mendeley":{"formattedCitation":"&lt;sup&gt;18&lt;/sup&gt;","plainTextFormattedCitation":"18","previouslyFormattedCitation":"&lt;sup&gt;18&lt;/sup&gt;"},"properties":{"noteIndex":0},"schema":"https://github.com/citation-style-language/schema/raw/master/csl-citation.json"}</w:instrText>
      </w:r>
      <w:r>
        <w:rPr>
          <w:sz w:val="24"/>
          <w:szCs w:val="24"/>
        </w:rPr>
        <w:fldChar w:fldCharType="end"/>
      </w:r>
      <w:r>
        <w:rPr>
          <w:sz w:val="24"/>
          <w:szCs w:val="24"/>
        </w:rPr>
        <w:t xml:space="preserve"> The </w:t>
      </w:r>
      <w:proofErr w:type="spellStart"/>
      <w:r>
        <w:rPr>
          <w:sz w:val="24"/>
          <w:szCs w:val="24"/>
        </w:rPr>
        <w:t>eIDSR</w:t>
      </w:r>
      <w:proofErr w:type="spellEnd"/>
      <w:r>
        <w:rPr>
          <w:sz w:val="24"/>
          <w:szCs w:val="24"/>
        </w:rPr>
        <w:t xml:space="preserve"> system was also integrated into the District Health Information Software (DHIS-2), which facilitated disease surveillance being a routine practice across all the public health facilities in the </w:t>
      </w:r>
      <w:r>
        <w:rPr>
          <w:sz w:val="24"/>
          <w:szCs w:val="24"/>
        </w:rPr>
        <w:lastRenderedPageBreak/>
        <w:t xml:space="preserve">country. </w:t>
      </w:r>
      <w:commentRangeStart w:id="524"/>
      <w:del w:id="525" w:author="Sooyoung Kim" w:date="2021-06-28T17:09:00Z">
        <w:r w:rsidDel="00447007">
          <w:rPr>
            <w:sz w:val="24"/>
            <w:szCs w:val="24"/>
          </w:rPr>
          <w:delText xml:space="preserve">Staff at district hospitals and health centers enter data into the system for 24 diseases and when the number of cases for a specific disease reaches a certain threshold, it automatically sends an outbreak alert to hospitals and health centers. </w:delText>
        </w:r>
        <w:commentRangeEnd w:id="524"/>
        <w:r w:rsidR="00303267" w:rsidDel="00447007">
          <w:rPr>
            <w:rStyle w:val="CommentReference"/>
          </w:rPr>
          <w:commentReference w:id="524"/>
        </w:r>
      </w:del>
      <w:r>
        <w:rPr>
          <w:sz w:val="24"/>
          <w:szCs w:val="24"/>
        </w:rPr>
        <w:t xml:space="preserve">The </w:t>
      </w:r>
      <w:proofErr w:type="spellStart"/>
      <w:r>
        <w:rPr>
          <w:sz w:val="24"/>
          <w:szCs w:val="24"/>
        </w:rPr>
        <w:t>eIDSR</w:t>
      </w:r>
      <w:proofErr w:type="spellEnd"/>
      <w:r>
        <w:rPr>
          <w:sz w:val="24"/>
          <w:szCs w:val="24"/>
        </w:rPr>
        <w:t xml:space="preserve"> system has several important capabilities, including contact tracing, real-time data analysis, tracking lab testing, and outbreak monitoring</w:t>
      </w:r>
      <w:r w:rsidR="00785A1C">
        <w:rPr>
          <w:sz w:val="24"/>
          <w:szCs w:val="24"/>
        </w:rPr>
        <w:t xml:space="preserve"> </w:t>
      </w:r>
      <w:r w:rsidR="00785A1C">
        <w:rPr>
          <w:sz w:val="24"/>
          <w:szCs w:val="24"/>
        </w:rPr>
        <w:fldChar w:fldCharType="begin"/>
      </w:r>
      <w:r w:rsidR="00447007">
        <w:rPr>
          <w:sz w:val="24"/>
          <w:szCs w:val="24"/>
        </w:rPr>
        <w:instrText xml:space="preserve"> ADDIN EN.CITE &lt;EndNote&gt;&lt;Cite&gt;&lt;Author&gt;Wilson&lt;/Author&gt;&lt;Year&gt;2018&lt;/Year&gt;&lt;RecNum&gt;110&lt;/RecNum&gt;&lt;DisplayText&gt;[130]&lt;/DisplayText&gt;&lt;record&gt;&lt;rec-number&gt;110&lt;/rec-number&gt;&lt;foreign-keys&gt;&lt;key app="EN" db-id="5afra2929aw9efewdwv5axsfdzda9zxetv5a" timestamp="1624828957"&gt;110&lt;/key&gt;&lt;/foreign-keys&gt;&lt;ref-type name="Report"&gt;27&lt;/ref-type&gt;&lt;contributors&gt;&lt;authors&gt;&lt;author&gt;Randy Wilson&lt;/author&gt;&lt;/authors&gt;&lt;/contributors&gt;&lt;titles&gt;&lt;title&gt;Electronic Infectious Disease Surveillance and Response (eIDSR) System in Rwanda&lt;/title&gt;&lt;secondary-title&gt;Rwanda Health Systems Strengthening (RHSS) Project&lt;/secondary-title&gt;&lt;/titles&gt;&lt;dates&gt;&lt;year&gt;2018&lt;/year&gt;&lt;/dates&gt;&lt;pub-location&gt;Kigali&lt;/pub-location&gt;&lt;publisher&gt;USAID&lt;/publisher&gt;&lt;urls&gt;&lt;/urls&gt;&lt;/record&gt;&lt;/Cite&gt;&lt;/EndNote&gt;</w:instrText>
      </w:r>
      <w:r w:rsidR="00785A1C">
        <w:rPr>
          <w:sz w:val="24"/>
          <w:szCs w:val="24"/>
        </w:rPr>
        <w:fldChar w:fldCharType="separate"/>
      </w:r>
      <w:r w:rsidR="00447007">
        <w:rPr>
          <w:noProof/>
          <w:sz w:val="24"/>
          <w:szCs w:val="24"/>
        </w:rPr>
        <w:t>[130]</w:t>
      </w:r>
      <w:r w:rsidR="00785A1C">
        <w:rPr>
          <w:sz w:val="24"/>
          <w:szCs w:val="24"/>
        </w:rPr>
        <w:fldChar w:fldCharType="end"/>
      </w:r>
      <w:r>
        <w:rPr>
          <w:sz w:val="24"/>
          <w:szCs w:val="24"/>
        </w:rPr>
        <w:t xml:space="preserve">. </w:t>
      </w:r>
    </w:p>
    <w:p w14:paraId="786258BD" w14:textId="77777777" w:rsidR="00305E93" w:rsidRDefault="00305E93" w:rsidP="00305E93">
      <w:pPr>
        <w:pStyle w:val="CommentText"/>
        <w:jc w:val="both"/>
        <w:rPr>
          <w:sz w:val="24"/>
          <w:szCs w:val="24"/>
        </w:rPr>
      </w:pPr>
    </w:p>
    <w:p w14:paraId="6FF34FCE" w14:textId="503DAED1" w:rsidR="00305E93" w:rsidRDefault="00305E93" w:rsidP="00305E93">
      <w:pPr>
        <w:pStyle w:val="CommentText"/>
        <w:jc w:val="both"/>
        <w:rPr>
          <w:sz w:val="24"/>
          <w:szCs w:val="24"/>
        </w:rPr>
      </w:pPr>
      <w:r>
        <w:rPr>
          <w:sz w:val="24"/>
          <w:szCs w:val="24"/>
        </w:rPr>
        <w:t>Like Viet Nam</w:t>
      </w:r>
      <w:ins w:id="526" w:author="Sooyoung Kim" w:date="2021-06-28T14:07:00Z">
        <w:r w:rsidR="00303267">
          <w:rPr>
            <w:sz w:val="24"/>
            <w:szCs w:val="24"/>
          </w:rPr>
          <w:t xml:space="preserve"> </w:t>
        </w:r>
        <w:proofErr w:type="spellStart"/>
        <w:r w:rsidR="00303267">
          <w:rPr>
            <w:sz w:val="24"/>
            <w:szCs w:val="24"/>
          </w:rPr>
          <w:t>amd</w:t>
        </w:r>
        <w:proofErr w:type="spellEnd"/>
        <w:r w:rsidR="00303267">
          <w:rPr>
            <w:sz w:val="24"/>
            <w:szCs w:val="24"/>
          </w:rPr>
          <w:t xml:space="preserve"> Nigeria</w:t>
        </w:r>
      </w:ins>
      <w:r>
        <w:rPr>
          <w:sz w:val="24"/>
          <w:szCs w:val="24"/>
        </w:rPr>
        <w:t>, much of Rwanda’s response mechanisms is also a by-product of years of engagement with global health organizations. For instance, the US Centers for Disease Control and Prevention (CDC) has been working with Rwanda since 2000, providing guidance on their national HIV response program and more broadly on laboratory systems strengthening, infectious disease surveillance, and monitoring and evaluation</w:t>
      </w:r>
      <w:r w:rsidR="0071330E">
        <w:rPr>
          <w:sz w:val="24"/>
          <w:szCs w:val="24"/>
        </w:rPr>
        <w:t xml:space="preserve"> </w:t>
      </w:r>
      <w:r w:rsidR="0071330E">
        <w:rPr>
          <w:sz w:val="24"/>
          <w:szCs w:val="24"/>
        </w:rPr>
        <w:fldChar w:fldCharType="begin"/>
      </w:r>
      <w:r w:rsidR="00447007">
        <w:rPr>
          <w:sz w:val="24"/>
          <w:szCs w:val="24"/>
        </w:rPr>
        <w:instrText xml:space="preserve"> ADDIN EN.CITE &lt;EndNote&gt;&lt;Cite&gt;&lt;Author&gt;Sayinzoga&lt;/Author&gt;&lt;Year&gt;2016&lt;/Year&gt;&lt;RecNum&gt;112&lt;/RecNum&gt;&lt;DisplayText&gt;[132]&lt;/DisplayText&gt;&lt;record&gt;&lt;rec-number&gt;112&lt;/rec-number&gt;&lt;foreign-keys&gt;&lt;key app="EN" db-id="5afra2929aw9efewdwv5axsfdzda9zxetv5a" timestamp="1624831251"&gt;112&lt;/key&gt;&lt;/foreign-keys&gt;&lt;ref-type name="Journal Article"&gt;17&lt;/ref-type&gt;&lt;contributors&gt;&lt;authors&gt;&lt;author&gt;Sayinzoga, Felix&lt;/author&gt;&lt;author&gt;Bijlmakers, Leon&lt;/author&gt;&lt;/authors&gt;&lt;/contributors&gt;&lt;titles&gt;&lt;title&gt;Drivers of improved health sector performance in Rwanda: a qualitative view from within&lt;/title&gt;&lt;secondary-title&gt;BMC health services research&lt;/secondary-title&gt;&lt;/titles&gt;&lt;periodical&gt;&lt;full-title&gt;BMC health services research&lt;/full-title&gt;&lt;/periodical&gt;&lt;pages&gt;1-10&lt;/pages&gt;&lt;volume&gt;16&lt;/volume&gt;&lt;number&gt;1&lt;/number&gt;&lt;dates&gt;&lt;year&gt;2016&lt;/year&gt;&lt;/dates&gt;&lt;isbn&gt;1472-6963&lt;/isbn&gt;&lt;urls&gt;&lt;/urls&gt;&lt;/record&gt;&lt;/Cite&gt;&lt;/EndNote&gt;</w:instrText>
      </w:r>
      <w:r w:rsidR="0071330E">
        <w:rPr>
          <w:sz w:val="24"/>
          <w:szCs w:val="24"/>
        </w:rPr>
        <w:fldChar w:fldCharType="separate"/>
      </w:r>
      <w:r w:rsidR="00447007">
        <w:rPr>
          <w:noProof/>
          <w:sz w:val="24"/>
          <w:szCs w:val="24"/>
        </w:rPr>
        <w:t>[132]</w:t>
      </w:r>
      <w:r w:rsidR="0071330E">
        <w:rPr>
          <w:sz w:val="24"/>
          <w:szCs w:val="24"/>
        </w:rPr>
        <w:fldChar w:fldCharType="end"/>
      </w:r>
      <w:r>
        <w:rPr>
          <w:sz w:val="24"/>
          <w:szCs w:val="24"/>
        </w:rPr>
        <w:t xml:space="preserve">. Additionally, despite the many strengths of preparedness in Rwanda, the IHR-JEE review highlighted the need to improve upon the existing One Health framework, </w:t>
      </w:r>
      <w:ins w:id="527" w:author="Sooyoung Kim" w:date="2021-06-28T14:07:00Z">
        <w:r w:rsidR="00303267">
          <w:rPr>
            <w:sz w:val="24"/>
            <w:szCs w:val="24"/>
          </w:rPr>
          <w:t>a multisectoral approach</w:t>
        </w:r>
      </w:ins>
      <w:ins w:id="528" w:author="Sooyoung Kim" w:date="2021-06-28T14:08:00Z">
        <w:r w:rsidR="00303267">
          <w:rPr>
            <w:sz w:val="24"/>
            <w:szCs w:val="24"/>
          </w:rPr>
          <w:t xml:space="preserve"> to tackle broad public</w:t>
        </w:r>
      </w:ins>
      <w:ins w:id="529" w:author="Sooyoung Kim" w:date="2021-06-28T14:09:00Z">
        <w:r w:rsidR="00303267">
          <w:rPr>
            <w:sz w:val="24"/>
            <w:szCs w:val="24"/>
          </w:rPr>
          <w:t xml:space="preserve"> </w:t>
        </w:r>
      </w:ins>
      <w:ins w:id="530" w:author="Sooyoung Kim" w:date="2021-06-28T14:08:00Z">
        <w:r w:rsidR="00303267">
          <w:rPr>
            <w:sz w:val="24"/>
            <w:szCs w:val="24"/>
          </w:rPr>
          <w:t xml:space="preserve">health issues through the collaboration between human-, animal-, and food-sector, </w:t>
        </w:r>
      </w:ins>
      <w:r>
        <w:rPr>
          <w:sz w:val="24"/>
          <w:szCs w:val="24"/>
        </w:rPr>
        <w:t>establish formal agreements between ministries to create a mechanism to share staff, and strengthen the existing training for health security</w:t>
      </w:r>
      <w:r w:rsidR="0071330E">
        <w:rPr>
          <w:sz w:val="24"/>
          <w:szCs w:val="24"/>
        </w:rPr>
        <w:t xml:space="preserve"> </w:t>
      </w:r>
      <w:r w:rsidR="0071330E">
        <w:rPr>
          <w:sz w:val="24"/>
          <w:szCs w:val="24"/>
        </w:rPr>
        <w:fldChar w:fldCharType="begin"/>
      </w:r>
      <w:r w:rsidR="00447007">
        <w:rPr>
          <w:sz w:val="24"/>
          <w:szCs w:val="24"/>
        </w:rPr>
        <w:instrText xml:space="preserve"> ADDIN EN.CITE &lt;EndNote&gt;&lt;Cite&gt;&lt;Author&gt;Organization.&lt;/Author&gt;&lt;Year&gt;2018&lt;/Year&gt;&lt;RecNum&gt;111&lt;/RecNum&gt;&lt;DisplayText&gt;[131]&lt;/DisplayText&gt;&lt;record&gt;&lt;rec-number&gt;111&lt;/rec-number&gt;&lt;foreign-keys&gt;&lt;key app="EN" db-id="5afra2929aw9efewdwv5axsfdzda9zxetv5a" timestamp="1624831156"&gt;111&lt;/key&gt;&lt;/foreign-keys&gt;&lt;ref-type name="Report"&gt;27&lt;/ref-type&gt;&lt;contributors&gt;&lt;authors&gt;&lt;author&gt;World Health Organization.&lt;/author&gt;&lt;/authors&gt;&lt;/contributors&gt;&lt;titles&gt;&lt;title&gt;Joint external evaluation of IHR core capacities of the Republic of Rwanda.&lt;/title&gt;&lt;secondary-title&gt;WHO Joint external evaluation of IHR core capacities&lt;/secondary-title&gt;&lt;/titles&gt;&lt;dates&gt;&lt;year&gt;2018&lt;/year&gt;&lt;/dates&gt;&lt;publisher&gt;World Health Organization&lt;/publisher&gt;&lt;urls&gt;&lt;/urls&gt;&lt;/record&gt;&lt;/Cite&gt;&lt;/EndNote&gt;</w:instrText>
      </w:r>
      <w:r w:rsidR="0071330E">
        <w:rPr>
          <w:sz w:val="24"/>
          <w:szCs w:val="24"/>
        </w:rPr>
        <w:fldChar w:fldCharType="separate"/>
      </w:r>
      <w:r w:rsidR="00447007">
        <w:rPr>
          <w:noProof/>
          <w:sz w:val="24"/>
          <w:szCs w:val="24"/>
        </w:rPr>
        <w:t>[131]</w:t>
      </w:r>
      <w:r w:rsidR="0071330E">
        <w:rPr>
          <w:sz w:val="24"/>
          <w:szCs w:val="24"/>
        </w:rPr>
        <w:fldChar w:fldCharType="end"/>
      </w:r>
      <w:r>
        <w:rPr>
          <w:sz w:val="24"/>
          <w:szCs w:val="24"/>
        </w:rPr>
        <w:t>.</w:t>
      </w:r>
      <w:r w:rsidR="0071330E">
        <w:rPr>
          <w:sz w:val="24"/>
          <w:szCs w:val="24"/>
        </w:rPr>
        <w:t xml:space="preserve"> </w:t>
      </w:r>
    </w:p>
    <w:p w14:paraId="6449897F" w14:textId="77777777" w:rsidR="00305E93" w:rsidRPr="0080396A" w:rsidRDefault="00305E93" w:rsidP="00305E93">
      <w:pPr>
        <w:pStyle w:val="CommentText"/>
        <w:jc w:val="both"/>
        <w:rPr>
          <w:sz w:val="24"/>
          <w:szCs w:val="24"/>
        </w:rPr>
      </w:pPr>
    </w:p>
    <w:p w14:paraId="742CAA1F" w14:textId="77777777" w:rsidR="00305E93" w:rsidRDefault="00305E93" w:rsidP="00305E93">
      <w:pPr>
        <w:pBdr>
          <w:top w:val="nil"/>
          <w:left w:val="nil"/>
          <w:bottom w:val="nil"/>
          <w:right w:val="nil"/>
          <w:between w:val="nil"/>
        </w:pBdr>
        <w:rPr>
          <w:iCs/>
        </w:rPr>
      </w:pPr>
      <w:r>
        <w:rPr>
          <w:i/>
        </w:rPr>
        <w:t>Response to COVID-19</w:t>
      </w:r>
    </w:p>
    <w:p w14:paraId="7087510F" w14:textId="5805D72B" w:rsidR="00305E93" w:rsidRDefault="00305E93" w:rsidP="00305E93">
      <w:pPr>
        <w:pBdr>
          <w:top w:val="nil"/>
          <w:left w:val="nil"/>
          <w:bottom w:val="nil"/>
          <w:right w:val="nil"/>
          <w:between w:val="nil"/>
        </w:pBdr>
        <w:jc w:val="both"/>
        <w:rPr>
          <w:iCs/>
        </w:rPr>
      </w:pPr>
      <w:r>
        <w:rPr>
          <w:iCs/>
        </w:rPr>
        <w:t>In January 2020, well in advance of the first COVID-19 case in the country,  the government of Rwanda deployed medical staff to key points of entry, including the Kigali International Airport and land borders to screen for high fevers</w:t>
      </w:r>
      <w:r w:rsidR="0071330E">
        <w:rPr>
          <w:iCs/>
        </w:rPr>
        <w:t xml:space="preserve"> </w:t>
      </w:r>
      <w:r w:rsidR="0071330E">
        <w:rPr>
          <w:iCs/>
        </w:rPr>
        <w:fldChar w:fldCharType="begin"/>
      </w:r>
      <w:r w:rsidR="00447007">
        <w:rPr>
          <w:iCs/>
        </w:rPr>
        <w:instrText xml:space="preserve"> ADDIN EN.CITE &lt;EndNote&gt;&lt;Cite&gt;&lt;Author&gt;Bower&lt;/Author&gt;&lt;Year&gt;2020&lt;/Year&gt;&lt;RecNum&gt;113&lt;/RecNum&gt;&lt;DisplayText&gt;[133]&lt;/DisplayText&gt;&lt;record&gt;&lt;rec-number&gt;113&lt;/rec-number&gt;&lt;foreign-keys&gt;&lt;key app="EN" db-id="5afra2929aw9efewdwv5axsfdzda9zxetv5a" timestamp="1624831371"&gt;113&lt;/key&gt;&lt;/foreign-keys&gt;&lt;ref-type name="Blog"&gt;56&lt;/ref-type&gt;&lt;contributors&gt;&lt;authors&gt;&lt;author&gt;Jonathan Bower&lt;/author&gt;&lt;author&gt;Derek Apell&lt;/author&gt;&lt;author&gt;Anna Twum&lt;/author&gt;&lt;author&gt;Adia umulisa&lt;/author&gt;&lt;/authors&gt;&lt;/contributors&gt;&lt;titles&gt;&lt;title&gt;Rwanda’s response to COVID-19 and future challenges&lt;/title&gt;&lt;/titles&gt;&lt;dates&gt;&lt;year&gt;2020&lt;/year&gt;&lt;/dates&gt;&lt;pub-location&gt;Online&lt;/pub-location&gt;&lt;publisher&gt;International Growth Centre&lt;/publisher&gt;&lt;urls&gt;&lt;/urls&gt;&lt;/record&gt;&lt;/Cite&gt;&lt;/EndNote&gt;</w:instrText>
      </w:r>
      <w:r w:rsidR="0071330E">
        <w:rPr>
          <w:iCs/>
        </w:rPr>
        <w:fldChar w:fldCharType="separate"/>
      </w:r>
      <w:r w:rsidR="00447007">
        <w:rPr>
          <w:iCs/>
          <w:noProof/>
        </w:rPr>
        <w:t>[133]</w:t>
      </w:r>
      <w:r w:rsidR="0071330E">
        <w:rPr>
          <w:iCs/>
        </w:rPr>
        <w:fldChar w:fldCharType="end"/>
      </w:r>
      <w:r>
        <w:rPr>
          <w:iCs/>
        </w:rPr>
        <w:t>. In February 2020, the government took swift action to preemptively address the issue of health system capacity by developing COVID-19 health units, purchasing personal protective equipment and test kits. Additionally, the government formed a Joint Task Force in early March</w:t>
      </w:r>
      <w:ins w:id="531" w:author="Sooyoung Kim" w:date="2021-06-28T14:09:00Z">
        <w:r w:rsidR="00303267">
          <w:rPr>
            <w:iCs/>
          </w:rPr>
          <w:t xml:space="preserve"> </w:t>
        </w:r>
      </w:ins>
      <w:ins w:id="532" w:author="Sooyoung Kim" w:date="2021-06-28T14:10:00Z">
        <w:r w:rsidR="00303267">
          <w:rPr>
            <w:iCs/>
          </w:rPr>
          <w:t>2020</w:t>
        </w:r>
      </w:ins>
      <w:r>
        <w:rPr>
          <w:iCs/>
        </w:rPr>
        <w:t>, which developed the Coronavirus National Preparedness and Response Plan—that is, a detailed 6-month plan which established a national incident management system and laid out four phases of a coordinated national response</w:t>
      </w:r>
      <w:r w:rsidR="0071330E">
        <w:rPr>
          <w:iCs/>
        </w:rPr>
        <w:t xml:space="preserve"> </w:t>
      </w:r>
      <w:r w:rsidR="0071330E">
        <w:rPr>
          <w:iCs/>
        </w:rPr>
        <w:fldChar w:fldCharType="begin"/>
      </w:r>
      <w:r w:rsidR="00B01256">
        <w:rPr>
          <w:iCs/>
        </w:rPr>
        <w:instrText xml:space="preserve"> ADDIN EN.CITE &lt;EndNote&gt;&lt;Cite&gt;&lt;Author&gt;Karim&lt;/Author&gt;&lt;Year&gt;2021&lt;/Year&gt;&lt;RecNum&gt;99&lt;/RecNum&gt;&lt;DisplayText&gt;[116]&lt;/DisplayText&gt;&lt;record&gt;&lt;rec-number&gt;99&lt;/rec-number&gt;&lt;foreign-keys&gt;&lt;key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1330E">
        <w:rPr>
          <w:iCs/>
        </w:rPr>
        <w:fldChar w:fldCharType="separate"/>
      </w:r>
      <w:r w:rsidR="00B01256">
        <w:rPr>
          <w:iCs/>
          <w:noProof/>
        </w:rPr>
        <w:t>[116]</w:t>
      </w:r>
      <w:r w:rsidR="0071330E">
        <w:rPr>
          <w:iCs/>
        </w:rPr>
        <w:fldChar w:fldCharType="end"/>
      </w:r>
      <w:r>
        <w:rPr>
          <w:iCs/>
        </w:rPr>
        <w:t>. At around the same time, the guidelines for social distancing and handwashing were issued, and hand sanitizing stations were placed outside of all major public buildings</w:t>
      </w:r>
      <w:r w:rsidR="0071330E">
        <w:rPr>
          <w:iCs/>
        </w:rPr>
        <w:t xml:space="preserve"> </w:t>
      </w:r>
      <w:r w:rsidR="0071330E">
        <w:rPr>
          <w:iCs/>
        </w:rPr>
        <w:fldChar w:fldCharType="begin"/>
      </w:r>
      <w:r w:rsidR="00447007">
        <w:rPr>
          <w:iCs/>
        </w:rPr>
        <w:instrText xml:space="preserve"> ADDIN EN.CITE &lt;EndNote&gt;&lt;Cite&gt;&lt;Author&gt;Bower&lt;/Author&gt;&lt;Year&gt;2020&lt;/Year&gt;&lt;RecNum&gt;113&lt;/RecNum&gt;&lt;DisplayText&gt;[133]&lt;/DisplayText&gt;&lt;record&gt;&lt;rec-number&gt;113&lt;/rec-number&gt;&lt;foreign-keys&gt;&lt;key app="EN" db-id="5afra2929aw9efewdwv5axsfdzda9zxetv5a" timestamp="1624831371"&gt;113&lt;/key&gt;&lt;/foreign-keys&gt;&lt;ref-type name="Blog"&gt;56&lt;/ref-type&gt;&lt;contributors&gt;&lt;authors&gt;&lt;author&gt;Jonathan Bower&lt;/author&gt;&lt;author&gt;Derek Apell&lt;/author&gt;&lt;author&gt;Anna Twum&lt;/author&gt;&lt;author&gt;Adia umulisa&lt;/author&gt;&lt;/authors&gt;&lt;/contributors&gt;&lt;titles&gt;&lt;title&gt;Rwanda’s response to COVID-19 and future challenges&lt;/title&gt;&lt;/titles&gt;&lt;dates&gt;&lt;year&gt;2020&lt;/year&gt;&lt;/dates&gt;&lt;pub-location&gt;Online&lt;/pub-location&gt;&lt;publisher&gt;International Growth Centre&lt;/publisher&gt;&lt;urls&gt;&lt;/urls&gt;&lt;/record&gt;&lt;/Cite&gt;&lt;/EndNote&gt;</w:instrText>
      </w:r>
      <w:r w:rsidR="0071330E">
        <w:rPr>
          <w:iCs/>
        </w:rPr>
        <w:fldChar w:fldCharType="separate"/>
      </w:r>
      <w:r w:rsidR="00447007">
        <w:rPr>
          <w:iCs/>
          <w:noProof/>
        </w:rPr>
        <w:t>[133]</w:t>
      </w:r>
      <w:r w:rsidR="0071330E">
        <w:rPr>
          <w:iCs/>
        </w:rPr>
        <w:fldChar w:fldCharType="end"/>
      </w:r>
      <w:r>
        <w:rPr>
          <w:iCs/>
        </w:rPr>
        <w:t xml:space="preserve">. Rwanda had its first confirmed COVID-19 case on March 14, 2020, </w:t>
      </w:r>
      <w:del w:id="533" w:author="Sooyoung Kim" w:date="2021-06-28T14:10:00Z">
        <w:r w:rsidDel="00303267">
          <w:rPr>
            <w:iCs/>
          </w:rPr>
          <w:delText xml:space="preserve">in </w:delText>
        </w:r>
      </w:del>
      <w:r>
        <w:rPr>
          <w:iCs/>
        </w:rPr>
        <w:t>a returning traveler</w:t>
      </w:r>
      <w:ins w:id="534" w:author="Sooyoung Kim" w:date="2021-06-28T14:11:00Z">
        <w:r w:rsidR="00303267">
          <w:rPr>
            <w:iCs/>
          </w:rPr>
          <w:t xml:space="preserve"> from India</w:t>
        </w:r>
      </w:ins>
      <w:r>
        <w:rPr>
          <w:iCs/>
        </w:rPr>
        <w:t xml:space="preserve">, at which point contact tracing was initiated, and the </w:t>
      </w:r>
      <w:proofErr w:type="spellStart"/>
      <w:r>
        <w:rPr>
          <w:iCs/>
        </w:rPr>
        <w:t>MoH</w:t>
      </w:r>
      <w:proofErr w:type="spellEnd"/>
      <w:r>
        <w:rPr>
          <w:iCs/>
        </w:rPr>
        <w:t xml:space="preserve"> announced the closure of schools and places of worship and suspension of large gatherings, such as weddings and sporting events, and set up a toll-free number to report suspected COVID-19 symptoms. The government also ceased all commercial flights for an initial period of 30 days, and all returning travelers were required to quarantine for 14 days</w:t>
      </w:r>
      <w:r w:rsidR="0071330E">
        <w:rPr>
          <w:iCs/>
        </w:rPr>
        <w:t xml:space="preserve"> </w:t>
      </w:r>
      <w:r w:rsidR="0071330E">
        <w:rPr>
          <w:iCs/>
        </w:rPr>
        <w:fldChar w:fldCharType="begin"/>
      </w:r>
      <w:r w:rsidR="00B01256">
        <w:rPr>
          <w:iCs/>
        </w:rPr>
        <w:instrText xml:space="preserve"> ADDIN EN.CITE &lt;EndNote&gt;&lt;Cite&gt;&lt;Author&gt;Karim&lt;/Author&gt;&lt;Year&gt;2021&lt;/Year&gt;&lt;RecNum&gt;99&lt;/RecNum&gt;&lt;DisplayText&gt;[116]&lt;/DisplayText&gt;&lt;record&gt;&lt;rec-number&gt;99&lt;/rec-number&gt;&lt;foreign-keys&gt;&lt;key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1330E">
        <w:rPr>
          <w:iCs/>
        </w:rPr>
        <w:fldChar w:fldCharType="separate"/>
      </w:r>
      <w:r w:rsidR="00B01256">
        <w:rPr>
          <w:iCs/>
          <w:noProof/>
        </w:rPr>
        <w:t>[116]</w:t>
      </w:r>
      <w:r w:rsidR="0071330E">
        <w:rPr>
          <w:iCs/>
        </w:rPr>
        <w:fldChar w:fldCharType="end"/>
      </w:r>
      <w:r>
        <w:rPr>
          <w:iCs/>
        </w:rPr>
        <w:t>. As cases continued to rise, by March 21</w:t>
      </w:r>
      <w:r w:rsidRPr="00A57A61">
        <w:rPr>
          <w:iCs/>
          <w:vertAlign w:val="superscript"/>
        </w:rPr>
        <w:t>st</w:t>
      </w:r>
      <w:r>
        <w:rPr>
          <w:iCs/>
        </w:rPr>
        <w:t>, the government placed and heavily enforced restrictions on non-essential travel, border closures, non-essential businesses closures, and mask requirements, which were in place until early May 2020. From May to July</w:t>
      </w:r>
      <w:ins w:id="535" w:author="Sooyoung Kim" w:date="2021-06-28T14:11:00Z">
        <w:r w:rsidR="00303267">
          <w:rPr>
            <w:iCs/>
          </w:rPr>
          <w:t xml:space="preserve"> 2020</w:t>
        </w:r>
      </w:ins>
      <w:r>
        <w:rPr>
          <w:iCs/>
        </w:rPr>
        <w:t>, lockdown restrictions were gradually lifted, and in-country and international travel commenced (Figure 18). However, periodic lockdowns have since then been put in place in provinces and villages that are found to be experiencing community transmission</w:t>
      </w:r>
      <w:r w:rsidR="0071330E">
        <w:rPr>
          <w:iCs/>
        </w:rPr>
        <w:t xml:space="preserve"> </w:t>
      </w:r>
      <w:r w:rsidR="0071330E">
        <w:rPr>
          <w:iCs/>
        </w:rPr>
        <w:fldChar w:fldCharType="begin"/>
      </w:r>
      <w:r w:rsidR="00B01256">
        <w:rPr>
          <w:iCs/>
        </w:rPr>
        <w:instrText xml:space="preserve"> ADDIN EN.CITE &lt;EndNote&gt;&lt;Cite&gt;&lt;Author&gt;Karim&lt;/Author&gt;&lt;Year&gt;2021&lt;/Year&gt;&lt;RecNum&gt;99&lt;/RecNum&gt;&lt;DisplayText&gt;[116]&lt;/DisplayText&gt;&lt;record&gt;&lt;rec-number&gt;99&lt;/rec-number&gt;&lt;foreign-keys&gt;&lt;key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1330E">
        <w:rPr>
          <w:iCs/>
        </w:rPr>
        <w:fldChar w:fldCharType="separate"/>
      </w:r>
      <w:r w:rsidR="00B01256">
        <w:rPr>
          <w:iCs/>
          <w:noProof/>
        </w:rPr>
        <w:t>[116]</w:t>
      </w:r>
      <w:r w:rsidR="0071330E">
        <w:rPr>
          <w:iCs/>
        </w:rPr>
        <w:fldChar w:fldCharType="end"/>
      </w:r>
      <w:r>
        <w:rPr>
          <w:iCs/>
        </w:rPr>
        <w:t>. As a result of vigilant testing and contact tracing, it became clear that cross-border truck drivers carrying essential goods were significantly contributing to the increase in COVID-19 cases, leading to a new set of protocols for cargo transit workers, designed in partnership with neighboring countries. In addition to COVID-19 control strategies, in late March 2020, the government launched coordinated relief efforts, which included food distribution to vulnerable families to address unemployment and increased risk of food insecurity due to lockdown measures</w:t>
      </w:r>
      <w:r w:rsidR="0071330E">
        <w:rPr>
          <w:iCs/>
        </w:rPr>
        <w:t xml:space="preserve"> </w:t>
      </w:r>
      <w:r w:rsidR="0071330E">
        <w:rPr>
          <w:iCs/>
        </w:rPr>
        <w:fldChar w:fldCharType="begin"/>
      </w:r>
      <w:r w:rsidR="00B01256">
        <w:rPr>
          <w:iCs/>
        </w:rPr>
        <w:instrText xml:space="preserve"> ADDIN EN.CITE &lt;EndNote&gt;&lt;Cite&gt;&lt;Author&gt;Karim&lt;/Author&gt;&lt;Year&gt;2021&lt;/Year&gt;&lt;RecNum&gt;99&lt;/RecNum&gt;&lt;DisplayText&gt;[116]&lt;/DisplayText&gt;&lt;record&gt;&lt;rec-number&gt;99&lt;/rec-number&gt;&lt;foreign-keys&gt;&lt;key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1330E">
        <w:rPr>
          <w:iCs/>
        </w:rPr>
        <w:fldChar w:fldCharType="separate"/>
      </w:r>
      <w:r w:rsidR="00B01256">
        <w:rPr>
          <w:iCs/>
          <w:noProof/>
        </w:rPr>
        <w:t>[116]</w:t>
      </w:r>
      <w:r w:rsidR="0071330E">
        <w:rPr>
          <w:iCs/>
        </w:rPr>
        <w:fldChar w:fldCharType="end"/>
      </w:r>
      <w:r>
        <w:rPr>
          <w:iCs/>
        </w:rPr>
        <w:t xml:space="preserve">. </w:t>
      </w:r>
    </w:p>
    <w:p w14:paraId="55A2AB65" w14:textId="5C961EFA" w:rsidR="00305E93" w:rsidRDefault="00305E93" w:rsidP="00305E93">
      <w:pPr>
        <w:pBdr>
          <w:top w:val="nil"/>
          <w:left w:val="nil"/>
          <w:bottom w:val="nil"/>
          <w:right w:val="nil"/>
          <w:between w:val="nil"/>
        </w:pBdr>
        <w:jc w:val="both"/>
        <w:rPr>
          <w:ins w:id="536" w:author="Microsoft Office User" w:date="2021-06-27T13:15:00Z"/>
          <w:iCs/>
        </w:rPr>
      </w:pPr>
    </w:p>
    <w:p w14:paraId="5D2299A0" w14:textId="4758DF95" w:rsidR="00305E93" w:rsidRDefault="00F2241B" w:rsidP="00305E93">
      <w:pPr>
        <w:pBdr>
          <w:top w:val="nil"/>
          <w:left w:val="nil"/>
          <w:bottom w:val="nil"/>
          <w:right w:val="nil"/>
          <w:between w:val="nil"/>
        </w:pBdr>
        <w:jc w:val="center"/>
        <w:rPr>
          <w:i/>
        </w:rPr>
      </w:pPr>
      <w:ins w:id="537" w:author="Sooyoung Kim" w:date="2021-06-28T11:15:00Z">
        <w:r>
          <w:rPr>
            <w:i/>
            <w:noProof/>
          </w:rPr>
          <w:lastRenderedPageBreak/>
          <w:drawing>
            <wp:inline distT="0" distB="0" distL="0" distR="0" wp14:anchorId="378633F7" wp14:editId="56B7B7ED">
              <wp:extent cx="5731510" cy="3183890"/>
              <wp:effectExtent l="0" t="0" r="0" b="381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ins>
      <w:del w:id="538" w:author="Sooyoung Kim" w:date="2021-06-28T11:13:00Z">
        <w:r w:rsidR="00305E93" w:rsidDel="00B268F9">
          <w:rPr>
            <w:i/>
            <w:noProof/>
          </w:rPr>
          <w:drawing>
            <wp:inline distT="114300" distB="114300" distL="114300" distR="114300" wp14:anchorId="41DB33B4" wp14:editId="26C0A848">
              <wp:extent cx="5730875" cy="3017520"/>
              <wp:effectExtent l="0" t="0" r="0" b="5080"/>
              <wp:docPr id="7" name="image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Chart&#10;&#10;Description automatically generated"/>
                      <pic:cNvPicPr preferRelativeResize="0"/>
                    </pic:nvPicPr>
                    <pic:blipFill rotWithShape="1">
                      <a:blip r:embed="rId35"/>
                      <a:srcRect t="5561"/>
                      <a:stretch/>
                    </pic:blipFill>
                    <pic:spPr bwMode="auto">
                      <a:xfrm>
                        <a:off x="0" y="0"/>
                        <a:ext cx="5730875" cy="3017520"/>
                      </a:xfrm>
                      <a:prstGeom prst="rect">
                        <a:avLst/>
                      </a:prstGeom>
                      <a:ln>
                        <a:noFill/>
                      </a:ln>
                      <a:extLst>
                        <a:ext uri="{53640926-AAD7-44D8-BBD7-CCE9431645EC}">
                          <a14:shadowObscured xmlns:a14="http://schemas.microsoft.com/office/drawing/2010/main"/>
                        </a:ext>
                      </a:extLst>
                    </pic:spPr>
                  </pic:pic>
                </a:graphicData>
              </a:graphic>
            </wp:inline>
          </w:drawing>
        </w:r>
      </w:del>
    </w:p>
    <w:p w14:paraId="062F3C22" w14:textId="3FD549C4" w:rsidR="00305E93" w:rsidRDefault="00305E93" w:rsidP="003017DD">
      <w:pPr>
        <w:pBdr>
          <w:top w:val="nil"/>
          <w:left w:val="nil"/>
          <w:bottom w:val="nil"/>
          <w:right w:val="nil"/>
          <w:between w:val="nil"/>
        </w:pBdr>
        <w:jc w:val="center"/>
        <w:rPr>
          <w:iCs/>
        </w:rPr>
      </w:pPr>
      <w:r>
        <w:t xml:space="preserve">Figure 18. </w:t>
      </w:r>
      <w:r w:rsidRPr="00740385">
        <w:t xml:space="preserve">The </w:t>
      </w:r>
      <w:r w:rsidRPr="00754E1D">
        <w:rPr>
          <w:rFonts w:eastAsia="Times New Roman"/>
          <w:color w:val="000000"/>
          <w:shd w:val="clear" w:color="auto" w:fill="FFFFFF"/>
        </w:rPr>
        <w:t xml:space="preserve">Oxford COVID-19 Government Response Tracker’s Stringy Index for </w:t>
      </w:r>
      <w:r>
        <w:rPr>
          <w:rFonts w:eastAsia="Times New Roman"/>
          <w:color w:val="000000"/>
          <w:shd w:val="clear" w:color="auto" w:fill="FFFFFF"/>
        </w:rPr>
        <w:t>Rwanda</w:t>
      </w:r>
      <w:r w:rsidRPr="00754E1D">
        <w:rPr>
          <w:rFonts w:eastAsia="Times New Roman"/>
          <w:color w:val="000000"/>
          <w:shd w:val="clear" w:color="auto" w:fill="FFFFFF"/>
        </w:rPr>
        <w:t xml:space="preserve"> with </w:t>
      </w:r>
      <w:r w:rsidRPr="00740385">
        <w:t>average trendline</w:t>
      </w:r>
      <w:r>
        <w:t xml:space="preserve"> from January 2020 to present </w:t>
      </w:r>
      <w:r w:rsidRPr="00740385">
        <w:t>(Figure and Analysis by Authors)</w:t>
      </w:r>
    </w:p>
    <w:p w14:paraId="123D9893" w14:textId="77777777" w:rsidR="00305E93" w:rsidRDefault="00305E93" w:rsidP="00305E93">
      <w:pPr>
        <w:pBdr>
          <w:top w:val="nil"/>
          <w:left w:val="nil"/>
          <w:bottom w:val="nil"/>
          <w:right w:val="nil"/>
          <w:between w:val="nil"/>
        </w:pBdr>
        <w:jc w:val="both"/>
        <w:rPr>
          <w:iCs/>
        </w:rPr>
      </w:pPr>
    </w:p>
    <w:p w14:paraId="6012F713" w14:textId="1DEE7028" w:rsidR="00305E93" w:rsidRDefault="00305E93" w:rsidP="00305E93">
      <w:pPr>
        <w:pBdr>
          <w:top w:val="nil"/>
          <w:left w:val="nil"/>
          <w:bottom w:val="nil"/>
          <w:right w:val="nil"/>
          <w:between w:val="nil"/>
        </w:pBdr>
        <w:jc w:val="both"/>
        <w:rPr>
          <w:iCs/>
        </w:rPr>
      </w:pPr>
      <w:r>
        <w:rPr>
          <w:iCs/>
        </w:rPr>
        <w:t xml:space="preserve">As noted previously, the government of Rwanda took swift action to address the issue of health system capacity and leverage the existing structures and systems to provide the critical infrastructure needed to combat COVID-19. In February 2020, before the first confirmed case, the </w:t>
      </w:r>
      <w:proofErr w:type="spellStart"/>
      <w:r>
        <w:rPr>
          <w:iCs/>
        </w:rPr>
        <w:t>Kanyinya</w:t>
      </w:r>
      <w:proofErr w:type="spellEnd"/>
      <w:r>
        <w:rPr>
          <w:iCs/>
        </w:rPr>
        <w:t xml:space="preserve"> health center, which was built in 2013, was quickly transformed into a COVID-19 treatment center with 75 floor beds and 8 ICU beds to manage patients in isolated units, and following the same model, a hotel was repurposed into a treatment center with 126 floor beds and 8 ICU beds</w:t>
      </w:r>
      <w:r w:rsidR="0071330E">
        <w:rPr>
          <w:iCs/>
        </w:rPr>
        <w:t xml:space="preserve"> </w:t>
      </w:r>
      <w:r w:rsidR="0071330E">
        <w:rPr>
          <w:iCs/>
        </w:rPr>
        <w:fldChar w:fldCharType="begin"/>
      </w:r>
      <w:r w:rsidR="00B01256">
        <w:rPr>
          <w:iCs/>
        </w:rPr>
        <w:instrText xml:space="preserve"> ADDIN EN.CITE &lt;EndNote&gt;&lt;Cite&gt;&lt;Author&gt;Karim&lt;/Author&gt;&lt;Year&gt;2021&lt;/Year&gt;&lt;RecNum&gt;99&lt;/RecNum&gt;&lt;DisplayText&gt;[116]&lt;/DisplayText&gt;&lt;record&gt;&lt;rec-number&gt;99&lt;/rec-number&gt;&lt;foreign-keys&gt;&lt;key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1330E">
        <w:rPr>
          <w:iCs/>
        </w:rPr>
        <w:fldChar w:fldCharType="separate"/>
      </w:r>
      <w:r w:rsidR="00B01256">
        <w:rPr>
          <w:iCs/>
          <w:noProof/>
        </w:rPr>
        <w:t>[116]</w:t>
      </w:r>
      <w:r w:rsidR="0071330E">
        <w:rPr>
          <w:iCs/>
        </w:rPr>
        <w:fldChar w:fldCharType="end"/>
      </w:r>
      <w:r>
        <w:rPr>
          <w:iCs/>
        </w:rPr>
        <w:t>. In addition to the dedicated centers, each of the 80 public hospitals set aside two beds for isolation of patients with COVID-19. This points to the adaptability and flexibility of the health system, which played a critical part in managing the COVID-19 outbreaks in the country. One of the several innovative strategies employed in Rwanda was the use of robots for patient monitoring and care documentation in order to protect healthcare staff working with suspected COVID-19 cases</w:t>
      </w:r>
      <w:ins w:id="539" w:author="Sooyoung Kim" w:date="2021-06-28T17:10:00Z">
        <w:r w:rsidR="00447007">
          <w:rPr>
            <w:iCs/>
          </w:rPr>
          <w:t xml:space="preserve"> </w:t>
        </w:r>
      </w:ins>
      <w:r w:rsidR="00447007">
        <w:rPr>
          <w:iCs/>
        </w:rPr>
        <w:fldChar w:fldCharType="begin"/>
      </w:r>
      <w:r w:rsidR="00447007">
        <w:rPr>
          <w:iCs/>
        </w:rPr>
        <w:instrText xml:space="preserve"> ADDIN EN.CITE &lt;EndNote&gt;&lt;Cite&gt;&lt;Author&gt;WHO Africa&lt;/Author&gt;&lt;Year&gt;2021&lt;/Year&gt;&lt;RecNum&gt;177&lt;/RecNum&gt;&lt;DisplayText&gt;[134]&lt;/DisplayText&gt;&lt;record&gt;&lt;rec-number&gt;177&lt;/rec-number&gt;&lt;foreign-keys&gt;&lt;key app="EN" db-id="5afra2929aw9efewdwv5axsfdzda9zxetv5a" timestamp="1624914595"&gt;177&lt;/key&gt;&lt;/foreign-keys&gt;&lt;ref-type name="Press Release"&gt;63&lt;/ref-type&gt;&lt;contributors&gt;&lt;authors&gt;&lt;author&gt;WHO Africa,&lt;/author&gt;&lt;/authors&gt;&lt;/contributors&gt;&lt;titles&gt;&lt;title&gt;Robots use in Rwanda to fight against COVID-19&lt;/title&gt;&lt;/titles&gt;&lt;dates&gt;&lt;year&gt;2021&lt;/year&gt;&lt;pub-dates&gt;&lt;date&gt;31 Jul 2021&lt;/date&gt;&lt;/pub-dates&gt;&lt;/dates&gt;&lt;pub-location&gt;Brazzaville&lt;/pub-location&gt;&lt;urls&gt;&lt;related-urls&gt;&lt;url&gt;https://www.afro.who.int/news/robots-use-rwanda-fight-against-covid-19&lt;/url&gt;&lt;/related-urls&gt;&lt;/urls&gt;&lt;/record&gt;&lt;/Cite&gt;&lt;/EndNote&gt;</w:instrText>
      </w:r>
      <w:r w:rsidR="00447007">
        <w:rPr>
          <w:iCs/>
        </w:rPr>
        <w:fldChar w:fldCharType="separate"/>
      </w:r>
      <w:r w:rsidR="00447007">
        <w:rPr>
          <w:iCs/>
          <w:noProof/>
        </w:rPr>
        <w:t>[134]</w:t>
      </w:r>
      <w:r w:rsidR="00447007">
        <w:rPr>
          <w:iCs/>
        </w:rPr>
        <w:fldChar w:fldCharType="end"/>
      </w:r>
      <w:del w:id="540" w:author="Sooyoung Kim" w:date="2021-06-28T17:10:00Z">
        <w:r w:rsidR="008E0565" w:rsidDel="00447007">
          <w:rPr>
            <w:iCs/>
          </w:rPr>
          <w:delText xml:space="preserve"> (</w:delText>
        </w:r>
        <w:commentRangeStart w:id="541"/>
        <w:r w:rsidR="008E0565" w:rsidDel="00447007">
          <w:rPr>
            <w:iCs/>
          </w:rPr>
          <w:delText>X</w:delText>
        </w:r>
        <w:commentRangeEnd w:id="541"/>
        <w:r w:rsidR="008E0565" w:rsidDel="00447007">
          <w:rPr>
            <w:rStyle w:val="CommentReference"/>
          </w:rPr>
          <w:commentReference w:id="541"/>
        </w:r>
        <w:r w:rsidR="008E0565" w:rsidDel="00447007">
          <w:rPr>
            <w:iCs/>
          </w:rPr>
          <w:delText>)</w:delText>
        </w:r>
      </w:del>
      <w:r>
        <w:rPr>
          <w:iCs/>
        </w:rPr>
        <w:t xml:space="preserve">. Other innovative </w:t>
      </w:r>
      <w:r w:rsidR="008E0565">
        <w:rPr>
          <w:iCs/>
        </w:rPr>
        <w:t xml:space="preserve">response measures </w:t>
      </w:r>
      <w:r>
        <w:rPr>
          <w:iCs/>
        </w:rPr>
        <w:t>included the establishment of a dedicated WhatsApp number to report suspected cases and recruiting college students in addition to police officers and medical staff to serve as contact tracers</w:t>
      </w:r>
      <w:r w:rsidR="0071330E">
        <w:rPr>
          <w:iCs/>
        </w:rPr>
        <w:t xml:space="preserve"> </w:t>
      </w:r>
      <w:r w:rsidR="0071330E">
        <w:rPr>
          <w:iCs/>
        </w:rPr>
        <w:fldChar w:fldCharType="begin"/>
      </w:r>
      <w:r w:rsidR="00B01256">
        <w:rPr>
          <w:iCs/>
        </w:rPr>
        <w:instrText xml:space="preserve"> ADDIN EN.CITE &lt;EndNote&gt;&lt;Cite&gt;&lt;Author&gt;Karim&lt;/Author&gt;&lt;Year&gt;2021&lt;/Year&gt;&lt;RecNum&gt;99&lt;/RecNum&gt;&lt;DisplayText&gt;[116]&lt;/DisplayText&gt;&lt;record&gt;&lt;rec-number&gt;99&lt;/rec-number&gt;&lt;foreign-keys&gt;&lt;key app="EN" db-id="5afra2929aw9efewdwv5axsfdzda9zxetv5a" timestamp="1624827514"&gt;99&lt;/key&gt;&lt;/foreign-keys&gt;&lt;ref-type name="Journal Article"&gt;17&lt;/ref-type&gt;&lt;contributors&gt;&lt;authors&gt;&lt;author&gt;Karim, Naz&lt;/author&gt;&lt;author&gt;Jing, Ling&lt;/author&gt;&lt;author&gt;Lee, J Austin&lt;/author&gt;&lt;author&gt;Kharel, Ramu&lt;/author&gt;&lt;author&gt;Lubetkin, Derek&lt;/author&gt;&lt;author&gt;Clancy, Camille M&lt;/author&gt;&lt;author&gt;Uwamahoro, Doris&lt;/author&gt;&lt;author&gt;Nahayo, Ernest&lt;/author&gt;&lt;author&gt;Biramahire, Joseph&lt;/author&gt;&lt;author&gt;Aluisio, Adam R&lt;/author&gt;&lt;/authors&gt;&lt;/contributors&gt;&lt;titles&gt;&lt;title&gt;Lessons learned from Rwanda: innovative strategies for prevention and containment of COVID-19&lt;/title&gt;&lt;secondary-title&gt;Annals of Global Health&lt;/secondary-title&gt;&lt;/titles&gt;&lt;periodical&gt;&lt;full-title&gt;Annals of Global Health&lt;/full-title&gt;&lt;/periodical&gt;&lt;volume&gt;87&lt;/volume&gt;&lt;number&gt;1&lt;/number&gt;&lt;dates&gt;&lt;year&gt;2021&lt;/year&gt;&lt;/dates&gt;&lt;urls&gt;&lt;/urls&gt;&lt;/record&gt;&lt;/Cite&gt;&lt;/EndNote&gt;</w:instrText>
      </w:r>
      <w:r w:rsidR="0071330E">
        <w:rPr>
          <w:iCs/>
        </w:rPr>
        <w:fldChar w:fldCharType="separate"/>
      </w:r>
      <w:r w:rsidR="00B01256">
        <w:rPr>
          <w:iCs/>
          <w:noProof/>
        </w:rPr>
        <w:t>[116]</w:t>
      </w:r>
      <w:r w:rsidR="0071330E">
        <w:rPr>
          <w:iCs/>
        </w:rPr>
        <w:fldChar w:fldCharType="end"/>
      </w:r>
      <w:r>
        <w:rPr>
          <w:iCs/>
        </w:rPr>
        <w:t xml:space="preserve">. </w:t>
      </w:r>
    </w:p>
    <w:p w14:paraId="529D6C2B" w14:textId="77777777" w:rsidR="00305E93" w:rsidRDefault="00305E93" w:rsidP="00305E93">
      <w:pPr>
        <w:pBdr>
          <w:top w:val="nil"/>
          <w:left w:val="nil"/>
          <w:bottom w:val="nil"/>
          <w:right w:val="nil"/>
          <w:between w:val="nil"/>
        </w:pBdr>
        <w:jc w:val="both"/>
        <w:rPr>
          <w:iCs/>
        </w:rPr>
      </w:pPr>
    </w:p>
    <w:p w14:paraId="7C4B8668" w14:textId="79B303D4" w:rsidR="00305E93" w:rsidRDefault="00305E93" w:rsidP="00305E93">
      <w:pPr>
        <w:pBdr>
          <w:top w:val="nil"/>
          <w:left w:val="nil"/>
          <w:bottom w:val="nil"/>
          <w:right w:val="nil"/>
          <w:between w:val="nil"/>
        </w:pBdr>
        <w:jc w:val="both"/>
        <w:rPr>
          <w:ins w:id="542" w:author="Sooyoung Kim" w:date="2021-06-28T13:56:00Z"/>
          <w:iCs/>
        </w:rPr>
      </w:pPr>
      <w:r>
        <w:rPr>
          <w:iCs/>
        </w:rPr>
        <w:t xml:space="preserve">While Rwanda undoubtedly had a rapid and robust response to mitigate the impact of COVID-19, the core element that sets it apart from other countries in the region, and around the world, is the trust the people have in the government. A 2019 study from the </w:t>
      </w:r>
      <w:proofErr w:type="spellStart"/>
      <w:r>
        <w:rPr>
          <w:iCs/>
        </w:rPr>
        <w:t>Wellcome</w:t>
      </w:r>
      <w:proofErr w:type="spellEnd"/>
      <w:r>
        <w:rPr>
          <w:iCs/>
        </w:rPr>
        <w:t xml:space="preserve"> Trust found that 97</w:t>
      </w:r>
      <w:del w:id="543" w:author="Sooyoung Kim" w:date="2021-06-28T14:36:00Z">
        <w:r w:rsidDel="00DE65E1">
          <w:rPr>
            <w:iCs/>
          </w:rPr>
          <w:delText>%</w:delText>
        </w:r>
      </w:del>
      <w:ins w:id="544" w:author="Sooyoung Kim" w:date="2021-06-28T14:36:00Z">
        <w:r w:rsidR="00DE65E1">
          <w:rPr>
            <w:iCs/>
          </w:rPr>
          <w:t xml:space="preserve"> per cent</w:t>
        </w:r>
      </w:ins>
      <w:r>
        <w:rPr>
          <w:iCs/>
        </w:rPr>
        <w:t xml:space="preserve"> of Rwandans have confidence in the national health authority, which played a critical part in the country’s response to COVID</w:t>
      </w:r>
      <w:ins w:id="545" w:author="Yesim Tozan" w:date="2021-06-28T01:10:00Z">
        <w:r w:rsidR="008E0565">
          <w:rPr>
            <w:iCs/>
          </w:rPr>
          <w:t>-19</w:t>
        </w:r>
      </w:ins>
      <w:r w:rsidR="0071330E">
        <w:rPr>
          <w:iCs/>
        </w:rPr>
        <w:t xml:space="preserve"> </w:t>
      </w:r>
      <w:r w:rsidR="0071330E">
        <w:rPr>
          <w:iCs/>
        </w:rPr>
        <w:fldChar w:fldCharType="begin"/>
      </w:r>
      <w:r w:rsidR="00447007">
        <w:rPr>
          <w:iCs/>
        </w:rPr>
        <w:instrText xml:space="preserve"> ADDIN EN.CITE &lt;EndNote&gt;&lt;Cite&gt;&lt;Author&gt;Farrar&lt;/Author&gt;&lt;Year&gt;2019&lt;/Year&gt;&lt;RecNum&gt;114&lt;/RecNum&gt;&lt;DisplayText&gt;[135]&lt;/DisplayText&gt;&lt;record&gt;&lt;rec-number&gt;114&lt;/rec-number&gt;&lt;foreign-keys&gt;&lt;key app="EN" db-id="5afra2929aw9efewdwv5axsfdzda9zxetv5a" timestamp="1624831625"&gt;114&lt;/key&gt;&lt;/foreign-keys&gt;&lt;ref-type name="Newspaper Article"&gt;23&lt;/ref-type&gt;&lt;contributors&gt;&lt;authors&gt;&lt;author&gt;Jeremy Farrar&lt;/author&gt;&lt;/authors&gt;&lt;/contributors&gt;&lt;titles&gt;&lt;title&gt;The Most Important Health-Care Tool is Trust&lt;/title&gt;&lt;secondary-title&gt;Project Syndicate&lt;/secondary-title&gt;&lt;/titles&gt;&lt;dates&gt;&lt;year&gt;2019&lt;/year&gt;&lt;/dates&gt;&lt;pub-location&gt;Online&lt;/pub-location&gt;&lt;publisher&gt;Project Syndicate&lt;/publisher&gt;&lt;urls&gt;&lt;/urls&gt;&lt;/record&gt;&lt;/Cite&gt;&lt;/EndNote&gt;</w:instrText>
      </w:r>
      <w:r w:rsidR="0071330E">
        <w:rPr>
          <w:iCs/>
        </w:rPr>
        <w:fldChar w:fldCharType="separate"/>
      </w:r>
      <w:r w:rsidR="00447007">
        <w:rPr>
          <w:iCs/>
          <w:noProof/>
        </w:rPr>
        <w:t>[135]</w:t>
      </w:r>
      <w:r w:rsidR="0071330E">
        <w:rPr>
          <w:iCs/>
        </w:rPr>
        <w:fldChar w:fldCharType="end"/>
      </w:r>
      <w:r>
        <w:rPr>
          <w:iCs/>
        </w:rPr>
        <w:t>.</w:t>
      </w:r>
      <w:r>
        <w:rPr>
          <w:iCs/>
        </w:rPr>
        <w:fldChar w:fldCharType="begin" w:fldLock="1"/>
      </w:r>
      <w:r>
        <w:rPr>
          <w:iCs/>
        </w:rPr>
        <w:instrText>ADDIN CSL_CITATION {"citationItems":[{"id":"ITEM-1","itemData":{"URL":"https://www.project-syndicate.org/commentary/health-trust-science-wellcome-global-monitor-by-jeremy-farrar-2019-07","accessed":{"date-parts":[["2021","6","24"]]},"author":[{"dropping-particle":"","family":"Farrar","given":"Jeremy","non-dropping-particle":"","parse-names":false,"suffix":""}],"container-title":"Project Syndicate","id":"ITEM-1","issued":{"date-parts":[["2019"]]},"title":"The Most Important Health-Care Tool Is Trust","type":"webpage"},"uris":["http://www.mendeley.com/documents/?uuid=3c2e9160-5521-4a5b-aca1-de0ec6ef8457"]}],"mendeley":{"formattedCitation":"&lt;sup&gt;22&lt;/sup&gt;","plainTextFormattedCitation":"22","previouslyFormattedCitation":"&lt;sup&gt;22&lt;/sup&gt;"},"properties":{"noteIndex":0},"schema":"https://github.com/citation-style-language/schema/raw/master/csl-citation.json"}</w:instrText>
      </w:r>
      <w:r>
        <w:rPr>
          <w:iCs/>
        </w:rPr>
        <w:fldChar w:fldCharType="end"/>
      </w:r>
      <w:r>
        <w:rPr>
          <w:iCs/>
        </w:rPr>
        <w:t xml:space="preserve"> </w:t>
      </w:r>
      <w:ins w:id="546" w:author="Sooyoung Kim" w:date="2021-06-28T14:25:00Z">
        <w:r w:rsidR="00342AD1">
          <w:rPr>
            <w:iCs/>
          </w:rPr>
          <w:t>On the contrary, a</w:t>
        </w:r>
      </w:ins>
      <w:ins w:id="547" w:author="Sooyoung Kim" w:date="2021-06-28T14:24:00Z">
        <w:r w:rsidR="00342AD1">
          <w:rPr>
            <w:iCs/>
          </w:rPr>
          <w:t xml:space="preserve">n OECD statistics covering the same period reported that only </w:t>
        </w:r>
      </w:ins>
      <w:ins w:id="548" w:author="Sooyoung Kim" w:date="2021-06-28T14:25:00Z">
        <w:r w:rsidR="00342AD1">
          <w:rPr>
            <w:iCs/>
          </w:rPr>
          <w:t>69</w:t>
        </w:r>
      </w:ins>
      <w:ins w:id="549" w:author="Sooyoung Kim" w:date="2021-06-28T14:36:00Z">
        <w:r w:rsidR="00DE65E1">
          <w:rPr>
            <w:iCs/>
          </w:rPr>
          <w:t xml:space="preserve"> per cent</w:t>
        </w:r>
      </w:ins>
      <w:ins w:id="550" w:author="Sooyoung Kim" w:date="2021-06-28T14:24:00Z">
        <w:r w:rsidR="00342AD1">
          <w:rPr>
            <w:iCs/>
          </w:rPr>
          <w:t xml:space="preserve"> of the citizens of OECD countries </w:t>
        </w:r>
      </w:ins>
      <w:ins w:id="551" w:author="Sooyoung Kim" w:date="2021-06-28T14:25:00Z">
        <w:r w:rsidR="00342AD1">
          <w:rPr>
            <w:iCs/>
          </w:rPr>
          <w:t xml:space="preserve">trust their national healthcare system </w:t>
        </w:r>
      </w:ins>
      <w:r w:rsidR="00447007">
        <w:rPr>
          <w:iCs/>
        </w:rPr>
        <w:fldChar w:fldCharType="begin"/>
      </w:r>
      <w:r w:rsidR="00447007">
        <w:rPr>
          <w:iCs/>
        </w:rPr>
        <w:instrText xml:space="preserve"> ADDIN EN.CITE &lt;EndNote&gt;&lt;Cite&gt;&lt;Author&gt;OECD&lt;/Author&gt;&lt;Year&gt;2021&lt;/Year&gt;&lt;RecNum&gt;178&lt;/RecNum&gt;&lt;DisplayText&gt;[136]&lt;/DisplayText&gt;&lt;record&gt;&lt;rec-number&gt;178&lt;/rec-number&gt;&lt;foreign-keys&gt;&lt;key app="EN" db-id="5afra2929aw9efewdwv5axsfdzda9zxetv5a" timestamp="1624914679"&gt;178&lt;/key&gt;&lt;/foreign-keys&gt;&lt;ref-type name="Report"&gt;27&lt;/ref-type&gt;&lt;contributors&gt;&lt;authors&gt;&lt;author&gt;OECD&lt;/author&gt;&lt;/authors&gt;&lt;/contributors&gt;&lt;titles&gt;&lt;title&gt;Trust in Government&lt;/title&gt;&lt;/titles&gt;&lt;dates&gt;&lt;year&gt;2021&lt;/year&gt;&lt;/dates&gt;&lt;pub-location&gt;Paris&lt;/pub-location&gt;&lt;publisher&gt;OECD&lt;/publisher&gt;&lt;urls&gt;&lt;related-urls&gt;&lt;url&gt;https://www.oecd.org/gov/trust-in-government.htm&lt;/url&gt;&lt;/related-urls&gt;&lt;/urls&gt;&lt;/record&gt;&lt;/Cite&gt;&lt;/EndNote&gt;</w:instrText>
      </w:r>
      <w:r w:rsidR="00447007">
        <w:rPr>
          <w:iCs/>
        </w:rPr>
        <w:fldChar w:fldCharType="separate"/>
      </w:r>
      <w:r w:rsidR="00447007">
        <w:rPr>
          <w:iCs/>
          <w:noProof/>
        </w:rPr>
        <w:t>[136]</w:t>
      </w:r>
      <w:r w:rsidR="00447007">
        <w:rPr>
          <w:iCs/>
        </w:rPr>
        <w:fldChar w:fldCharType="end"/>
      </w:r>
      <w:ins w:id="552" w:author="Sooyoung Kim" w:date="2021-06-28T14:25:00Z">
        <w:r w:rsidR="00342AD1">
          <w:rPr>
            <w:iCs/>
          </w:rPr>
          <w:t xml:space="preserve">. </w:t>
        </w:r>
      </w:ins>
      <w:ins w:id="553" w:author="Sooyoung Kim" w:date="2021-06-28T17:11:00Z">
        <w:r w:rsidR="00447007">
          <w:rPr>
            <w:iCs/>
          </w:rPr>
          <w:t>According to OECD, t</w:t>
        </w:r>
      </w:ins>
      <w:ins w:id="554" w:author="Sooyoung Kim" w:date="2021-06-28T14:27:00Z">
        <w:r w:rsidR="00342AD1">
          <w:rPr>
            <w:iCs/>
          </w:rPr>
          <w:t xml:space="preserve">rust is a key to </w:t>
        </w:r>
      </w:ins>
      <w:ins w:id="555" w:author="Sooyoung Kim" w:date="2021-06-28T14:28:00Z">
        <w:r w:rsidR="00342AD1">
          <w:rPr>
            <w:iCs/>
          </w:rPr>
          <w:t>the success of many public policies and regulations that depend on the behavioral compliance of citizens</w:t>
        </w:r>
      </w:ins>
      <w:ins w:id="556" w:author="Sooyoung Kim" w:date="2021-06-28T17:11:00Z">
        <w:r w:rsidR="00447007">
          <w:rPr>
            <w:iCs/>
          </w:rPr>
          <w:t xml:space="preserve"> </w:t>
        </w:r>
      </w:ins>
      <w:r w:rsidR="00447007">
        <w:rPr>
          <w:iCs/>
        </w:rPr>
        <w:fldChar w:fldCharType="begin"/>
      </w:r>
      <w:r w:rsidR="00447007">
        <w:rPr>
          <w:iCs/>
        </w:rPr>
        <w:instrText xml:space="preserve"> ADDIN EN.CITE &lt;EndNote&gt;&lt;Cite&gt;&lt;Author&gt;OECD&lt;/Author&gt;&lt;Year&gt;2021&lt;/Year&gt;&lt;RecNum&gt;178&lt;/RecNum&gt;&lt;DisplayText&gt;[136]&lt;/DisplayText&gt;&lt;record&gt;&lt;rec-number&gt;178&lt;/rec-number&gt;&lt;foreign-keys&gt;&lt;key app="EN" db-id="5afra2929aw9efewdwv5axsfdzda9zxetv5a" timestamp="1624914679"&gt;178&lt;/key&gt;&lt;/foreign-keys&gt;&lt;ref-type name="Report"&gt;27&lt;/ref-type&gt;&lt;contributors&gt;&lt;authors&gt;&lt;author&gt;OECD&lt;/author&gt;&lt;/authors&gt;&lt;/contributors&gt;&lt;titles&gt;&lt;title&gt;Trust in Government&lt;/title&gt;&lt;/titles&gt;&lt;dates&gt;&lt;year&gt;2021&lt;/year&gt;&lt;/dates&gt;&lt;pub-location&gt;Paris&lt;/pub-location&gt;&lt;publisher&gt;OECD&lt;/publisher&gt;&lt;urls&gt;&lt;related-urls&gt;&lt;url&gt;https://www.oecd.org/gov/trust-in-government.htm&lt;/url&gt;&lt;/related-urls&gt;&lt;/urls&gt;&lt;/record&gt;&lt;/Cite&gt;&lt;/EndNote&gt;</w:instrText>
      </w:r>
      <w:r w:rsidR="00447007">
        <w:rPr>
          <w:iCs/>
        </w:rPr>
        <w:fldChar w:fldCharType="separate"/>
      </w:r>
      <w:r w:rsidR="00447007">
        <w:rPr>
          <w:iCs/>
          <w:noProof/>
        </w:rPr>
        <w:t>[136]</w:t>
      </w:r>
      <w:r w:rsidR="00447007">
        <w:rPr>
          <w:iCs/>
        </w:rPr>
        <w:fldChar w:fldCharType="end"/>
      </w:r>
      <w:ins w:id="557" w:author="Sooyoung Kim" w:date="2021-06-28T14:28:00Z">
        <w:r w:rsidR="00342AD1">
          <w:rPr>
            <w:iCs/>
          </w:rPr>
          <w:t xml:space="preserve">. This may explain Rwanda’s </w:t>
        </w:r>
      </w:ins>
      <w:ins w:id="558" w:author="Sooyoung Kim" w:date="2021-06-28T14:30:00Z">
        <w:r w:rsidR="00342AD1">
          <w:rPr>
            <w:iCs/>
          </w:rPr>
          <w:t xml:space="preserve">relative </w:t>
        </w:r>
      </w:ins>
      <w:ins w:id="559" w:author="Sooyoung Kim" w:date="2021-06-28T14:28:00Z">
        <w:r w:rsidR="00342AD1">
          <w:rPr>
            <w:iCs/>
          </w:rPr>
          <w:t xml:space="preserve">success </w:t>
        </w:r>
      </w:ins>
      <w:ins w:id="560" w:author="Sooyoung Kim" w:date="2021-06-28T14:30:00Z">
        <w:r w:rsidR="00342AD1">
          <w:rPr>
            <w:iCs/>
          </w:rPr>
          <w:t>in controlling COVID-19</w:t>
        </w:r>
      </w:ins>
      <w:ins w:id="561" w:author="Sooyoung Kim" w:date="2021-06-28T14:31:00Z">
        <w:r w:rsidR="00342AD1">
          <w:rPr>
            <w:iCs/>
          </w:rPr>
          <w:t xml:space="preserve"> among many countries who implemented the similar response plans</w:t>
        </w:r>
      </w:ins>
      <w:ins w:id="562" w:author="Sooyoung Kim" w:date="2021-06-28T14:32:00Z">
        <w:r w:rsidR="00342AD1">
          <w:rPr>
            <w:iCs/>
          </w:rPr>
          <w:t xml:space="preserve">, </w:t>
        </w:r>
        <w:proofErr w:type="gramStart"/>
        <w:r w:rsidR="00342AD1">
          <w:rPr>
            <w:iCs/>
          </w:rPr>
          <w:t>often times</w:t>
        </w:r>
        <w:proofErr w:type="gramEnd"/>
        <w:r w:rsidR="00342AD1">
          <w:rPr>
            <w:iCs/>
          </w:rPr>
          <w:t xml:space="preserve"> with better resources and infrast</w:t>
        </w:r>
      </w:ins>
      <w:ins w:id="563" w:author="Sooyoung Kim" w:date="2021-06-28T14:33:00Z">
        <w:r w:rsidR="00342AD1">
          <w:rPr>
            <w:iCs/>
          </w:rPr>
          <w:t>ructure than Rwanda</w:t>
        </w:r>
      </w:ins>
      <w:ins w:id="564" w:author="Sooyoung Kim" w:date="2021-06-28T14:31:00Z">
        <w:r w:rsidR="00342AD1">
          <w:rPr>
            <w:iCs/>
          </w:rPr>
          <w:t xml:space="preserve">. </w:t>
        </w:r>
      </w:ins>
      <w:r>
        <w:rPr>
          <w:iCs/>
        </w:rPr>
        <w:t xml:space="preserve">Agnes </w:t>
      </w:r>
      <w:proofErr w:type="spellStart"/>
      <w:r>
        <w:rPr>
          <w:iCs/>
        </w:rPr>
        <w:t>Binagwaho</w:t>
      </w:r>
      <w:proofErr w:type="spellEnd"/>
      <w:r>
        <w:rPr>
          <w:iCs/>
        </w:rPr>
        <w:t xml:space="preserve">, one of the architects of </w:t>
      </w:r>
      <w:r>
        <w:rPr>
          <w:iCs/>
        </w:rPr>
        <w:lastRenderedPageBreak/>
        <w:t>Rwanda’s health system highlighted the importance of easing people’s fears of facing stigma, or of receiving a huge hospital bill if they seek treatment: “People need to know that the measures put into place, including lockdowns, deployment of health workers to people’s homes and robots to their hospital beds are not politically driven, but rather with their best interests at heart.</w:t>
      </w:r>
      <w:r w:rsidRPr="00F06A44">
        <w:rPr>
          <w:iCs/>
        </w:rPr>
        <w:t xml:space="preserve"> </w:t>
      </w:r>
      <w:r>
        <w:rPr>
          <w:iCs/>
        </w:rPr>
        <w:t>Enforcement alone will not make people comply – it is trust, above all else, that is critical”</w:t>
      </w:r>
      <w:r w:rsidR="00D36A0C">
        <w:rPr>
          <w:iCs/>
        </w:rPr>
        <w:t xml:space="preserve"> </w:t>
      </w:r>
      <w:r w:rsidR="00D36A0C">
        <w:rPr>
          <w:iCs/>
        </w:rPr>
        <w:fldChar w:fldCharType="begin"/>
      </w:r>
      <w:r w:rsidR="00447007">
        <w:rPr>
          <w:iCs/>
        </w:rPr>
        <w:instrText xml:space="preserve"> ADDIN EN.CITE &lt;EndNote&gt;&lt;Cite&gt;&lt;Author&gt;Cahan&lt;/Author&gt;&lt;Year&gt;2020&lt;/Year&gt;&lt;RecNum&gt;115&lt;/RecNum&gt;&lt;DisplayText&gt;[137]&lt;/DisplayText&gt;&lt;record&gt;&lt;rec-number&gt;115&lt;/rec-number&gt;&lt;foreign-keys&gt;&lt;key app="EN" db-id="5afra2929aw9efewdwv5axsfdzda9zxetv5a" timestamp="1624833492"&gt;115&lt;/key&gt;&lt;/foreign-keys&gt;&lt;ref-type name="Journal Article"&gt;17&lt;/ref-type&gt;&lt;contributors&gt;&lt;authors&gt;&lt;author&gt;Cahan, Eli M&lt;/author&gt;&lt;/authors&gt;&lt;/contributors&gt;&lt;titles&gt;&lt;title&gt;Rwanda’s secret weapon against covid-19: trust&lt;/title&gt;&lt;secondary-title&gt;bmj&lt;/secondary-title&gt;&lt;/titles&gt;&lt;periodical&gt;&lt;full-title&gt;bmj&lt;/full-title&gt;&lt;/periodical&gt;&lt;volume&gt;371&lt;/volume&gt;&lt;dates&gt;&lt;year&gt;2020&lt;/year&gt;&lt;/dates&gt;&lt;isbn&gt;1756-1833&lt;/isbn&gt;&lt;urls&gt;&lt;/urls&gt;&lt;/record&gt;&lt;/Cite&gt;&lt;/EndNote&gt;</w:instrText>
      </w:r>
      <w:r w:rsidR="00D36A0C">
        <w:rPr>
          <w:iCs/>
        </w:rPr>
        <w:fldChar w:fldCharType="separate"/>
      </w:r>
      <w:r w:rsidR="00447007">
        <w:rPr>
          <w:iCs/>
          <w:noProof/>
        </w:rPr>
        <w:t>[137]</w:t>
      </w:r>
      <w:r w:rsidR="00D36A0C">
        <w:rPr>
          <w:iCs/>
        </w:rPr>
        <w:fldChar w:fldCharType="end"/>
      </w:r>
      <w:r w:rsidR="00D36A0C">
        <w:rPr>
          <w:iCs/>
        </w:rPr>
        <w:t>.</w:t>
      </w:r>
      <w:r>
        <w:rPr>
          <w:iCs/>
        </w:rPr>
        <w:fldChar w:fldCharType="begin" w:fldLock="1"/>
      </w:r>
      <w:r>
        <w:rPr>
          <w:iCs/>
        </w:rPr>
        <w:instrText>ADDIN CSL_CITATION {"citationItems":[{"id":"ITEM-1","itemData":{"DOI":"10.1136/bmj.m4720","ISSN":"17561833","PMID":"33310784","author":[{"dropping-particle":"","family":"Cahan","given":"Eli M.","non-dropping-particle":"","parse-names":false,"suffix":""}],"container-title":"The BMJ","id":"ITEM-1","issued":{"date-parts":[["2020"]]},"page":"2019-2020","title":"Rwanda's secret weapon against covid-19: Trust","type":"article-journal","volume":"371"},"uris":["http://www.mendeley.com/documents/?uuid=abd94063-5c01-43b2-b7f8-6c15bab9a9f8"]}],"mendeley":{"formattedCitation":"&lt;sup&gt;23&lt;/sup&gt;","plainTextFormattedCitation":"23","previouslyFormattedCitation":"&lt;sup&gt;23&lt;/sup&gt;"},"properties":{"noteIndex":0},"schema":"https://github.com/citation-style-language/schema/raw/master/csl-citation.json"}</w:instrText>
      </w:r>
      <w:r>
        <w:rPr>
          <w:iCs/>
        </w:rPr>
        <w:fldChar w:fldCharType="end"/>
      </w:r>
      <w:r>
        <w:rPr>
          <w:iCs/>
        </w:rPr>
        <w:t xml:space="preserve"> </w:t>
      </w:r>
    </w:p>
    <w:p w14:paraId="1DA6FD01" w14:textId="67CC140D" w:rsidR="00365EC9" w:rsidDel="00342AD1" w:rsidRDefault="00365EC9" w:rsidP="00305E93">
      <w:pPr>
        <w:pBdr>
          <w:top w:val="nil"/>
          <w:left w:val="nil"/>
          <w:bottom w:val="nil"/>
          <w:right w:val="nil"/>
          <w:between w:val="nil"/>
        </w:pBdr>
        <w:jc w:val="both"/>
        <w:rPr>
          <w:del w:id="565" w:author="Sooyoung Kim" w:date="2021-06-28T14:32:00Z"/>
          <w:iCs/>
        </w:rPr>
      </w:pPr>
    </w:p>
    <w:p w14:paraId="78704D59" w14:textId="77777777" w:rsidR="00305E93" w:rsidRDefault="00305E93" w:rsidP="00305E93">
      <w:pPr>
        <w:pBdr>
          <w:top w:val="nil"/>
          <w:left w:val="nil"/>
          <w:bottom w:val="nil"/>
          <w:right w:val="nil"/>
          <w:between w:val="nil"/>
        </w:pBdr>
        <w:jc w:val="both"/>
        <w:rPr>
          <w:iCs/>
        </w:rPr>
      </w:pPr>
    </w:p>
    <w:p w14:paraId="07543C0F" w14:textId="77777777" w:rsidR="00305E93" w:rsidRDefault="00305E93" w:rsidP="00305E93">
      <w:pPr>
        <w:pBdr>
          <w:top w:val="nil"/>
          <w:left w:val="nil"/>
          <w:bottom w:val="nil"/>
          <w:right w:val="nil"/>
          <w:between w:val="nil"/>
        </w:pBdr>
        <w:rPr>
          <w:iCs/>
          <w:color w:val="000000"/>
        </w:rPr>
      </w:pPr>
      <w:r>
        <w:rPr>
          <w:i/>
          <w:color w:val="000000"/>
        </w:rPr>
        <w:t>Conclusion</w:t>
      </w:r>
      <w:r>
        <w:rPr>
          <w:iCs/>
          <w:color w:val="000000"/>
        </w:rPr>
        <w:t xml:space="preserve"> </w:t>
      </w:r>
    </w:p>
    <w:p w14:paraId="735504B5" w14:textId="401431B6" w:rsidR="00342AD1" w:rsidDel="00342AD1" w:rsidRDefault="00305E93" w:rsidP="00342AD1">
      <w:pPr>
        <w:jc w:val="both"/>
        <w:rPr>
          <w:del w:id="566" w:author="Sooyoung Kim" w:date="2021-06-28T14:33:00Z"/>
          <w:moveTo w:id="567" w:author="Sooyoung Kim" w:date="2021-06-28T14:33:00Z"/>
          <w:iCs/>
        </w:rPr>
      </w:pPr>
      <w:r>
        <w:rPr>
          <w:iCs/>
          <w:color w:val="000000"/>
        </w:rPr>
        <w:t xml:space="preserve">Despite being a generally resource-constrained country, Rwanda was remarkably successful in containing COVID-19 outbreaks throughout the pandemic thus far. This is in contrast with other countries in Africa with similar levels of economic development, such as Burundi. </w:t>
      </w:r>
      <w:moveToRangeStart w:id="568" w:author="Sooyoung Kim" w:date="2021-06-28T14:33:00Z" w:name="move75780999"/>
      <w:moveTo w:id="569" w:author="Sooyoung Kim" w:date="2021-06-28T14:33:00Z">
        <w:r w:rsidR="00342AD1">
          <w:rPr>
            <w:iCs/>
          </w:rPr>
          <w:t xml:space="preserve">Despite Rwanda’s significant progress towards UHC, it may not account for its success in controlling the COVID-19 pandemic-- instead, overall trust in the government, level of pandemic preparedness and swift governmental response seem to have played a larger role and may also help the country recover faster in a post-pandemic world. </w:t>
        </w:r>
      </w:moveTo>
    </w:p>
    <w:moveToRangeEnd w:id="568"/>
    <w:p w14:paraId="4590AE24" w14:textId="4790D34C" w:rsidR="00305E93" w:rsidRDefault="00305E93" w:rsidP="00342AD1">
      <w:pPr>
        <w:jc w:val="both"/>
        <w:rPr>
          <w:iCs/>
          <w:color w:val="000000"/>
        </w:rPr>
        <w:pPrChange w:id="570" w:author="Sooyoung Kim" w:date="2021-06-28T14:33:00Z">
          <w:pPr>
            <w:pBdr>
              <w:top w:val="nil"/>
              <w:left w:val="nil"/>
              <w:bottom w:val="nil"/>
              <w:right w:val="nil"/>
              <w:between w:val="nil"/>
            </w:pBdr>
            <w:jc w:val="both"/>
          </w:pPr>
        </w:pPrChange>
      </w:pPr>
      <w:del w:id="571" w:author="Sooyoung Kim" w:date="2021-06-28T14:33:00Z">
        <w:r w:rsidDel="00342AD1">
          <w:rPr>
            <w:iCs/>
            <w:color w:val="000000"/>
          </w:rPr>
          <w:delText xml:space="preserve">Rwanda’s success in handling the COVID-19 pandemic was most attributable to the rapid and robust response, aggressive use of innovative strategies, flexibility of the existing health system, and above all, the trust people have in the government health authorities. </w:delText>
        </w:r>
      </w:del>
      <w:r>
        <w:rPr>
          <w:iCs/>
          <w:color w:val="000000"/>
        </w:rPr>
        <w:t xml:space="preserve">Additionally, the country’s prior experience managing infectious diseases, such as HIV/AIDS and Ebola, left in place plans and structures that were then adapted to COVID-19. In a post-pandemic world, Rwanda’s remarkable progress towards UHC may play an important role in its economic and social recovery from COVID-19. </w:t>
      </w:r>
    </w:p>
    <w:p w14:paraId="5A7578BD" w14:textId="77777777" w:rsidR="00305E93" w:rsidRDefault="00305E93" w:rsidP="00305E93">
      <w:pPr>
        <w:pBdr>
          <w:top w:val="nil"/>
          <w:left w:val="nil"/>
          <w:bottom w:val="nil"/>
          <w:right w:val="nil"/>
          <w:between w:val="nil"/>
        </w:pBdr>
        <w:rPr>
          <w:iCs/>
          <w:color w:val="000000"/>
        </w:rPr>
      </w:pPr>
    </w:p>
    <w:p w14:paraId="67A5C672" w14:textId="77777777" w:rsidR="00305E93" w:rsidRDefault="00305E93" w:rsidP="00305E93">
      <w:pPr>
        <w:pBdr>
          <w:top w:val="nil"/>
          <w:left w:val="nil"/>
          <w:bottom w:val="nil"/>
          <w:right w:val="nil"/>
          <w:between w:val="nil"/>
        </w:pBdr>
        <w:rPr>
          <w:i/>
          <w:color w:val="000000"/>
        </w:rPr>
      </w:pPr>
      <w:r>
        <w:rPr>
          <w:i/>
          <w:color w:val="000000"/>
        </w:rPr>
        <w:t>Takeaways</w:t>
      </w:r>
    </w:p>
    <w:p w14:paraId="5DBAF0CF" w14:textId="77777777" w:rsidR="00305E93" w:rsidRPr="00F62A83" w:rsidRDefault="00305E93" w:rsidP="00305E93">
      <w:pPr>
        <w:pStyle w:val="ListParagraph"/>
        <w:numPr>
          <w:ilvl w:val="0"/>
          <w:numId w:val="21"/>
        </w:numPr>
        <w:pBdr>
          <w:top w:val="nil"/>
          <w:left w:val="nil"/>
          <w:bottom w:val="nil"/>
          <w:right w:val="nil"/>
          <w:between w:val="nil"/>
        </w:pBdr>
        <w:jc w:val="both"/>
        <w:rPr>
          <w:i/>
        </w:rPr>
      </w:pPr>
      <w:r>
        <w:rPr>
          <w:iCs/>
        </w:rPr>
        <w:t>Rwanda, a low-income country located in East Africa, has been highly successful at controlling COVID-19.</w:t>
      </w:r>
    </w:p>
    <w:p w14:paraId="67B51687" w14:textId="77777777" w:rsidR="00305E93" w:rsidRPr="00F62A83" w:rsidRDefault="00305E93" w:rsidP="00305E93">
      <w:pPr>
        <w:pStyle w:val="ListParagraph"/>
        <w:numPr>
          <w:ilvl w:val="0"/>
          <w:numId w:val="21"/>
        </w:numPr>
        <w:pBdr>
          <w:top w:val="nil"/>
          <w:left w:val="nil"/>
          <w:bottom w:val="nil"/>
          <w:right w:val="nil"/>
          <w:between w:val="nil"/>
        </w:pBdr>
        <w:jc w:val="both"/>
        <w:rPr>
          <w:i/>
        </w:rPr>
      </w:pPr>
      <w:r>
        <w:rPr>
          <w:iCs/>
        </w:rPr>
        <w:t xml:space="preserve">Rwanda’s success is attributable to its experience combatting epidemics like HIV/AIDS and Ebola, a rapid and robust response, use of innovative strategies and technology, the flexibility of the health system and the people’s trust in the government. </w:t>
      </w:r>
    </w:p>
    <w:p w14:paraId="292E3760" w14:textId="77777777" w:rsidR="00305E93" w:rsidRPr="00513C6E" w:rsidRDefault="00305E93" w:rsidP="00305E93">
      <w:pPr>
        <w:pStyle w:val="ListParagraph"/>
        <w:numPr>
          <w:ilvl w:val="0"/>
          <w:numId w:val="21"/>
        </w:numPr>
        <w:pBdr>
          <w:top w:val="nil"/>
          <w:left w:val="nil"/>
          <w:bottom w:val="nil"/>
          <w:right w:val="nil"/>
          <w:between w:val="nil"/>
        </w:pBdr>
        <w:jc w:val="both"/>
        <w:rPr>
          <w:i/>
        </w:rPr>
      </w:pPr>
      <w:r>
        <w:rPr>
          <w:iCs/>
        </w:rPr>
        <w:t xml:space="preserve">While Rwanda’s progress towards UHC may not have been at the core of Rwanda’s successful COVID response, its UHC capacity may enable the country’s successful economic and social recovery from COVID-19. </w:t>
      </w:r>
    </w:p>
    <w:p w14:paraId="02329DE9" w14:textId="77777777" w:rsidR="00754E1D" w:rsidRDefault="00754E1D" w:rsidP="00754E1D">
      <w:pPr>
        <w:pBdr>
          <w:top w:val="nil"/>
          <w:left w:val="nil"/>
          <w:bottom w:val="nil"/>
          <w:right w:val="nil"/>
          <w:between w:val="nil"/>
        </w:pBdr>
        <w:ind w:left="720"/>
        <w:rPr>
          <w:i/>
          <w:color w:val="000000"/>
        </w:rPr>
      </w:pPr>
    </w:p>
    <w:p w14:paraId="6C151F90" w14:textId="77777777" w:rsidR="00C41725" w:rsidRDefault="00C41725" w:rsidP="005A7001">
      <w:pPr>
        <w:pBdr>
          <w:top w:val="nil"/>
          <w:left w:val="nil"/>
          <w:bottom w:val="nil"/>
          <w:right w:val="nil"/>
          <w:between w:val="nil"/>
        </w:pBdr>
        <w:rPr>
          <w:i/>
          <w:color w:val="000000"/>
        </w:rPr>
      </w:pPr>
    </w:p>
    <w:p w14:paraId="672AD725" w14:textId="5870407F" w:rsidR="00580ABD" w:rsidRDefault="00580ABD" w:rsidP="00580ABD">
      <w:pPr>
        <w:tabs>
          <w:tab w:val="left" w:pos="2970"/>
        </w:tabs>
        <w:rPr>
          <w:b/>
        </w:rPr>
      </w:pPr>
      <w:r>
        <w:rPr>
          <w:b/>
        </w:rPr>
        <w:t xml:space="preserve">Viet Nam: Pandemic preparedness and quick government reaction saves lives </w:t>
      </w:r>
    </w:p>
    <w:p w14:paraId="718C9F39" w14:textId="77777777" w:rsidR="00580ABD" w:rsidRDefault="00580ABD" w:rsidP="00580ABD">
      <w:pPr>
        <w:rPr>
          <w:i/>
        </w:rPr>
      </w:pPr>
    </w:p>
    <w:p w14:paraId="3AC5466B" w14:textId="77777777" w:rsidR="00580ABD" w:rsidRDefault="00580ABD" w:rsidP="00580ABD">
      <w:pPr>
        <w:rPr>
          <w:i/>
        </w:rPr>
      </w:pPr>
      <w:r>
        <w:rPr>
          <w:i/>
        </w:rPr>
        <w:t>Introduction</w:t>
      </w:r>
    </w:p>
    <w:p w14:paraId="3D2B4253" w14:textId="2AB24771" w:rsidR="00580ABD" w:rsidRDefault="00580ABD" w:rsidP="00580ABD">
      <w:pPr>
        <w:jc w:val="both"/>
      </w:pPr>
      <w:r>
        <w:t xml:space="preserve">Viet Nam, a lower-middle income country of 97 million people located in the Asia Pacific region, was a notable success story for its ability to control the COVID-19 pandemic during the first 12 months of the worldwide outbreak. Over the past decade, Viet Nam made strides against the incidence of malaria and tuberculosis, decreased maternal and child mortality, and increased its UHC effective coverage index to one of the highest values in the region; at the same time, Viet Nam also experienced an increasing rate of mortality attributed to non-communicable diseases (Figure </w:t>
      </w:r>
      <w:r w:rsidR="0068121E">
        <w:t>19</w:t>
      </w:r>
      <w:r>
        <w:t>). Viet Nam’s Gross Domestic Product (GDP) per capita in 2019 was about US$2,700, which puts it towards the middle of the pack for the Southeast Asia region</w:t>
      </w:r>
      <w:r w:rsidR="00250C01">
        <w:t xml:space="preserve"> </w:t>
      </w:r>
      <w:r w:rsidR="00250C01">
        <w:fldChar w:fldCharType="begin"/>
      </w:r>
      <w:r w:rsidR="00250C01">
        <w:instrText xml:space="preserve"> ADDIN EN.CITE &lt;EndNote&gt;&lt;Cite&gt;&lt;Year&gt;2019&lt;/Year&gt;&lt;RecNum&gt;36&lt;/RecNum&gt;&lt;DisplayText&gt;[9]&lt;/DisplayText&gt;&lt;record&gt;&lt;rec-number&gt;36&lt;/rec-number&gt;&lt;foreign-keys&gt;&lt;key app="EN" db-id="5afra2929aw9efewdwv5axsfdzda9zxetv5a" timestamp="1624817232"&gt;36&lt;/key&gt;&lt;/foreign-keys&gt;&lt;ref-type name="Dataset"&gt;59&lt;/ref-type&gt;&lt;contributors&gt;&lt;secondary-authors&gt;&lt;author&gt;World Bank&lt;/author&gt;&lt;/secondary-authors&gt;&lt;/contributors&gt;&lt;titles&gt;&lt;title&gt;GDP per Capita&lt;/title&gt;&lt;secondary-title&gt;World Bank Indicators&lt;/secondary-title&gt;&lt;/titles&gt;&lt;section&gt;2019&lt;/section&gt;&lt;dates&gt;&lt;year&gt;2019&lt;/year&gt;&lt;/dates&gt;&lt;pub-location&gt;Washington, DC&lt;/pub-location&gt;&lt;urls&gt;&lt;/urls&gt;&lt;/record&gt;&lt;/Cite&gt;&lt;/EndNote&gt;</w:instrText>
      </w:r>
      <w:r w:rsidR="00250C01">
        <w:fldChar w:fldCharType="separate"/>
      </w:r>
      <w:r w:rsidR="00250C01">
        <w:rPr>
          <w:noProof/>
        </w:rPr>
        <w:t>[9]</w:t>
      </w:r>
      <w:r w:rsidR="00250C01">
        <w:fldChar w:fldCharType="end"/>
      </w:r>
      <w:r>
        <w:t xml:space="preserve">, and its pandemic preparedness index score was 49.1, which ranked 50/195 countries, and was roughly similar to other countries in the region </w:t>
      </w:r>
      <w:r w:rsidR="00250C01">
        <w:fldChar w:fldCharType="begin"/>
      </w:r>
      <w:r w:rsidR="00250C01">
        <w:instrText xml:space="preserve"> ADDIN EN.CITE &lt;EndNote&gt;&lt;Cite&gt;&lt;Author&gt;Cameron&lt;/Author&gt;&lt;Year&gt;2019&lt;/Year&gt;&lt;RecNum&gt;37&lt;/RecNum&gt;&lt;DisplayText&gt;[10]&lt;/DisplayText&gt;&lt;record&gt;&lt;rec-number&gt;37&lt;/rec-number&gt;&lt;foreign-keys&gt;&lt;key app="EN" db-id="5afra2929aw9efewdwv5axsfdzda9zxetv5a" timestamp="1624817489"&gt;37&lt;/key&gt;&lt;/foreign-keys&gt;&lt;ref-type name="Report"&gt;27&lt;/ref-type&gt;&lt;contributors&gt;&lt;authors&gt;&lt;author&gt;Elizabeth E. Cameron&lt;/author&gt;&lt;author&gt;Jennifer B. Nuzzo&lt;/author&gt;&lt;author&gt;Jessica A. Bell&lt;/author&gt;&lt;/authors&gt;&lt;/contributors&gt;&lt;titles&gt;&lt;title&gt;Global Health Security Index&lt;/title&gt;&lt;secondary-title&gt;GHS Index&lt;/secondary-title&gt;&lt;/titles&gt;&lt;dates&gt;&lt;year&gt;2019&lt;/year&gt;&lt;/dates&gt;&lt;publisher&gt;Johns Hopkins&amp;#xD;NTI&lt;/publisher&gt;&lt;urls&gt;&lt;/urls&gt;&lt;/record&gt;&lt;/Cite&gt;&lt;/EndNote&gt;</w:instrText>
      </w:r>
      <w:r w:rsidR="00250C01">
        <w:fldChar w:fldCharType="separate"/>
      </w:r>
      <w:r w:rsidR="00250C01">
        <w:rPr>
          <w:noProof/>
        </w:rPr>
        <w:t>[10]</w:t>
      </w:r>
      <w:r w:rsidR="00250C01">
        <w:fldChar w:fldCharType="end"/>
      </w:r>
      <w:r>
        <w:t xml:space="preserve">. </w:t>
      </w:r>
    </w:p>
    <w:p w14:paraId="3F9C409F" w14:textId="77777777" w:rsidR="00580ABD" w:rsidRDefault="00580ABD" w:rsidP="00580ABD">
      <w:pPr>
        <w:jc w:val="both"/>
      </w:pPr>
    </w:p>
    <w:p w14:paraId="6867DEC3" w14:textId="768FAC5F" w:rsidR="00580ABD" w:rsidRDefault="00580ABD" w:rsidP="00580ABD">
      <w:pPr>
        <w:jc w:val="both"/>
        <w:rPr>
          <w:highlight w:val="yellow"/>
        </w:rPr>
      </w:pPr>
      <w:r>
        <w:t xml:space="preserve">Despite Viet Nam’s positive trajectory on health outcomes and its relatively strong pandemic preparedness index, its success was not assured: </w:t>
      </w:r>
      <w:r>
        <w:rPr>
          <w:color w:val="000000"/>
        </w:rPr>
        <w:t xml:space="preserve">Viet Nam shares a </w:t>
      </w:r>
      <w:r>
        <w:t>1,300 km</w:t>
      </w:r>
      <w:r>
        <w:rPr>
          <w:color w:val="000000"/>
        </w:rPr>
        <w:t xml:space="preserve"> </w:t>
      </w:r>
      <w:r>
        <w:t>land</w:t>
      </w:r>
      <w:r>
        <w:rPr>
          <w:color w:val="000000"/>
        </w:rPr>
        <w:t xml:space="preserve"> border </w:t>
      </w:r>
      <w:r>
        <w:rPr>
          <w:color w:val="000000"/>
        </w:rPr>
        <w:lastRenderedPageBreak/>
        <w:t xml:space="preserve">with China, which accounts for a large proportion of </w:t>
      </w:r>
      <w:r>
        <w:t>travelers</w:t>
      </w:r>
      <w:r>
        <w:rPr>
          <w:color w:val="000000"/>
        </w:rPr>
        <w:t xml:space="preserve"> to Viet Nam; the </w:t>
      </w:r>
      <w:r>
        <w:t>growth phase</w:t>
      </w:r>
      <w:r>
        <w:rPr>
          <w:color w:val="000000"/>
        </w:rPr>
        <w:t xml:space="preserve"> of the outbreak in China </w:t>
      </w:r>
      <w:r>
        <w:t xml:space="preserve">coincided with </w:t>
      </w:r>
      <w:r>
        <w:rPr>
          <w:color w:val="000000"/>
        </w:rPr>
        <w:t xml:space="preserve">the Viet </w:t>
      </w:r>
      <w:proofErr w:type="spellStart"/>
      <w:r>
        <w:rPr>
          <w:color w:val="000000"/>
        </w:rPr>
        <w:t>Namese</w:t>
      </w:r>
      <w:proofErr w:type="spellEnd"/>
      <w:r>
        <w:rPr>
          <w:color w:val="000000"/>
        </w:rPr>
        <w:t xml:space="preserve"> Lunar </w:t>
      </w:r>
      <w:r>
        <w:t>N</w:t>
      </w:r>
      <w:r>
        <w:rPr>
          <w:color w:val="000000"/>
        </w:rPr>
        <w:t xml:space="preserve">ew </w:t>
      </w:r>
      <w:r>
        <w:t>Y</w:t>
      </w:r>
      <w:r>
        <w:rPr>
          <w:color w:val="000000"/>
        </w:rPr>
        <w:t xml:space="preserve">ear, when much of the population travels; and two-thirds of the </w:t>
      </w:r>
      <w:r>
        <w:t xml:space="preserve">detected </w:t>
      </w:r>
      <w:r>
        <w:rPr>
          <w:color w:val="000000"/>
        </w:rPr>
        <w:t xml:space="preserve">cases were asymptomatic </w:t>
      </w:r>
      <w:r w:rsidR="00250C01">
        <w:rPr>
          <w:color w:val="000000"/>
        </w:rPr>
        <w:fldChar w:fldCharType="begin"/>
      </w:r>
      <w:r w:rsidR="00447007">
        <w:rPr>
          <w:color w:val="000000"/>
        </w:rPr>
        <w:instrText xml:space="preserve"> ADDIN EN.CITE &lt;EndNote&gt;&lt;Cite&gt;&lt;Author&gt;Hartley&lt;/Author&gt;&lt;Year&gt;2021&lt;/Year&gt;&lt;RecNum&gt;4&lt;/RecNum&gt;&lt;DisplayText&gt;[138]&lt;/DisplayText&gt;&lt;record&gt;&lt;rec-number&gt;4&lt;/rec-number&gt;&lt;foreign-keys&gt;&lt;key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EndNote&gt;</w:instrText>
      </w:r>
      <w:r w:rsidR="00250C01">
        <w:rPr>
          <w:color w:val="000000"/>
        </w:rPr>
        <w:fldChar w:fldCharType="separate"/>
      </w:r>
      <w:r w:rsidR="00447007">
        <w:rPr>
          <w:noProof/>
          <w:color w:val="000000"/>
        </w:rPr>
        <w:t>[138]</w:t>
      </w:r>
      <w:r w:rsidR="00250C01">
        <w:rPr>
          <w:color w:val="000000"/>
        </w:rPr>
        <w:fldChar w:fldCharType="end"/>
      </w:r>
      <w:r>
        <w:rPr>
          <w:color w:val="000000"/>
        </w:rPr>
        <w:t>. Despite these factors, as of March 1, 2021, Viet Nam had a total of just over 2,000 cases</w:t>
      </w:r>
      <w:r w:rsidR="00514891">
        <w:rPr>
          <w:color w:val="000000"/>
        </w:rPr>
        <w:t xml:space="preserve"> of COVID-19</w:t>
      </w:r>
      <w:r>
        <w:rPr>
          <w:color w:val="000000"/>
        </w:rPr>
        <w:t xml:space="preserve">, </w:t>
      </w:r>
      <w:r>
        <w:t xml:space="preserve">which </w:t>
      </w:r>
      <w:r w:rsidR="00F5048B">
        <w:t xml:space="preserve">roughly </w:t>
      </w:r>
      <w:r>
        <w:t>corresponds to</w:t>
      </w:r>
      <w:r>
        <w:rPr>
          <w:color w:val="000000"/>
        </w:rPr>
        <w:t xml:space="preserve"> </w:t>
      </w:r>
      <w:r w:rsidR="00F5048B">
        <w:rPr>
          <w:color w:val="000000"/>
        </w:rPr>
        <w:t xml:space="preserve">only </w:t>
      </w:r>
      <w:r>
        <w:t>3</w:t>
      </w:r>
      <w:r>
        <w:rPr>
          <w:color w:val="000000"/>
        </w:rPr>
        <w:t xml:space="preserve"> cases per million people </w:t>
      </w:r>
      <w:r w:rsidR="0014247C">
        <w:rPr>
          <w:color w:val="000000"/>
        </w:rPr>
        <w:fldChar w:fldCharType="begin"/>
      </w:r>
      <w:r w:rsidR="00DE65E1">
        <w:rPr>
          <w:color w:val="000000"/>
        </w:rPr>
        <w:instrText xml:space="preserve"> ADDIN EN.CITE &lt;EndNote&gt;&lt;Cite&gt;&lt;Author&gt;University&lt;/Author&gt;&lt;Year&gt;2020&lt;/Year&gt;&lt;RecNum&gt;98&lt;/RecNum&gt;&lt;DisplayText&gt;[72]&lt;/DisplayText&gt;&lt;record&gt;&lt;rec-number&gt;98&lt;/rec-number&gt;&lt;foreign-keys&gt;&lt;key app="EN" db-id="5afra2929aw9efewdwv5axsfdzda9zxetv5a" timestamp="1624827100"&gt;98&lt;/key&gt;&lt;/foreign-keys&gt;&lt;ref-type name="Generic"&gt;13&lt;/ref-type&gt;&lt;contributors&gt;&lt;authors&gt;&lt;author&gt;Johns Hopkins University&lt;/author&gt;&lt;/authors&gt;&lt;/contributors&gt;&lt;titles&gt;&lt;title&gt;Coronavirus resource center&lt;/title&gt;&lt;/titles&gt;&lt;dates&gt;&lt;year&gt;2020&lt;/year&gt;&lt;/dates&gt;&lt;publisher&gt;John Hopkins University of Medicine Baltimore, MD&lt;/publisher&gt;&lt;urls&gt;&lt;/urls&gt;&lt;/record&gt;&lt;/Cite&gt;&lt;/EndNote&gt;</w:instrText>
      </w:r>
      <w:r w:rsidR="0014247C">
        <w:rPr>
          <w:color w:val="000000"/>
        </w:rPr>
        <w:fldChar w:fldCharType="separate"/>
      </w:r>
      <w:r w:rsidR="00DE65E1">
        <w:rPr>
          <w:noProof/>
          <w:color w:val="000000"/>
        </w:rPr>
        <w:t>[72]</w:t>
      </w:r>
      <w:r w:rsidR="0014247C">
        <w:rPr>
          <w:color w:val="000000"/>
        </w:rPr>
        <w:fldChar w:fldCharType="end"/>
      </w:r>
      <w:r w:rsidR="00250C01">
        <w:rPr>
          <w:color w:val="000000"/>
        </w:rPr>
        <w:t xml:space="preserve">. </w:t>
      </w:r>
      <w:r>
        <w:t>Nonetheless, the country continues to face imminent threats from imported cases and the emergence of new SARS-CoV-2 variants, particularly in the light of the slow roll-out of COVID-19 vaccines. After successfully containing two waves, Viet Nam is</w:t>
      </w:r>
      <w:r w:rsidR="00514891">
        <w:t>,</w:t>
      </w:r>
      <w:r>
        <w:t xml:space="preserve"> </w:t>
      </w:r>
      <w:r w:rsidR="00514891">
        <w:t xml:space="preserve">at the writing of this background paper, </w:t>
      </w:r>
      <w:r>
        <w:t>experiencing a third wave of community transmission, setting in motion a tightening of controls and new testing campaigns in several regions of the country. This reveals the delicate nature of hard-won containment gains and the urgent need for achieving widespread vaccine coverage as key to a sustainable exit from the pandemic.</w:t>
      </w:r>
      <w:r>
        <w:rPr>
          <w:highlight w:val="yellow"/>
        </w:rPr>
        <w:t xml:space="preserve"> </w:t>
      </w:r>
    </w:p>
    <w:p w14:paraId="5433690A" w14:textId="77777777" w:rsidR="00514891" w:rsidRDefault="00514891" w:rsidP="00580ABD">
      <w:pPr>
        <w:jc w:val="both"/>
        <w:rPr>
          <w:highlight w:val="yellow"/>
        </w:rPr>
      </w:pPr>
    </w:p>
    <w:p w14:paraId="0748E671" w14:textId="77777777" w:rsidR="00580ABD" w:rsidRDefault="00580ABD" w:rsidP="00580ABD">
      <w:pPr>
        <w:jc w:val="center"/>
        <w:rPr>
          <w:highlight w:val="yellow"/>
        </w:rPr>
      </w:pPr>
      <w:r>
        <w:rPr>
          <w:noProof/>
        </w:rPr>
        <w:drawing>
          <wp:inline distT="0" distB="0" distL="0" distR="0" wp14:anchorId="36F7FB09" wp14:editId="79BFBF37">
            <wp:extent cx="4359867" cy="3108960"/>
            <wp:effectExtent l="0" t="0" r="0" b="2540"/>
            <wp:docPr id="42" name="Picture 4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t="2760"/>
                    <a:stretch/>
                  </pic:blipFill>
                  <pic:spPr bwMode="auto">
                    <a:xfrm>
                      <a:off x="0" y="0"/>
                      <a:ext cx="4359867" cy="3108960"/>
                    </a:xfrm>
                    <a:prstGeom prst="rect">
                      <a:avLst/>
                    </a:prstGeom>
                    <a:ln>
                      <a:noFill/>
                    </a:ln>
                    <a:extLst>
                      <a:ext uri="{53640926-AAD7-44D8-BBD7-CCE9431645EC}">
                        <a14:shadowObscured xmlns:a14="http://schemas.microsoft.com/office/drawing/2010/main"/>
                      </a:ext>
                    </a:extLst>
                  </pic:spPr>
                </pic:pic>
              </a:graphicData>
            </a:graphic>
          </wp:inline>
        </w:drawing>
      </w:r>
    </w:p>
    <w:p w14:paraId="12BD278A" w14:textId="1DB6A041" w:rsidR="00580ABD" w:rsidRDefault="00580ABD" w:rsidP="00580ABD">
      <w:pPr>
        <w:jc w:val="center"/>
      </w:pPr>
      <w:r>
        <w:t>Figure</w:t>
      </w:r>
      <w:r w:rsidR="0068121E">
        <w:t xml:space="preserve"> 19</w:t>
      </w:r>
      <w:r>
        <w:t>. Trend</w:t>
      </w:r>
      <w:r w:rsidR="00F5048B">
        <w:t>s</w:t>
      </w:r>
      <w:r>
        <w:t xml:space="preserve"> </w:t>
      </w:r>
      <w:r w:rsidR="00F5048B">
        <w:t xml:space="preserve">in </w:t>
      </w:r>
      <w:r>
        <w:t xml:space="preserve">selected </w:t>
      </w:r>
      <w:del w:id="572" w:author="Sooyoung Kim" w:date="2021-06-28T14:38:00Z">
        <w:r w:rsidDel="00DE65E1">
          <w:delText>SDG</w:delText>
        </w:r>
        <w:r w:rsidR="00F5048B" w:rsidDel="00DE65E1">
          <w:delText xml:space="preserve"> </w:delText>
        </w:r>
        <w:r w:rsidDel="00DE65E1">
          <w:delText>3</w:delText>
        </w:r>
      </w:del>
      <w:ins w:id="573" w:author="Sooyoung Kim" w:date="2021-06-28T14:38:00Z">
        <w:r w:rsidR="00DE65E1">
          <w:t>SDG-3</w:t>
        </w:r>
      </w:ins>
      <w:r>
        <w:t xml:space="preserve"> indicators </w:t>
      </w:r>
      <w:r w:rsidR="00F5048B">
        <w:t xml:space="preserve">in </w:t>
      </w:r>
      <w:r>
        <w:t>Viet Nam, 2009-2019</w:t>
      </w:r>
    </w:p>
    <w:p w14:paraId="2DB099AC" w14:textId="77777777" w:rsidR="00C41725" w:rsidRDefault="00C41725" w:rsidP="00580ABD">
      <w:pPr>
        <w:rPr>
          <w:i/>
        </w:rPr>
      </w:pPr>
    </w:p>
    <w:p w14:paraId="7DA28C3B" w14:textId="77777777" w:rsidR="00580ABD" w:rsidRDefault="00580ABD" w:rsidP="00580ABD">
      <w:pPr>
        <w:rPr>
          <w:i/>
        </w:rPr>
      </w:pPr>
      <w:r>
        <w:rPr>
          <w:i/>
        </w:rPr>
        <w:t>Overview of the health system and progress towards UHC</w:t>
      </w:r>
    </w:p>
    <w:p w14:paraId="5FEAAEFD" w14:textId="0EB2DF19" w:rsidR="00580ABD" w:rsidRDefault="00580ABD" w:rsidP="00580ABD">
      <w:pPr>
        <w:jc w:val="both"/>
        <w:rPr>
          <w:color w:val="000000"/>
        </w:rPr>
      </w:pPr>
      <w:r>
        <w:t>Viet Nam has a mixed public-private health system in which the public system under the Ministry of Health (</w:t>
      </w:r>
      <w:proofErr w:type="spellStart"/>
      <w:r>
        <w:t>MoH</w:t>
      </w:r>
      <w:proofErr w:type="spellEnd"/>
      <w:r>
        <w:t>) is divided into two tracks focusing on prevention and clinical acute care</w:t>
      </w:r>
      <w:r>
        <w:rPr>
          <w:color w:val="000000"/>
        </w:rPr>
        <w:t xml:space="preserve"> </w:t>
      </w:r>
      <w:r w:rsidR="007B7E35">
        <w:rPr>
          <w:color w:val="000000"/>
        </w:rPr>
        <w:fldChar w:fldCharType="begin"/>
      </w:r>
      <w:r w:rsidR="00447007">
        <w:rPr>
          <w:color w:val="000000"/>
        </w:rPr>
        <w:instrText xml:space="preserve"> ADDIN EN.CITE &lt;EndNote&gt;&lt;Cite&gt;&lt;Author&gt;Cheng&lt;/Author&gt;&lt;Year&gt;2014&lt;/Year&gt;&lt;RecNum&gt;1&lt;/RecNum&gt;&lt;DisplayText&gt;[139]&lt;/DisplayText&gt;&lt;record&gt;&lt;rec-number&gt;1&lt;/rec-number&gt;&lt;foreign-keys&gt;&lt;key app="EN" db-id="5afra2929aw9efewdwv5axsfdzda9zxetv5a" timestamp="1618084913"&gt;1&lt;/key&gt;&lt;/foreign-keys&gt;&lt;ref-type name="Journal Article"&gt;17&lt;/ref-type&gt;&lt;contributors&gt;&lt;authors&gt;&lt;author&gt;Cheng, Tsung-Mei&lt;/author&gt;&lt;/authors&gt;&lt;/contributors&gt;&lt;titles&gt;&lt;title&gt;Vietnam’s health care system emphasizes prevention and pursues universal coverage&lt;/title&gt;&lt;secondary-title&gt;Health Affairs&lt;/secondary-title&gt;&lt;/titles&gt;&lt;periodical&gt;&lt;full-title&gt;Health Affairs&lt;/full-title&gt;&lt;/periodical&gt;&lt;pages&gt;2057-2063&lt;/pages&gt;&lt;volume&gt;33&lt;/volume&gt;&lt;number&gt;11&lt;/number&gt;&lt;dates&gt;&lt;year&gt;2014&lt;/year&gt;&lt;/dates&gt;&lt;isbn&gt;0278-2715&lt;/isbn&gt;&lt;urls&gt;&lt;/urls&gt;&lt;/record&gt;&lt;/Cite&gt;&lt;/EndNote&gt;</w:instrText>
      </w:r>
      <w:r w:rsidR="007B7E35">
        <w:rPr>
          <w:color w:val="000000"/>
        </w:rPr>
        <w:fldChar w:fldCharType="separate"/>
      </w:r>
      <w:r w:rsidR="00447007">
        <w:rPr>
          <w:noProof/>
          <w:color w:val="000000"/>
        </w:rPr>
        <w:t>[139]</w:t>
      </w:r>
      <w:r w:rsidR="007B7E35">
        <w:rPr>
          <w:color w:val="000000"/>
        </w:rPr>
        <w:fldChar w:fldCharType="end"/>
      </w:r>
      <w:r>
        <w:rPr>
          <w:color w:val="000000"/>
        </w:rPr>
        <w:t xml:space="preserve">. The two tracks also span multiple levels ranging from central (Level I), which covers the entire country, to commune (Level IV), which covers fewer than 10,000 people </w:t>
      </w:r>
      <w:r w:rsidR="007B7E35">
        <w:rPr>
          <w:color w:val="000000"/>
        </w:rPr>
        <w:fldChar w:fldCharType="begin"/>
      </w:r>
      <w:r w:rsidR="00447007">
        <w:rPr>
          <w:color w:val="000000"/>
        </w:rPr>
        <w:instrText xml:space="preserve"> ADDIN EN.CITE &lt;EndNote&gt;&lt;Cite&gt;&lt;Author&gt;Takashima&lt;/Author&gt;&lt;Year&gt;2017&lt;/Year&gt;&lt;RecNum&gt;14&lt;/RecNum&gt;&lt;DisplayText&gt;[140]&lt;/DisplayText&gt;&lt;record&gt;&lt;rec-number&gt;14&lt;/rec-number&gt;&lt;foreign-keys&gt;&lt;key app="EN" db-id="5afra2929aw9efewdwv5axsfdzda9zxetv5a" timestamp="1618319697"&gt;14&lt;/key&gt;&lt;/foreign-keys&gt;&lt;ref-type name="Journal Article"&gt;17&lt;/ref-type&gt;&lt;contributors&gt;&lt;authors&gt;&lt;author&gt;Takashima, Kyoko&lt;/author&gt;&lt;author&gt;Wada, Koji&lt;/author&gt;&lt;author&gt;Tra, Ton Thanh&lt;/author&gt;&lt;author&gt;Smith, Derek R&lt;/author&gt;&lt;/authors&gt;&lt;/contributors&gt;&lt;titles&gt;&lt;title&gt;A review of Vietnam’s healthcare reform through the Direction of Healthcare Activities (DOHA)&lt;/title&gt;&lt;secondary-title&gt;Environmental health and preventive medicine&lt;/secondary-title&gt;&lt;/titles&gt;&lt;periodical&gt;&lt;full-title&gt;Environmental health and preventive medicine&lt;/full-title&gt;&lt;/periodical&gt;&lt;pages&gt;1-7&lt;/pages&gt;&lt;volume&gt;22&lt;/volume&gt;&lt;number&gt;1&lt;/number&gt;&lt;dates&gt;&lt;year&gt;2017&lt;/year&gt;&lt;/dates&gt;&lt;isbn&gt;1347-4715&lt;/isbn&gt;&lt;urls&gt;&lt;/urls&gt;&lt;/record&gt;&lt;/Cite&gt;&lt;/EndNote&gt;</w:instrText>
      </w:r>
      <w:r w:rsidR="007B7E35">
        <w:rPr>
          <w:color w:val="000000"/>
        </w:rPr>
        <w:fldChar w:fldCharType="separate"/>
      </w:r>
      <w:r w:rsidR="00447007">
        <w:rPr>
          <w:noProof/>
          <w:color w:val="000000"/>
        </w:rPr>
        <w:t>[140]</w:t>
      </w:r>
      <w:r w:rsidR="007B7E35">
        <w:rPr>
          <w:color w:val="000000"/>
        </w:rPr>
        <w:fldChar w:fldCharType="end"/>
      </w:r>
      <w:r>
        <w:rPr>
          <w:color w:val="000000"/>
        </w:rPr>
        <w:t xml:space="preserve">. While the government fully subsidizes premiums for special categories of citizens, including the poor, children under six years of age, and war veterans, the predominant payment method is fee-for-service, wherein fees differ by province and are set jointly by the </w:t>
      </w:r>
      <w:proofErr w:type="spellStart"/>
      <w:r>
        <w:t>MoH</w:t>
      </w:r>
      <w:proofErr w:type="spellEnd"/>
      <w:r>
        <w:rPr>
          <w:color w:val="000000"/>
        </w:rPr>
        <w:t xml:space="preserve">, the social health insurance agency, and the </w:t>
      </w:r>
      <w:r>
        <w:t>M</w:t>
      </w:r>
      <w:r>
        <w:rPr>
          <w:color w:val="000000"/>
        </w:rPr>
        <w:t xml:space="preserve">inistry of </w:t>
      </w:r>
      <w:r>
        <w:t>F</w:t>
      </w:r>
      <w:r>
        <w:rPr>
          <w:color w:val="000000"/>
        </w:rPr>
        <w:t>inance</w:t>
      </w:r>
      <w:r w:rsidR="007B7E35">
        <w:rPr>
          <w:color w:val="000000"/>
        </w:rPr>
        <w:t xml:space="preserve"> </w:t>
      </w:r>
      <w:r w:rsidR="007B7E35">
        <w:rPr>
          <w:color w:val="000000"/>
        </w:rPr>
        <w:fldChar w:fldCharType="begin"/>
      </w:r>
      <w:r w:rsidR="00447007">
        <w:rPr>
          <w:color w:val="000000"/>
        </w:rPr>
        <w:instrText xml:space="preserve"> ADDIN EN.CITE &lt;EndNote&gt;&lt;Cite&gt;&lt;Author&gt;Cheng&lt;/Author&gt;&lt;Year&gt;2014&lt;/Year&gt;&lt;RecNum&gt;1&lt;/RecNum&gt;&lt;DisplayText&gt;[139]&lt;/DisplayText&gt;&lt;record&gt;&lt;rec-number&gt;1&lt;/rec-number&gt;&lt;foreign-keys&gt;&lt;key app="EN" db-id="5afra2929aw9efewdwv5axsfdzda9zxetv5a" timestamp="1618084913"&gt;1&lt;/key&gt;&lt;/foreign-keys&gt;&lt;ref-type name="Journal Article"&gt;17&lt;/ref-type&gt;&lt;contributors&gt;&lt;authors&gt;&lt;author&gt;Cheng, Tsung-Mei&lt;/author&gt;&lt;/authors&gt;&lt;/contributors&gt;&lt;titles&gt;&lt;title&gt;Vietnam’s health care system emphasizes prevention and pursues universal coverage&lt;/title&gt;&lt;secondary-title&gt;Health Affairs&lt;/secondary-title&gt;&lt;/titles&gt;&lt;periodical&gt;&lt;full-title&gt;Health Affairs&lt;/full-title&gt;&lt;/periodical&gt;&lt;pages&gt;2057-2063&lt;/pages&gt;&lt;volume&gt;33&lt;/volume&gt;&lt;number&gt;11&lt;/number&gt;&lt;dates&gt;&lt;year&gt;2014&lt;/year&gt;&lt;/dates&gt;&lt;isbn&gt;0278-2715&lt;/isbn&gt;&lt;urls&gt;&lt;/urls&gt;&lt;/record&gt;&lt;/Cite&gt;&lt;/EndNote&gt;</w:instrText>
      </w:r>
      <w:r w:rsidR="007B7E35">
        <w:rPr>
          <w:color w:val="000000"/>
        </w:rPr>
        <w:fldChar w:fldCharType="separate"/>
      </w:r>
      <w:r w:rsidR="00447007">
        <w:rPr>
          <w:noProof/>
          <w:color w:val="000000"/>
        </w:rPr>
        <w:t>[139]</w:t>
      </w:r>
      <w:r w:rsidR="007B7E35">
        <w:rPr>
          <w:color w:val="000000"/>
        </w:rPr>
        <w:fldChar w:fldCharType="end"/>
      </w:r>
      <w:r>
        <w:rPr>
          <w:color w:val="000000"/>
        </w:rPr>
        <w:t xml:space="preserve">. </w:t>
      </w:r>
    </w:p>
    <w:p w14:paraId="49480DFB" w14:textId="77777777" w:rsidR="00580ABD" w:rsidRDefault="00580ABD" w:rsidP="00580ABD">
      <w:pPr>
        <w:rPr>
          <w:color w:val="000000"/>
        </w:rPr>
      </w:pPr>
    </w:p>
    <w:p w14:paraId="6C4D2980" w14:textId="07BB36DC" w:rsidR="00580ABD" w:rsidRDefault="00580ABD" w:rsidP="00580ABD">
      <w:pPr>
        <w:jc w:val="both"/>
      </w:pPr>
      <w:r>
        <w:rPr>
          <w:color w:val="000000"/>
        </w:rPr>
        <w:t>While Viet Nam has made significant progress towards achieving UHC, it has not yet achieved full coverage of its population</w:t>
      </w:r>
      <w:r w:rsidR="0068121E">
        <w:rPr>
          <w:color w:val="000000"/>
        </w:rPr>
        <w:t xml:space="preserve"> (Figure 20)</w:t>
      </w:r>
      <w:r>
        <w:rPr>
          <w:color w:val="000000"/>
        </w:rPr>
        <w:t xml:space="preserve">. Social health insurance in Viet Nam began as early as 1992, and Viet Nam’s 2008 Law of Health Insurance called for universal coverage by 2014 </w:t>
      </w:r>
      <w:r w:rsidR="007B7E35">
        <w:rPr>
          <w:color w:val="000000"/>
        </w:rPr>
        <w:fldChar w:fldCharType="begin"/>
      </w:r>
      <w:r w:rsidR="00447007">
        <w:rPr>
          <w:color w:val="000000"/>
        </w:rPr>
        <w:instrText xml:space="preserve"> ADDIN EN.CITE &lt;EndNote&gt;&lt;Cite&gt;&lt;Author&gt;Cheng&lt;/Author&gt;&lt;Year&gt;2014&lt;/Year&gt;&lt;RecNum&gt;1&lt;/RecNum&gt;&lt;DisplayText&gt;[139]&lt;/DisplayText&gt;&lt;record&gt;&lt;rec-number&gt;1&lt;/rec-number&gt;&lt;foreign-keys&gt;&lt;key app="EN" db-id="5afra2929aw9efewdwv5axsfdzda9zxetv5a" timestamp="1618084913"&gt;1&lt;/key&gt;&lt;/foreign-keys&gt;&lt;ref-type name="Journal Article"&gt;17&lt;/ref-type&gt;&lt;contributors&gt;&lt;authors&gt;&lt;author&gt;Cheng, Tsung-Mei&lt;/author&gt;&lt;/authors&gt;&lt;/contributors&gt;&lt;titles&gt;&lt;title&gt;Vietnam’s health care system emphasizes prevention and pursues universal coverage&lt;/title&gt;&lt;secondary-title&gt;Health Affairs&lt;/secondary-title&gt;&lt;/titles&gt;&lt;periodical&gt;&lt;full-title&gt;Health Affairs&lt;/full-title&gt;&lt;/periodical&gt;&lt;pages&gt;2057-2063&lt;/pages&gt;&lt;volume&gt;33&lt;/volume&gt;&lt;number&gt;11&lt;/number&gt;&lt;dates&gt;&lt;year&gt;2014&lt;/year&gt;&lt;/dates&gt;&lt;isbn&gt;0278-2715&lt;/isbn&gt;&lt;urls&gt;&lt;/urls&gt;&lt;/record&gt;&lt;/Cite&gt;&lt;/EndNote&gt;</w:instrText>
      </w:r>
      <w:r w:rsidR="007B7E35">
        <w:rPr>
          <w:color w:val="000000"/>
        </w:rPr>
        <w:fldChar w:fldCharType="separate"/>
      </w:r>
      <w:r w:rsidR="00447007">
        <w:rPr>
          <w:noProof/>
          <w:color w:val="000000"/>
        </w:rPr>
        <w:t>[139]</w:t>
      </w:r>
      <w:r w:rsidR="007B7E35">
        <w:rPr>
          <w:color w:val="000000"/>
        </w:rPr>
        <w:fldChar w:fldCharType="end"/>
      </w:r>
      <w:r>
        <w:rPr>
          <w:color w:val="000000"/>
        </w:rPr>
        <w:t xml:space="preserve">. Despite these efforts, Viet Nam has still not achieved UHC. </w:t>
      </w:r>
      <w:r>
        <w:t>Alt</w:t>
      </w:r>
      <w:r>
        <w:rPr>
          <w:color w:val="000000"/>
        </w:rPr>
        <w:t xml:space="preserve">hough </w:t>
      </w:r>
      <w:r>
        <w:t>since</w:t>
      </w:r>
      <w:r>
        <w:rPr>
          <w:color w:val="000000"/>
        </w:rPr>
        <w:t xml:space="preserve"> 2016 Viet Nam had not earmarked a budgetary commitment to UHC, a Lancet study found that UHC </w:t>
      </w:r>
      <w:r>
        <w:rPr>
          <w:color w:val="000000"/>
        </w:rPr>
        <w:lastRenderedPageBreak/>
        <w:t xml:space="preserve">was still a high priority budget item; the same study concluded that while Viet Nam had initial programs and systems of implementation for UHC in progress, there was still a need for further systems development and capacity building to </w:t>
      </w:r>
      <w:r>
        <w:t>reach</w:t>
      </w:r>
      <w:r>
        <w:rPr>
          <w:color w:val="000000"/>
        </w:rPr>
        <w:t xml:space="preserve"> the population not yet covered </w:t>
      </w:r>
      <w:r w:rsidR="007B7E35">
        <w:rPr>
          <w:color w:val="000000"/>
        </w:rPr>
        <w:fldChar w:fldCharType="begin"/>
      </w:r>
      <w:r w:rsidR="00447007">
        <w:rPr>
          <w:color w:val="000000"/>
        </w:rPr>
        <w:instrText xml:space="preserve"> ADDIN EN.CITE &lt;EndNote&gt;&lt;Cite&gt;&lt;Author&gt;Reich&lt;/Author&gt;&lt;Year&gt;2016&lt;/Year&gt;&lt;RecNum&gt;9&lt;/RecNum&gt;&lt;DisplayText&gt;[141]&lt;/DisplayText&gt;&lt;record&gt;&lt;rec-number&gt;9&lt;/rec-number&gt;&lt;foreign-keys&gt;&lt;key app="EN" db-id="5afra2929aw9efewdwv5axsfdzda9zxetv5a" timestamp="1618158926"&gt;9&lt;/key&gt;&lt;/foreign-keys&gt;&lt;ref-type name="Journal Article"&gt;17&lt;/ref-type&gt;&lt;contributors&gt;&lt;authors&gt;&lt;author&gt;Reich, Michael R&lt;/author&gt;&lt;author&gt;Harris, Joseph&lt;/author&gt;&lt;author&gt;Ikegami, Naoki&lt;/author&gt;&lt;author&gt;Maeda, Akiko&lt;/author&gt;&lt;author&gt;Cashin, Cheryl&lt;/author&gt;&lt;author&gt;Araujo, Edson C&lt;/author&gt;&lt;author&gt;Takemi, Keizo&lt;/author&gt;&lt;author&gt;Evans, Timothy G&lt;/author&gt;&lt;/authors&gt;&lt;/contributors&gt;&lt;titles&gt;&lt;title&gt;Moving towards universal health coverage: lessons from 11 country studies&lt;/title&gt;&lt;secondary-title&gt;The Lancet&lt;/secondary-title&gt;&lt;/titles&gt;&lt;periodical&gt;&lt;full-title&gt;The Lancet&lt;/full-title&gt;&lt;/periodical&gt;&lt;pages&gt;811-816&lt;/pages&gt;&lt;volume&gt;387&lt;/volume&gt;&lt;number&gt;10020&lt;/number&gt;&lt;dates&gt;&lt;year&gt;2016&lt;/year&gt;&lt;/dates&gt;&lt;isbn&gt;0140-6736&lt;/isbn&gt;&lt;urls&gt;&lt;/urls&gt;&lt;/record&gt;&lt;/Cite&gt;&lt;/EndNote&gt;</w:instrText>
      </w:r>
      <w:r w:rsidR="007B7E35">
        <w:rPr>
          <w:color w:val="000000"/>
        </w:rPr>
        <w:fldChar w:fldCharType="separate"/>
      </w:r>
      <w:r w:rsidR="00447007">
        <w:rPr>
          <w:noProof/>
          <w:color w:val="000000"/>
        </w:rPr>
        <w:t>[141]</w:t>
      </w:r>
      <w:r w:rsidR="007B7E35">
        <w:rPr>
          <w:color w:val="000000"/>
        </w:rPr>
        <w:fldChar w:fldCharType="end"/>
      </w:r>
      <w:r>
        <w:t>. As of 2019, IHME estimated that Viet Nam had achieved 60</w:t>
      </w:r>
      <w:del w:id="574" w:author="Sooyoung Kim" w:date="2021-06-28T14:36:00Z">
        <w:r w:rsidDel="00DE65E1">
          <w:delText>%</w:delText>
        </w:r>
      </w:del>
      <w:ins w:id="575" w:author="Sooyoung Kim" w:date="2021-06-28T14:36:00Z">
        <w:r w:rsidR="00DE65E1">
          <w:t xml:space="preserve"> per cent</w:t>
        </w:r>
      </w:ins>
      <w:r>
        <w:t xml:space="preserve"> effective UHC coverage, an increase of 3-percentage points from 2010 </w:t>
      </w:r>
      <w:r w:rsidR="007B7E35">
        <w:fldChar w:fldCharType="begin"/>
      </w:r>
      <w:r w:rsidR="007B7E35">
        <w:instrText xml:space="preserve"> ADDIN EN.CITE &lt;EndNote&gt;&lt;Cite&gt;&lt;Author&gt;Murray&lt;/Author&gt;&lt;Year&gt;2020&lt;/Year&gt;&lt;RecNum&gt;25&lt;/RecNum&gt;&lt;DisplayText&gt;[39]&lt;/DisplayText&gt;&lt;record&gt;&lt;rec-number&gt;25&lt;/rec-number&gt;&lt;foreign-keys&gt;&lt;key app="EN" db-id="5afra2929aw9efewdwv5axsfdzda9zxetv5a" timestamp="1620588677"&gt;25&lt;/key&gt;&lt;/foreign-keys&gt;&lt;ref-type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Ibrahim&lt;/author&gt;&lt;/authors&gt;&lt;/contributors&gt;&lt;titles&gt;&lt;title&gt;Global burden of 87 risk factors in 204 countries and territories, 1990–2019: a systematic analysis for the Global Burden of Disease Study 2019&lt;/title&gt;&lt;secondary-title&gt;The Lancet&lt;/secondary-title&gt;&lt;/titles&gt;&lt;periodical&gt;&lt;full-title&gt;The Lancet&lt;/full-title&gt;&lt;/periodical&gt;&lt;pages&gt;1223-1249&lt;/pages&gt;&lt;volume&gt;396&lt;/volume&gt;&lt;number&gt;10258&lt;/number&gt;&lt;dates&gt;&lt;year&gt;2020&lt;/year&gt;&lt;/dates&gt;&lt;isbn&gt;0140-6736&lt;/isbn&gt;&lt;urls&gt;&lt;/urls&gt;&lt;/record&gt;&lt;/Cite&gt;&lt;/EndNote&gt;</w:instrText>
      </w:r>
      <w:r w:rsidR="007B7E35">
        <w:fldChar w:fldCharType="separate"/>
      </w:r>
      <w:r w:rsidR="007B7E35">
        <w:rPr>
          <w:noProof/>
        </w:rPr>
        <w:t>[39]</w:t>
      </w:r>
      <w:r w:rsidR="007B7E35">
        <w:fldChar w:fldCharType="end"/>
      </w:r>
      <w:r>
        <w:t xml:space="preserve">. </w:t>
      </w:r>
    </w:p>
    <w:p w14:paraId="673E131A" w14:textId="77777777" w:rsidR="00580ABD" w:rsidRDefault="00580ABD" w:rsidP="00580ABD">
      <w:pPr>
        <w:jc w:val="both"/>
      </w:pPr>
    </w:p>
    <w:p w14:paraId="536FB32C" w14:textId="77777777" w:rsidR="00580ABD" w:rsidRDefault="00580ABD" w:rsidP="00580ABD">
      <w:pPr>
        <w:jc w:val="center"/>
      </w:pPr>
      <w:r>
        <w:rPr>
          <w:noProof/>
        </w:rPr>
        <w:drawing>
          <wp:inline distT="0" distB="0" distL="0" distR="0" wp14:anchorId="0AB51608" wp14:editId="601AE74D">
            <wp:extent cx="3390109" cy="3017520"/>
            <wp:effectExtent l="0" t="0" r="127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et_Nam_uhc_2019.png"/>
                    <pic:cNvPicPr/>
                  </pic:nvPicPr>
                  <pic:blipFill rotWithShape="1">
                    <a:blip r:embed="rId37">
                      <a:extLst>
                        <a:ext uri="{28A0092B-C50C-407E-A947-70E740481C1C}">
                          <a14:useLocalDpi xmlns:a14="http://schemas.microsoft.com/office/drawing/2010/main" val="0"/>
                        </a:ext>
                      </a:extLst>
                    </a:blip>
                    <a:srcRect t="5304"/>
                    <a:stretch/>
                  </pic:blipFill>
                  <pic:spPr bwMode="auto">
                    <a:xfrm>
                      <a:off x="0" y="0"/>
                      <a:ext cx="3390109" cy="3017520"/>
                    </a:xfrm>
                    <a:prstGeom prst="rect">
                      <a:avLst/>
                    </a:prstGeom>
                    <a:ln>
                      <a:noFill/>
                    </a:ln>
                    <a:extLst>
                      <a:ext uri="{53640926-AAD7-44D8-BBD7-CCE9431645EC}">
                        <a14:shadowObscured xmlns:a14="http://schemas.microsoft.com/office/drawing/2010/main"/>
                      </a:ext>
                    </a:extLst>
                  </pic:spPr>
                </pic:pic>
              </a:graphicData>
            </a:graphic>
          </wp:inline>
        </w:drawing>
      </w:r>
    </w:p>
    <w:p w14:paraId="7F3979F2" w14:textId="1D6EAB9B" w:rsidR="00580ABD" w:rsidRDefault="00580ABD" w:rsidP="00580ABD">
      <w:pPr>
        <w:jc w:val="center"/>
      </w:pPr>
      <w:r>
        <w:t xml:space="preserve">Figure </w:t>
      </w:r>
      <w:r w:rsidR="0068121E">
        <w:t>20</w:t>
      </w:r>
      <w:r>
        <w:t xml:space="preserve">. </w:t>
      </w:r>
      <w:r w:rsidR="00F5048B">
        <w:t xml:space="preserve">The </w:t>
      </w:r>
      <w:r>
        <w:t>Universal Health Coverage effective coverage index for Viet Nam, 2019</w:t>
      </w:r>
    </w:p>
    <w:p w14:paraId="6B0415C7" w14:textId="77777777" w:rsidR="00C41725" w:rsidRDefault="00C41725" w:rsidP="00580ABD">
      <w:pPr>
        <w:jc w:val="both"/>
      </w:pPr>
    </w:p>
    <w:p w14:paraId="62B565FA" w14:textId="4FDC1E12" w:rsidR="00580ABD" w:rsidRDefault="00580ABD" w:rsidP="00580ABD">
      <w:pPr>
        <w:jc w:val="both"/>
      </w:pPr>
      <w:r>
        <w:t xml:space="preserve">Viet Nam, along with many countries in Southeast Asia, has been experiencing rapid development and a population in transition. While the economy is also steadily improving, the pace has not yet caught up with its population growth rate, leaving a high proportion of households, mostly concentrated in rural areas, in poverty. In rural areas, including the Northwest and Central Highland regions where remote mountainous communities are predominant and the fertility remains high, </w:t>
      </w:r>
      <w:r w:rsidR="008E0565">
        <w:t xml:space="preserve">the quality and coverage of </w:t>
      </w:r>
      <w:r>
        <w:t xml:space="preserve">maternal and child care </w:t>
      </w:r>
      <w:r w:rsidR="008E0565">
        <w:t>i</w:t>
      </w:r>
      <w:r>
        <w:t>s suboptimal, and the maternal and neonatal mortality rate is almost twice as high as the national average</w:t>
      </w:r>
      <w:r w:rsidR="007B7E35">
        <w:t xml:space="preserve"> </w:t>
      </w:r>
      <w:r w:rsidR="007B7E35">
        <w:fldChar w:fldCharType="begin"/>
      </w:r>
      <w:r w:rsidR="00447007">
        <w:instrText xml:space="preserve"> ADDIN EN.CITE &lt;EndNote&gt;&lt;Cite&gt;&lt;Author&gt;UNICEF&lt;/Author&gt;&lt;Year&gt;2015&lt;/Year&gt;&lt;RecNum&gt;116&lt;/RecNum&gt;&lt;DisplayText&gt;[142]&lt;/DisplayText&gt;&lt;record&gt;&lt;rec-number&gt;116&lt;/rec-number&gt;&lt;foreign-keys&gt;&lt;key app="EN" db-id="5afra2929aw9efewdwv5axsfdzda9zxetv5a" timestamp="1624834014"&gt;116&lt;/key&gt;&lt;/foreign-keys&gt;&lt;ref-type name="Report"&gt;27&lt;/ref-type&gt;&lt;contributors&gt;&lt;authors&gt;&lt;author&gt;UNICEF&lt;/author&gt;&lt;/authors&gt;&lt;/contributors&gt;&lt;titles&gt;&lt;title&gt;Maternal and Newborn Health Disparities Viet Nam&lt;/title&gt;&lt;secondary-title&gt;Maternal and Newborn Health Disparities&lt;/secondary-title&gt;&lt;/titles&gt;&lt;dates&gt;&lt;year&gt;2015&lt;/year&gt;&lt;/dates&gt;&lt;publisher&gt;UNICEF&lt;/publisher&gt;&lt;urls&gt;&lt;/urls&gt;&lt;/record&gt;&lt;/Cite&gt;&lt;/EndNote&gt;</w:instrText>
      </w:r>
      <w:r w:rsidR="007B7E35">
        <w:fldChar w:fldCharType="separate"/>
      </w:r>
      <w:r w:rsidR="00447007">
        <w:rPr>
          <w:noProof/>
        </w:rPr>
        <w:t>[142]</w:t>
      </w:r>
      <w:r w:rsidR="007B7E35">
        <w:fldChar w:fldCharType="end"/>
      </w:r>
      <w:r>
        <w:t>. Fast changing population dynamics, including a high birth rate as well as a rapidly ageing population, creates complicated patterns of infectious diseases and the burdens of both communicable and non-communicable diseases. Uncontrolled immigration from neighboring countries adds to the existing issues Viet Nam’s healthcare system must address</w:t>
      </w:r>
      <w:r w:rsidR="007B7E35">
        <w:t xml:space="preserve"> </w:t>
      </w:r>
      <w:r w:rsidR="007B7E35">
        <w:fldChar w:fldCharType="begin"/>
      </w:r>
      <w:r w:rsidR="00447007">
        <w:instrText xml:space="preserve"> ADDIN EN.CITE &lt;EndNote&gt;&lt;Cite&gt;&lt;Author&gt;IOM&lt;/Author&gt;&lt;Year&gt;2020&lt;/Year&gt;&lt;RecNum&gt;117&lt;/RecNum&gt;&lt;DisplayText&gt;[143]&lt;/DisplayText&gt;&lt;record&gt;&lt;rec-number&gt;117&lt;/rec-number&gt;&lt;foreign-keys&gt;&lt;key app="EN" db-id="5afra2929aw9efewdwv5axsfdzda9zxetv5a" timestamp="1624834124"&gt;117&lt;/key&gt;&lt;/foreign-keys&gt;&lt;ref-type name="Report"&gt;27&lt;/ref-type&gt;&lt;contributors&gt;&lt;authors&gt;&lt;author&gt;IOM&lt;/author&gt;&lt;/authors&gt;&lt;/contributors&gt;&lt;titles&gt;&lt;title&gt;Situation Analysis of Migrant Health in Viet Nam&lt;/title&gt;&lt;/titles&gt;&lt;dates&gt;&lt;year&gt;2020&lt;/year&gt;&lt;/dates&gt;&lt;publisher&gt;International Organization for Migration&lt;/publisher&gt;&lt;urls&gt;&lt;/urls&gt;&lt;/record&gt;&lt;/Cite&gt;&lt;/EndNote&gt;</w:instrText>
      </w:r>
      <w:r w:rsidR="007B7E35">
        <w:fldChar w:fldCharType="separate"/>
      </w:r>
      <w:r w:rsidR="00447007">
        <w:rPr>
          <w:noProof/>
        </w:rPr>
        <w:t>[143]</w:t>
      </w:r>
      <w:r w:rsidR="007B7E35">
        <w:fldChar w:fldCharType="end"/>
      </w:r>
      <w:r>
        <w:t>.</w:t>
      </w:r>
    </w:p>
    <w:p w14:paraId="641602A2" w14:textId="77777777" w:rsidR="00580ABD" w:rsidRDefault="00580ABD" w:rsidP="00580ABD">
      <w:pPr>
        <w:jc w:val="both"/>
      </w:pPr>
    </w:p>
    <w:p w14:paraId="3B6FE063" w14:textId="3CD95EE5" w:rsidR="00580ABD" w:rsidRDefault="00580ABD" w:rsidP="00580ABD">
      <w:pPr>
        <w:jc w:val="both"/>
      </w:pPr>
      <w:r>
        <w:t xml:space="preserve">Despite the above-mentioned challenges, Viet Nam achieved some great progress towards the </w:t>
      </w:r>
      <w:del w:id="576" w:author="Sooyoung Kim" w:date="2021-06-28T14:37:00Z">
        <w:r w:rsidDel="00DE65E1">
          <w:delText>SDG3</w:delText>
        </w:r>
      </w:del>
      <w:ins w:id="577" w:author="Sooyoung Kim" w:date="2021-06-28T14:37:00Z">
        <w:r w:rsidR="00DE65E1">
          <w:t>SDG-3</w:t>
        </w:r>
      </w:ins>
      <w:r>
        <w:t xml:space="preserve"> targets over the past decade. The country publishes an annual report on their progress towards SDG goals jointly with the UN agencies</w:t>
      </w:r>
      <w:r w:rsidR="007B7E35">
        <w:t xml:space="preserve"> </w:t>
      </w:r>
      <w:r w:rsidR="007B7E35">
        <w:fldChar w:fldCharType="begin"/>
      </w:r>
      <w:r w:rsidR="00447007">
        <w:instrText xml:space="preserve"> ADDIN EN.CITE &lt;EndNote&gt;&lt;Cite&gt;&lt;Author&gt;MOH&lt;/Author&gt;&lt;Year&gt;2018&lt;/Year&gt;&lt;RecNum&gt;118&lt;/RecNum&gt;&lt;DisplayText&gt;[144]&lt;/DisplayText&gt;&lt;record&gt;&lt;rec-number&gt;118&lt;/rec-number&gt;&lt;foreign-keys&gt;&lt;key app="EN" db-id="5afra2929aw9efewdwv5axsfdzda9zxetv5a" timestamp="1624834232"&gt;118&lt;/key&gt;&lt;/foreign-keys&gt;&lt;ref-type name="Report"&gt;27&lt;/ref-type&gt;&lt;contributors&gt;&lt;authors&gt;&lt;author&gt;Viet Nam MOH&lt;/author&gt;&lt;/authors&gt;&lt;/contributors&gt;&lt;titles&gt;&lt;title&gt;Viet Nam’s Voluntary National Review on the Implementaiton of the Sustainable Development Goals&lt;/title&gt;&lt;/titles&gt;&lt;dates&gt;&lt;year&gt;2018&lt;/year&gt;&lt;/dates&gt;&lt;pub-location&gt;Ha Noi&lt;/pub-location&gt;&lt;publisher&gt;Viet Nam’s Ministry of Health&lt;/publisher&gt;&lt;urls&gt;&lt;/urls&gt;&lt;/record&gt;&lt;/Cite&gt;&lt;/EndNote&gt;</w:instrText>
      </w:r>
      <w:r w:rsidR="007B7E35">
        <w:fldChar w:fldCharType="separate"/>
      </w:r>
      <w:r w:rsidR="00447007">
        <w:rPr>
          <w:noProof/>
        </w:rPr>
        <w:t>[144]</w:t>
      </w:r>
      <w:r w:rsidR="007B7E35">
        <w:fldChar w:fldCharType="end"/>
      </w:r>
      <w:r>
        <w:t>. According to the most recent report published in 2018, between 2000 and 2015, Viet Nam’s effort has been focused on reducing the burden of communicable diseases, including HIV/AIDS and Tuberculosis, resulting in significant reductions in incidence and deaths during this period. Circa 2018, the UN and interagency partners were implementing 77 key programs across various locations in Viet Nam with the common aim to achieve SDG targets</w:t>
      </w:r>
      <w:r w:rsidR="007B7E35">
        <w:t xml:space="preserve"> </w:t>
      </w:r>
      <w:r w:rsidR="007B7E35">
        <w:fldChar w:fldCharType="begin"/>
      </w:r>
      <w:r w:rsidR="00447007">
        <w:instrText xml:space="preserve"> ADDIN EN.CITE &lt;EndNote&gt;&lt;Cite&gt;&lt;Author&gt;UN&lt;/Author&gt;&lt;Year&gt;2021&lt;/Year&gt;&lt;RecNum&gt;119&lt;/RecNum&gt;&lt;DisplayText&gt;[145]&lt;/DisplayText&gt;&lt;record&gt;&lt;rec-number&gt;119&lt;/rec-number&gt;&lt;foreign-keys&gt;&lt;key app="EN" db-id="5afra2929aw9efewdwv5axsfdzda9zxetv5a" timestamp="1624834307"&gt;119&lt;/key&gt;&lt;/foreign-keys&gt;&lt;ref-type name="Web Page"&gt;12&lt;/ref-type&gt;&lt;contributors&gt;&lt;authors&gt;&lt;author&gt;UN&lt;/author&gt;&lt;/authors&gt;&lt;/contributors&gt;&lt;titles&gt;&lt;title&gt;The Sustainable Development Goals in Viet Nam&lt;/title&gt;&lt;/titles&gt;&lt;volume&gt;2021&lt;/volume&gt;&lt;dates&gt;&lt;year&gt;2021&lt;/year&gt;&lt;/dates&gt;&lt;pub-location&gt;Online&lt;/pub-location&gt;&lt;publisher&gt;United Nations Viet Nam&lt;/publisher&gt;&lt;urls&gt;&lt;/urls&gt;&lt;/record&gt;&lt;/Cite&gt;&lt;/EndNote&gt;</w:instrText>
      </w:r>
      <w:r w:rsidR="007B7E35">
        <w:fldChar w:fldCharType="separate"/>
      </w:r>
      <w:r w:rsidR="00447007">
        <w:rPr>
          <w:noProof/>
        </w:rPr>
        <w:t>[145]</w:t>
      </w:r>
      <w:r w:rsidR="007B7E35">
        <w:fldChar w:fldCharType="end"/>
      </w:r>
      <w:r>
        <w:t xml:space="preserve">. These efforts are representative of a campaign over the past decade to reinforce policy and law related to public health and social welfare. An observational study compared Viet Nam and China’s public health law </w:t>
      </w:r>
      <w:r>
        <w:lastRenderedPageBreak/>
        <w:t>coverage and concluded that Viet Nam has a high coverage of public health laws across various areas; these public health laws range from creating social insurance to improving public health</w:t>
      </w:r>
      <w:r w:rsidR="007B7E35">
        <w:t xml:space="preserve"> </w:t>
      </w:r>
      <w:r w:rsidR="007B7E35">
        <w:fldChar w:fldCharType="begin"/>
      </w:r>
      <w:r w:rsidR="00447007">
        <w:instrText xml:space="preserve"> ADDIN EN.CITE &lt;EndNote&gt;&lt;Cite&gt;&lt;Author&gt;Lee&lt;/Author&gt;&lt;Year&gt;2019&lt;/Year&gt;&lt;RecNum&gt;120&lt;/RecNum&gt;&lt;DisplayText&gt;[145, 146]&lt;/DisplayText&gt;&lt;record&gt;&lt;rec-number&gt;120&lt;/rec-number&gt;&lt;foreign-keys&gt;&lt;key app="EN" db-id="5afra2929aw9efewdwv5axsfdzda9zxetv5a" timestamp="1624834355"&gt;120&lt;/key&gt;&lt;/foreign-keys&gt;&lt;ref-type name="Journal Article"&gt;17&lt;/ref-type&gt;&lt;contributors&gt;&lt;authors&gt;&lt;author&gt;Lee, Yuri&lt;/author&gt;&lt;author&gt;Kim, So Yoon&lt;/author&gt;&lt;/authors&gt;&lt;/contributors&gt;&lt;titles&gt;&lt;title&gt;Public health law coverage in support of the health-related sustainable development goals (SDGs) among 33 Western Pacific countries&lt;/title&gt;&lt;secondary-title&gt;Globalization and health&lt;/secondary-title&gt;&lt;/titles&gt;&lt;periodical&gt;&lt;full-title&gt;Globalization and health&lt;/full-title&gt;&lt;/periodical&gt;&lt;pages&gt;1-12&lt;/pages&gt;&lt;volume&gt;15&lt;/volume&gt;&lt;number&gt;1&lt;/number&gt;&lt;dates&gt;&lt;year&gt;2019&lt;/year&gt;&lt;/dates&gt;&lt;isbn&gt;1744-8603&lt;/isbn&gt;&lt;urls&gt;&lt;/urls&gt;&lt;/record&gt;&lt;/Cite&gt;&lt;Cite&gt;&lt;Author&gt;UN&lt;/Author&gt;&lt;Year&gt;2021&lt;/Year&gt;&lt;RecNum&gt;119&lt;/RecNum&gt;&lt;record&gt;&lt;rec-number&gt;119&lt;/rec-number&gt;&lt;foreign-keys&gt;&lt;key app="EN" db-id="5afra2929aw9efewdwv5axsfdzda9zxetv5a" timestamp="1624834307"&gt;119&lt;/key&gt;&lt;/foreign-keys&gt;&lt;ref-type name="Web Page"&gt;12&lt;/ref-type&gt;&lt;contributors&gt;&lt;authors&gt;&lt;author&gt;UN&lt;/author&gt;&lt;/authors&gt;&lt;/contributors&gt;&lt;titles&gt;&lt;title&gt;The Sustainable Development Goals in Viet Nam&lt;/title&gt;&lt;/titles&gt;&lt;volume&gt;2021&lt;/volume&gt;&lt;dates&gt;&lt;year&gt;2021&lt;/year&gt;&lt;/dates&gt;&lt;pub-location&gt;Online&lt;/pub-location&gt;&lt;publisher&gt;United Nations Viet Nam&lt;/publisher&gt;&lt;urls&gt;&lt;/urls&gt;&lt;/record&gt;&lt;/Cite&gt;&lt;/EndNote&gt;</w:instrText>
      </w:r>
      <w:r w:rsidR="007B7E35">
        <w:fldChar w:fldCharType="separate"/>
      </w:r>
      <w:r w:rsidR="00447007">
        <w:rPr>
          <w:noProof/>
        </w:rPr>
        <w:t>[145, 146]</w:t>
      </w:r>
      <w:r w:rsidR="007B7E35">
        <w:fldChar w:fldCharType="end"/>
      </w:r>
      <w:r>
        <w:t xml:space="preserve">. While the rural-urban disparities in maternal and child health indicators currently remain as a key issue, Viet Nam has been rolling out generally strong neonatal care guidelines across the country </w:t>
      </w:r>
      <w:r w:rsidR="007B7E35">
        <w:fldChar w:fldCharType="begin"/>
      </w:r>
      <w:r w:rsidR="00447007">
        <w:instrText xml:space="preserve"> ADDIN EN.CITE &lt;EndNote&gt;&lt;Cite&gt;&lt;Author&gt;Raven&lt;/Author&gt;&lt;Year&gt;2016&lt;/Year&gt;&lt;RecNum&gt;121&lt;/RecNum&gt;&lt;DisplayText&gt;[147]&lt;/DisplayText&gt;&lt;record&gt;&lt;rec-number&gt;121&lt;/rec-number&gt;&lt;foreign-keys&gt;&lt;key app="EN" db-id="5afra2929aw9efewdwv5axsfdzda9zxetv5a" timestamp="1624834440"&gt;121&lt;/key&gt;&lt;/foreign-keys&gt;&lt;ref-type name="Journal Article"&gt;17&lt;/ref-type&gt;&lt;contributors&gt;&lt;authors&gt;&lt;author&gt;Raven, Joanna&lt;/author&gt;&lt;author&gt;Liu, Xiaoyun&lt;/author&gt;&lt;author&gt;Hu, Dan&lt;/author&gt;&lt;author&gt;Zhu, Weiming&lt;/author&gt;&lt;author&gt;Hoa, Dinh Thi Phuong&lt;/author&gt;&lt;author&gt;Duong, Doan Thi Thuy&lt;/author&gt;&lt;author&gt;Alonso-Garbayo, Alvaro&lt;/author&gt;&lt;author&gt;Martineau, Tim&lt;/author&gt;&lt;/authors&gt;&lt;/contributors&gt;&lt;titles&gt;&lt;title&gt;Using guidelines to improve neonatal health in China and Vietnam: a qualitative study&lt;/title&gt;&lt;secondary-title&gt;BMC health services research&lt;/secondary-title&gt;&lt;/titles&gt;&lt;periodical&gt;&lt;full-title&gt;BMC health services research&lt;/full-title&gt;&lt;/periodical&gt;&lt;pages&gt;1-13&lt;/pages&gt;&lt;volume&gt;16&lt;/volume&gt;&lt;number&gt;1&lt;/number&gt;&lt;dates&gt;&lt;year&gt;2016&lt;/year&gt;&lt;/dates&gt;&lt;isbn&gt;1472-6963&lt;/isbn&gt;&lt;urls&gt;&lt;/urls&gt;&lt;/record&gt;&lt;/Cite&gt;&lt;/EndNote&gt;</w:instrText>
      </w:r>
      <w:r w:rsidR="007B7E35">
        <w:fldChar w:fldCharType="separate"/>
      </w:r>
      <w:r w:rsidR="00447007">
        <w:rPr>
          <w:noProof/>
        </w:rPr>
        <w:t>[147]</w:t>
      </w:r>
      <w:r w:rsidR="007B7E35">
        <w:fldChar w:fldCharType="end"/>
      </w:r>
      <w:r>
        <w:t xml:space="preserve">. Health experts widely consider Viet Nam’s focus on law and policy reinforcement as the most effective approach to building a health system with strong resilience and long-term sustainability. </w:t>
      </w:r>
    </w:p>
    <w:p w14:paraId="4E000025" w14:textId="77777777" w:rsidR="00580ABD" w:rsidRDefault="00580ABD" w:rsidP="00580ABD">
      <w:pPr>
        <w:jc w:val="both"/>
      </w:pPr>
    </w:p>
    <w:p w14:paraId="71125E89" w14:textId="0A77E7E2" w:rsidR="00580ABD" w:rsidRDefault="00580ABD" w:rsidP="00580ABD">
      <w:pPr>
        <w:jc w:val="both"/>
      </w:pPr>
      <w:r>
        <w:t xml:space="preserve">Viet Nam faces three primary health systems related challenges that complicated its response to COVID-19. First, the country generally faces overcrowding in hospitals; according to a recent interview conducted right before COVID, Viet Nam had about 24.5 beds per 10,000 population </w:t>
      </w:r>
      <w:r w:rsidR="005049AD">
        <w:fldChar w:fldCharType="begin"/>
      </w:r>
      <w:r w:rsidR="00447007">
        <w:instrText xml:space="preserve"> ADDIN EN.CITE &lt;EndNote&gt;&lt;Cite&gt;&lt;Author&gt;Cheng&lt;/Author&gt;&lt;Year&gt;2014&lt;/Year&gt;&lt;RecNum&gt;1&lt;/RecNum&gt;&lt;DisplayText&gt;[139]&lt;/DisplayText&gt;&lt;record&gt;&lt;rec-number&gt;1&lt;/rec-number&gt;&lt;foreign-keys&gt;&lt;key app="EN" db-id="5afra2929aw9efewdwv5axsfdzda9zxetv5a" timestamp="1618084913"&gt;1&lt;/key&gt;&lt;/foreign-keys&gt;&lt;ref-type name="Journal Article"&gt;17&lt;/ref-type&gt;&lt;contributors&gt;&lt;authors&gt;&lt;author&gt;Cheng, Tsung-Mei&lt;/author&gt;&lt;/authors&gt;&lt;/contributors&gt;&lt;titles&gt;&lt;title&gt;Vietnam’s health care system emphasizes prevention and pursues universal coverage&lt;/title&gt;&lt;secondary-title&gt;Health Affairs&lt;/secondary-title&gt;&lt;/titles&gt;&lt;periodical&gt;&lt;full-title&gt;Health Affairs&lt;/full-title&gt;&lt;/periodical&gt;&lt;pages&gt;2057-2063&lt;/pages&gt;&lt;volume&gt;33&lt;/volume&gt;&lt;number&gt;11&lt;/number&gt;&lt;dates&gt;&lt;year&gt;2014&lt;/year&gt;&lt;/dates&gt;&lt;isbn&gt;0278-2715&lt;/isbn&gt;&lt;urls&gt;&lt;/urls&gt;&lt;/record&gt;&lt;/Cite&gt;&lt;/EndNote&gt;</w:instrText>
      </w:r>
      <w:r w:rsidR="005049AD">
        <w:fldChar w:fldCharType="separate"/>
      </w:r>
      <w:r w:rsidR="00447007">
        <w:rPr>
          <w:noProof/>
        </w:rPr>
        <w:t>[139]</w:t>
      </w:r>
      <w:r w:rsidR="005049AD">
        <w:fldChar w:fldCharType="end"/>
      </w:r>
      <w:r>
        <w:t>. Even prior to COVID-19, this led to bed occupancy rates reaching 120</w:t>
      </w:r>
      <w:del w:id="578" w:author="Sooyoung Kim" w:date="2021-06-28T14:36:00Z">
        <w:r w:rsidDel="00DE65E1">
          <w:delText>%</w:delText>
        </w:r>
      </w:del>
      <w:ins w:id="579" w:author="Sooyoung Kim" w:date="2021-06-28T14:36:00Z">
        <w:r w:rsidR="00DE65E1">
          <w:t xml:space="preserve"> per cent</w:t>
        </w:r>
      </w:ins>
      <w:r>
        <w:t>-160</w:t>
      </w:r>
      <w:del w:id="580" w:author="Sooyoung Kim" w:date="2021-06-28T14:36:00Z">
        <w:r w:rsidDel="00DE65E1">
          <w:delText>%</w:delText>
        </w:r>
      </w:del>
      <w:ins w:id="581" w:author="Sooyoung Kim" w:date="2021-06-28T14:36:00Z">
        <w:r w:rsidR="00DE65E1">
          <w:t xml:space="preserve"> per cent</w:t>
        </w:r>
      </w:ins>
      <w:r>
        <w:t xml:space="preserve">, especially in the central hospitals of some large cities </w:t>
      </w:r>
      <w:r w:rsidR="005049AD">
        <w:fldChar w:fldCharType="begin"/>
      </w:r>
      <w:r w:rsidR="00447007">
        <w:instrText xml:space="preserve"> ADDIN EN.CITE &lt;EndNote&gt;&lt;Cite&gt;&lt;Author&gt;Takashima&lt;/Author&gt;&lt;Year&gt;2017&lt;/Year&gt;&lt;RecNum&gt;14&lt;/RecNum&gt;&lt;DisplayText&gt;[140]&lt;/DisplayText&gt;&lt;record&gt;&lt;rec-number&gt;14&lt;/rec-number&gt;&lt;foreign-keys&gt;&lt;key app="EN" db-id="5afra2929aw9efewdwv5axsfdzda9zxetv5a" timestamp="1618319697"&gt;14&lt;/key&gt;&lt;/foreign-keys&gt;&lt;ref-type name="Journal Article"&gt;17&lt;/ref-type&gt;&lt;contributors&gt;&lt;authors&gt;&lt;author&gt;Takashima, Kyoko&lt;/author&gt;&lt;author&gt;Wada, Koji&lt;/author&gt;&lt;author&gt;Tra, Ton Thanh&lt;/author&gt;&lt;author&gt;Smith, Derek R&lt;/author&gt;&lt;/authors&gt;&lt;/contributors&gt;&lt;titles&gt;&lt;title&gt;A review of Vietnam’s healthcare reform through the Direction of Healthcare Activities (DOHA)&lt;/title&gt;&lt;secondary-title&gt;Environmental health and preventive medicine&lt;/secondary-title&gt;&lt;/titles&gt;&lt;periodical&gt;&lt;full-title&gt;Environmental health and preventive medicine&lt;/full-title&gt;&lt;/periodical&gt;&lt;pages&gt;1-7&lt;/pages&gt;&lt;volume&gt;22&lt;/volume&gt;&lt;number&gt;1&lt;/number&gt;&lt;dates&gt;&lt;year&gt;2017&lt;/year&gt;&lt;/dates&gt;&lt;isbn&gt;1347-4715&lt;/isbn&gt;&lt;urls&gt;&lt;/urls&gt;&lt;/record&gt;&lt;/Cite&gt;&lt;/EndNote&gt;</w:instrText>
      </w:r>
      <w:r w:rsidR="005049AD">
        <w:fldChar w:fldCharType="separate"/>
      </w:r>
      <w:r w:rsidR="00447007">
        <w:rPr>
          <w:noProof/>
        </w:rPr>
        <w:t>[140]</w:t>
      </w:r>
      <w:r w:rsidR="005049AD">
        <w:fldChar w:fldCharType="end"/>
      </w:r>
      <w:r>
        <w:t>. Second, there is an urban-rural health divide, wherein people living in rural settings often have pre-existing comorbidities and limited access to health services</w:t>
      </w:r>
      <w:r w:rsidR="00F556F6">
        <w:t xml:space="preserve"> </w:t>
      </w:r>
      <w:r w:rsidR="00F556F6">
        <w:fldChar w:fldCharType="begin"/>
      </w:r>
      <w:r w:rsidR="00447007">
        <w:instrText xml:space="preserve"> ADDIN EN.CITE &lt;EndNote&gt;&lt;Cite&gt;&lt;Author&gt;Tran&lt;/Author&gt;&lt;Year&gt;2016&lt;/Year&gt;&lt;RecNum&gt;12&lt;/RecNum&gt;&lt;DisplayText&gt;[148]&lt;/DisplayText&gt;&lt;record&gt;&lt;rec-number&gt;12&lt;/rec-number&gt;&lt;foreign-keys&gt;&lt;key app="EN" db-id="5afra2929aw9efewdwv5axsfdzda9zxetv5a" timestamp="1618319277"&gt;12&lt;/key&gt;&lt;/foreign-keys&gt;&lt;ref-type name="Journal Article"&gt;17&lt;/ref-type&gt;&lt;contributors&gt;&lt;authors&gt;&lt;author&gt;Tran, Bach Xuan&lt;/author&gt;&lt;author&gt;Nguyen, Long Hoang&lt;/author&gt;&lt;author&gt;Nong, Vuong Minh&lt;/author&gt;&lt;author&gt;Nguyen, Cuong Tat&lt;/author&gt;&lt;/authors&gt;&lt;/contributors&gt;&lt;titles&gt;&lt;title&gt;Health status and health service utilization in remote and mountainous areas in Vietnam&lt;/title&gt;&lt;secondary-title&gt;Health and quality of life outcomes&lt;/secondary-title&gt;&lt;/titles&gt;&lt;periodical&gt;&lt;full-title&gt;Health and quality of life outcomes&lt;/full-title&gt;&lt;/periodical&gt;&lt;pages&gt;1-9&lt;/pages&gt;&lt;volume&gt;14&lt;/volume&gt;&lt;number&gt;1&lt;/number&gt;&lt;dates&gt;&lt;year&gt;2016&lt;/year&gt;&lt;/dates&gt;&lt;isbn&gt;1477-7525&lt;/isbn&gt;&lt;urls&gt;&lt;/urls&gt;&lt;/record&gt;&lt;/Cite&gt;&lt;/EndNote&gt;</w:instrText>
      </w:r>
      <w:r w:rsidR="00F556F6">
        <w:fldChar w:fldCharType="separate"/>
      </w:r>
      <w:r w:rsidR="00447007">
        <w:rPr>
          <w:noProof/>
        </w:rPr>
        <w:t>[148]</w:t>
      </w:r>
      <w:r w:rsidR="00F556F6">
        <w:fldChar w:fldCharType="end"/>
      </w:r>
      <w:r>
        <w:t>. Third, there is also a shortage of physicians; Viet Nam reported roughly 8 physicians per 10,000 people in 2015</w:t>
      </w:r>
      <w:r w:rsidR="00547AA0">
        <w:t xml:space="preserve"> </w:t>
      </w:r>
      <w:r w:rsidR="00547AA0">
        <w:fldChar w:fldCharType="begin"/>
      </w:r>
      <w:r w:rsidR="00447007">
        <w:instrText xml:space="preserve"> ADDIN EN.CITE &lt;EndNote&gt;&lt;Cite&gt;&lt;Author&gt;Takashima&lt;/Author&gt;&lt;Year&gt;2017&lt;/Year&gt;&lt;RecNum&gt;14&lt;/RecNum&gt;&lt;DisplayText&gt;[140]&lt;/DisplayText&gt;&lt;record&gt;&lt;rec-number&gt;14&lt;/rec-number&gt;&lt;foreign-keys&gt;&lt;key app="EN" db-id="5afra2929aw9efewdwv5axsfdzda9zxetv5a" timestamp="1618319697"&gt;14&lt;/key&gt;&lt;/foreign-keys&gt;&lt;ref-type name="Journal Article"&gt;17&lt;/ref-type&gt;&lt;contributors&gt;&lt;authors&gt;&lt;author&gt;Takashima, Kyoko&lt;/author&gt;&lt;author&gt;Wada, Koji&lt;/author&gt;&lt;author&gt;Tra, Ton Thanh&lt;/author&gt;&lt;author&gt;Smith, Derek R&lt;/author&gt;&lt;/authors&gt;&lt;/contributors&gt;&lt;titles&gt;&lt;title&gt;A review of Vietnam’s healthcare reform through the Direction of Healthcare Activities (DOHA)&lt;/title&gt;&lt;secondary-title&gt;Environmental health and preventive medicine&lt;/secondary-title&gt;&lt;/titles&gt;&lt;periodical&gt;&lt;full-title&gt;Environmental health and preventive medicine&lt;/full-title&gt;&lt;/periodical&gt;&lt;pages&gt;1-7&lt;/pages&gt;&lt;volume&gt;22&lt;/volume&gt;&lt;number&gt;1&lt;/number&gt;&lt;dates&gt;&lt;year&gt;2017&lt;/year&gt;&lt;/dates&gt;&lt;isbn&gt;1347-4715&lt;/isbn&gt;&lt;urls&gt;&lt;/urls&gt;&lt;/record&gt;&lt;/Cite&gt;&lt;/EndNote&gt;</w:instrText>
      </w:r>
      <w:r w:rsidR="00547AA0">
        <w:fldChar w:fldCharType="separate"/>
      </w:r>
      <w:r w:rsidR="00447007">
        <w:rPr>
          <w:noProof/>
        </w:rPr>
        <w:t>[140]</w:t>
      </w:r>
      <w:r w:rsidR="00547AA0">
        <w:fldChar w:fldCharType="end"/>
      </w:r>
      <w:r>
        <w:t xml:space="preserve">. These factors raised questions of healthcare capacity during COVID-19, </w:t>
      </w:r>
      <w:proofErr w:type="gramStart"/>
      <w:r>
        <w:t>and also</w:t>
      </w:r>
      <w:proofErr w:type="gramEnd"/>
      <w:r>
        <w:t xml:space="preserve"> highlight why Viet Nam focused so much of its efforts during the pandemic on preventing the spread of disease. </w:t>
      </w:r>
    </w:p>
    <w:p w14:paraId="68C19877" w14:textId="77777777" w:rsidR="00580ABD" w:rsidRDefault="00580ABD" w:rsidP="00580ABD">
      <w:pPr>
        <w:jc w:val="both"/>
      </w:pPr>
    </w:p>
    <w:p w14:paraId="6603003E" w14:textId="77777777" w:rsidR="00580ABD" w:rsidRDefault="00580ABD" w:rsidP="00580ABD">
      <w:pPr>
        <w:jc w:val="both"/>
      </w:pPr>
      <w:r>
        <w:t>Although Viet Nam’s progress towards UHC may not account for its success in containing the first two waves of infections during the first year of the pandemic—instead, Viet Nam’s high level of pandemic preparedness and rapid and swift governmental response seem to have played a larger role—it may help the country recover faster from COVID-19. Moreover, given the country’s current investment in reinforcing the law and policy to build a resilient health system, coupled with its experience with COVID-19, Viet Nam may be able to respond to the next pandemic more effectively. The health system’s future success, however, might rely on how the country expands UHC in the face of growing immigration.</w:t>
      </w:r>
    </w:p>
    <w:p w14:paraId="1C2D43C3" w14:textId="77777777" w:rsidR="00580ABD" w:rsidRDefault="00580ABD" w:rsidP="00580ABD">
      <w:pPr>
        <w:jc w:val="both"/>
      </w:pPr>
    </w:p>
    <w:p w14:paraId="0F8D3F46" w14:textId="77777777" w:rsidR="00580ABD" w:rsidRDefault="00580ABD" w:rsidP="00580ABD">
      <w:pPr>
        <w:rPr>
          <w:i/>
          <w:color w:val="000000"/>
        </w:rPr>
      </w:pPr>
      <w:r>
        <w:rPr>
          <w:i/>
          <w:color w:val="000000"/>
        </w:rPr>
        <w:t xml:space="preserve">Pandemic preparedness and response capacity </w:t>
      </w:r>
    </w:p>
    <w:p w14:paraId="38C11315" w14:textId="7D784E29" w:rsidR="00580ABD" w:rsidRDefault="00580ABD" w:rsidP="00580ABD">
      <w:pPr>
        <w:pBdr>
          <w:top w:val="nil"/>
          <w:left w:val="nil"/>
          <w:bottom w:val="nil"/>
          <w:right w:val="nil"/>
          <w:between w:val="nil"/>
        </w:pBdr>
        <w:jc w:val="both"/>
        <w:rPr>
          <w:color w:val="000000"/>
        </w:rPr>
      </w:pPr>
      <w:r>
        <w:t xml:space="preserve">Over the last few decades, Viet Nam accumulated substantial experience in controlling infectious diseases, including malaria, HIV/AIDS, tuberculosis, and parasitic diseases; </w:t>
      </w:r>
      <w:proofErr w:type="gramStart"/>
      <w:r>
        <w:t>as a result of</w:t>
      </w:r>
      <w:proofErr w:type="gramEnd"/>
      <w:r>
        <w:t xml:space="preserve"> disease surveillance efforts, these diseases have led to markedly fewer premature deaths in the population during this period [cite IHME GBD]. However, Viet Nam’s most pertinent experience was dealing with emerging infectious disease epidemics, notably</w:t>
      </w:r>
      <w:r>
        <w:rPr>
          <w:color w:val="000000"/>
        </w:rPr>
        <w:t xml:space="preserve"> SARS-CoV-1 in 200</w:t>
      </w:r>
      <w:r>
        <w:t>3</w:t>
      </w:r>
      <w:r>
        <w:rPr>
          <w:color w:val="000000"/>
        </w:rPr>
        <w:t xml:space="preserve"> (Viet Nam was the first country to successfully control Severe Acute Respiratory Syndrome, SARS), </w:t>
      </w:r>
      <w:r>
        <w:t>Swine Flu (H1N1),</w:t>
      </w:r>
      <w:r>
        <w:rPr>
          <w:color w:val="000000"/>
        </w:rPr>
        <w:t xml:space="preserve"> and </w:t>
      </w:r>
      <w:r>
        <w:t xml:space="preserve">Avian influenza </w:t>
      </w:r>
      <w:r>
        <w:rPr>
          <w:color w:val="000000"/>
        </w:rPr>
        <w:t>(H5N1</w:t>
      </w:r>
      <w:r>
        <w:t>) in 2004</w:t>
      </w:r>
      <w:r>
        <w:rPr>
          <w:color w:val="000000"/>
        </w:rPr>
        <w:t xml:space="preserve"> </w:t>
      </w:r>
      <w:r w:rsidR="00547AA0">
        <w:rPr>
          <w:color w:val="000000"/>
        </w:rPr>
        <w:fldChar w:fldCharType="begin"/>
      </w:r>
      <w:r w:rsidR="00447007">
        <w:rPr>
          <w:color w:val="000000"/>
        </w:rPr>
        <w:instrText xml:space="preserve"> ADDIN EN.CITE &lt;EndNote&gt;&lt;Cite&gt;&lt;Author&gt;Cheng&lt;/Author&gt;&lt;Year&gt;2014&lt;/Year&gt;&lt;RecNum&gt;1&lt;/RecNum&gt;&lt;DisplayText&gt;[139]&lt;/DisplayText&gt;&lt;record&gt;&lt;rec-number&gt;1&lt;/rec-number&gt;&lt;foreign-keys&gt;&lt;key app="EN" db-id="5afra2929aw9efewdwv5axsfdzda9zxetv5a" timestamp="1618084913"&gt;1&lt;/key&gt;&lt;/foreign-keys&gt;&lt;ref-type name="Journal Article"&gt;17&lt;/ref-type&gt;&lt;contributors&gt;&lt;authors&gt;&lt;author&gt;Cheng, Tsung-Mei&lt;/author&gt;&lt;/authors&gt;&lt;/contributors&gt;&lt;titles&gt;&lt;title&gt;Vietnam’s health care system emphasizes prevention and pursues universal coverage&lt;/title&gt;&lt;secondary-title&gt;Health Affairs&lt;/secondary-title&gt;&lt;/titles&gt;&lt;periodical&gt;&lt;full-title&gt;Health Affairs&lt;/full-title&gt;&lt;/periodical&gt;&lt;pages&gt;2057-2063&lt;/pages&gt;&lt;volume&gt;33&lt;/volume&gt;&lt;number&gt;11&lt;/number&gt;&lt;dates&gt;&lt;year&gt;2014&lt;/year&gt;&lt;/dates&gt;&lt;isbn&gt;0278-2715&lt;/isbn&gt;&lt;urls&gt;&lt;/urls&gt;&lt;/record&gt;&lt;/Cite&gt;&lt;/EndNote&gt;</w:instrText>
      </w:r>
      <w:r w:rsidR="00547AA0">
        <w:rPr>
          <w:color w:val="000000"/>
        </w:rPr>
        <w:fldChar w:fldCharType="separate"/>
      </w:r>
      <w:r w:rsidR="00447007">
        <w:rPr>
          <w:noProof/>
          <w:color w:val="000000"/>
        </w:rPr>
        <w:t>[139]</w:t>
      </w:r>
      <w:r w:rsidR="00547AA0">
        <w:rPr>
          <w:color w:val="000000"/>
        </w:rPr>
        <w:fldChar w:fldCharType="end"/>
      </w:r>
      <w:r>
        <w:rPr>
          <w:color w:val="000000"/>
        </w:rPr>
        <w:t xml:space="preserve">. Viet </w:t>
      </w:r>
      <w:r>
        <w:t>N</w:t>
      </w:r>
      <w:r>
        <w:rPr>
          <w:color w:val="000000"/>
        </w:rPr>
        <w:t xml:space="preserve">am’s </w:t>
      </w:r>
      <w:r>
        <w:t>fairly recent</w:t>
      </w:r>
      <w:r>
        <w:rPr>
          <w:color w:val="000000"/>
        </w:rPr>
        <w:t xml:space="preserve"> </w:t>
      </w:r>
      <w:r>
        <w:t>fight</w:t>
      </w:r>
      <w:r>
        <w:rPr>
          <w:color w:val="000000"/>
        </w:rPr>
        <w:t xml:space="preserve"> with </w:t>
      </w:r>
      <w:r>
        <w:t>these epidemics</w:t>
      </w:r>
      <w:r>
        <w:rPr>
          <w:color w:val="000000"/>
        </w:rPr>
        <w:t xml:space="preserve"> has not only informed the institutional-level preparedness </w:t>
      </w:r>
      <w:r>
        <w:t>and planning capacity for pandemics</w:t>
      </w:r>
      <w:r w:rsidR="00547AA0">
        <w:rPr>
          <w:color w:val="000000"/>
        </w:rPr>
        <w:t xml:space="preserve"> </w:t>
      </w:r>
      <w:r w:rsidR="00547AA0">
        <w:rPr>
          <w:color w:val="000000"/>
        </w:rPr>
        <w:fldChar w:fldCharType="begin"/>
      </w:r>
      <w:r w:rsidR="00447007">
        <w:rPr>
          <w:color w:val="000000"/>
        </w:rPr>
        <w:instrText xml:space="preserve"> ADDIN EN.CITE &lt;EndNote&gt;&lt;Cite&gt;&lt;Author&gt;Thu&lt;/Author&gt;&lt;Year&gt;2020&lt;/Year&gt;&lt;RecNum&gt;7&lt;/RecNum&gt;&lt;DisplayText&gt;[149]&lt;/DisplayText&gt;&lt;record&gt;&lt;rec-number&gt;7&lt;/rec-number&gt;&lt;foreign-keys&gt;&lt;key app="EN" db-id="5afra2929aw9efewdwv5axsfdzda9zxetv5a" timestamp="1618158604"&gt;7&lt;/key&gt;&lt;/foreign-keys&gt;&lt;ref-type name="Journal Article"&gt;17&lt;/ref-type&gt;&lt;contributors&gt;&lt;authors&gt;&lt;author&gt;Thu, Huong Le&lt;/author&gt;&lt;/authors&gt;&lt;/contributors&gt;&lt;titles&gt;&lt;title&gt;Vietnam: A Successful Battle Against the Virus&lt;/title&gt;&lt;secondary-title&gt;Asia Unbound (New York: Council on Foreign Relations)&lt;/secondary-title&gt;&lt;/titles&gt;&lt;periodical&gt;&lt;full-title&gt;Asia Unbound (New York: Council on Foreign Relations)&lt;/full-title&gt;&lt;/periodical&gt;&lt;dates&gt;&lt;year&gt;2020&lt;/year&gt;&lt;/dates&gt;&lt;urls&gt;&lt;/urls&gt;&lt;/record&gt;&lt;/Cite&gt;&lt;/EndNote&gt;</w:instrText>
      </w:r>
      <w:r w:rsidR="00547AA0">
        <w:rPr>
          <w:color w:val="000000"/>
        </w:rPr>
        <w:fldChar w:fldCharType="separate"/>
      </w:r>
      <w:r w:rsidR="00447007">
        <w:rPr>
          <w:noProof/>
          <w:color w:val="000000"/>
        </w:rPr>
        <w:t>[149]</w:t>
      </w:r>
      <w:r w:rsidR="00547AA0">
        <w:rPr>
          <w:color w:val="000000"/>
        </w:rPr>
        <w:fldChar w:fldCharType="end"/>
      </w:r>
      <w:r>
        <w:rPr>
          <w:color w:val="000000"/>
        </w:rPr>
        <w:t xml:space="preserve">, but also social memory, which may have </w:t>
      </w:r>
      <w:r>
        <w:t>led to strong</w:t>
      </w:r>
      <w:r>
        <w:rPr>
          <w:color w:val="000000"/>
        </w:rPr>
        <w:t xml:space="preserve"> </w:t>
      </w:r>
      <w:r>
        <w:t xml:space="preserve">public support of regulations and guidance related to COVID-19 and a high degree of </w:t>
      </w:r>
      <w:r>
        <w:rPr>
          <w:color w:val="000000"/>
        </w:rPr>
        <w:t xml:space="preserve">adherence to </w:t>
      </w:r>
      <w:r>
        <w:t>personal and community preventive measures recommended by the government</w:t>
      </w:r>
      <w:r>
        <w:rPr>
          <w:color w:val="000000"/>
        </w:rPr>
        <w:t xml:space="preserve"> </w:t>
      </w:r>
      <w:r w:rsidR="00547AA0">
        <w:rPr>
          <w:color w:val="000000"/>
        </w:rPr>
        <w:fldChar w:fldCharType="begin"/>
      </w:r>
      <w:r w:rsidR="00447007">
        <w:rPr>
          <w:color w:val="000000"/>
        </w:rPr>
        <w:instrText xml:space="preserve"> ADDIN EN.CITE &lt;EndNote&gt;&lt;Cite&gt;&lt;Author&gt;Hartley&lt;/Author&gt;&lt;Year&gt;2020&lt;/Year&gt;&lt;RecNum&gt;8&lt;/RecNum&gt;&lt;DisplayText&gt;[150]&lt;/DisplayText&gt;&lt;record&gt;&lt;rec-number&gt;8&lt;/rec-number&gt;&lt;foreign-keys&gt;&lt;key app="EN" db-id="5afra2929aw9efewdwv5axsfdzda9zxetv5a" timestamp="1618158649"&gt;8&lt;/key&gt;&lt;/foreign-keys&gt;&lt;ref-type name="Journal Article"&gt;17&lt;/ref-type&gt;&lt;contributors&gt;&lt;authors&gt;&lt;author&gt;Hartley, Kris&lt;/author&gt;&lt;author&gt;Jarvis, Darryl SL&lt;/author&gt;&lt;/authors&gt;&lt;/contributors&gt;&lt;titles&gt;&lt;title&gt;Policymaking in a low-trust state: Legitimacy, state capacity, and responses to COVID-19 in Hong Kong&lt;/title&gt;&lt;secondary-title&gt;Policy and Society&lt;/secondary-title&gt;&lt;/titles&gt;&lt;periodical&gt;&lt;full-title&gt;Policy and Society&lt;/full-title&gt;&lt;/periodical&gt;&lt;pages&gt;403-423&lt;/pages&gt;&lt;volume&gt;39&lt;/volume&gt;&lt;number&gt;3&lt;/number&gt;&lt;dates&gt;&lt;year&gt;2020&lt;/year&gt;&lt;/dates&gt;&lt;isbn&gt;1449-4035&lt;/isbn&gt;&lt;urls&gt;&lt;/urls&gt;&lt;/record&gt;&lt;/Cite&gt;&lt;/EndNote&gt;</w:instrText>
      </w:r>
      <w:r w:rsidR="00547AA0">
        <w:rPr>
          <w:color w:val="000000"/>
        </w:rPr>
        <w:fldChar w:fldCharType="separate"/>
      </w:r>
      <w:r w:rsidR="00447007">
        <w:rPr>
          <w:noProof/>
          <w:color w:val="000000"/>
        </w:rPr>
        <w:t>[150]</w:t>
      </w:r>
      <w:r w:rsidR="00547AA0">
        <w:rPr>
          <w:color w:val="000000"/>
        </w:rPr>
        <w:fldChar w:fldCharType="end"/>
      </w:r>
      <w:r>
        <w:rPr>
          <w:color w:val="000000"/>
        </w:rPr>
        <w:t>.</w:t>
      </w:r>
    </w:p>
    <w:p w14:paraId="6205DE60" w14:textId="77777777" w:rsidR="00580ABD" w:rsidRDefault="00580ABD" w:rsidP="00580ABD">
      <w:pPr>
        <w:pBdr>
          <w:top w:val="nil"/>
          <w:left w:val="nil"/>
          <w:bottom w:val="nil"/>
          <w:right w:val="nil"/>
          <w:between w:val="nil"/>
        </w:pBdr>
        <w:rPr>
          <w:color w:val="000000"/>
        </w:rPr>
      </w:pPr>
    </w:p>
    <w:p w14:paraId="1630E93C" w14:textId="47348035" w:rsidR="00580ABD" w:rsidRDefault="00580ABD" w:rsidP="00580ABD">
      <w:pPr>
        <w:jc w:val="both"/>
      </w:pPr>
      <w:r>
        <w:t>The WHO’s 2016 International Health Regulations (IHR) Joint External Evaluation (JEE) found that Viet Nam had a high level of capacity in the technical areas of IHR coordination, communication and advocacy, zoonotic diseases, real-time surveillance, and immunization</w:t>
      </w:r>
      <w:r w:rsidR="00547AA0">
        <w:t xml:space="preserve"> </w:t>
      </w:r>
      <w:r w:rsidR="00547AA0">
        <w:fldChar w:fldCharType="begin"/>
      </w:r>
      <w:r w:rsidR="00447007">
        <w:instrText xml:space="preserve"> ADDIN EN.CITE &lt;EndNote&gt;&lt;Cite&gt;&lt;Author&gt;Organization&lt;/Author&gt;&lt;Year&gt;2017&lt;/Year&gt;&lt;RecNum&gt;11&lt;/RecNum&gt;&lt;DisplayText&gt;[151]&lt;/DisplayText&gt;&lt;record&gt;&lt;rec-number&gt;11&lt;/rec-number&gt;&lt;foreign-keys&gt;&lt;key app="EN" db-id="5afra2929aw9efewdwv5axsfdzda9zxetv5a" timestamp="1618160171"&gt;11&lt;/key&gt;&lt;/foreign-keys&gt;&lt;ref-type name="Report"&gt;27&lt;/ref-type&gt;&lt;contributors&gt;&lt;authors&gt;&lt;author&gt;World Health Organization&lt;/author&gt;&lt;/authors&gt;&lt;/contributors&gt;&lt;titles&gt;&lt;title&gt;Joint external evaluation of IHR core capacities of Viet Nam: mission report: 28 October-4 November 2016&lt;/title&gt;&lt;/titles&gt;&lt;dates&gt;&lt;year&gt;2017&lt;/year&gt;&lt;/dates&gt;&lt;publisher&gt;World Health Organization&lt;/publisher&gt;&lt;urls&gt;&lt;/urls&gt;&lt;/record&gt;&lt;/Cite&gt;&lt;/EndNote&gt;</w:instrText>
      </w:r>
      <w:r w:rsidR="00547AA0">
        <w:fldChar w:fldCharType="separate"/>
      </w:r>
      <w:r w:rsidR="00447007">
        <w:rPr>
          <w:noProof/>
        </w:rPr>
        <w:t>[151]</w:t>
      </w:r>
      <w:r w:rsidR="00547AA0">
        <w:fldChar w:fldCharType="end"/>
      </w:r>
      <w:r>
        <w:t xml:space="preserve">. This is mainly because Viet Nam has made a strategic decision to invest in its public health infrastructure in the aftermath of the SARS epidemic and developed a national public </w:t>
      </w:r>
      <w:r>
        <w:lastRenderedPageBreak/>
        <w:t xml:space="preserve">health emergency operations center and a national public health surveillance system. The national center along with four regional centers have since then run exercises and trainings to prepare key stakeholders in government for potential outbreaks, and have managed preparedness and response efforts for measles, Ebola, Middle East respiratory syndrome (MERS), and Zika. Hospitals are required to report notifiable diseases within 24 hours to a central database, ensuring that the </w:t>
      </w:r>
      <w:proofErr w:type="spellStart"/>
      <w:r>
        <w:t>MoH</w:t>
      </w:r>
      <w:proofErr w:type="spellEnd"/>
      <w:r>
        <w:t xml:space="preserve"> can monitor epidemiological events across the country. Much of Viet Nam’s response mechanisms is also a by-product of decades of engagement with global health organizations; for instance, the US Centers for Disease Control and Prevention has been working with Viet Nam since 1998, providing input on disease screening, prevention, and laboratory capacity </w:t>
      </w:r>
      <w:r w:rsidR="00547AA0">
        <w:fldChar w:fldCharType="begin"/>
      </w:r>
      <w:r w:rsidR="00447007">
        <w:instrText xml:space="preserve"> ADDIN EN.CITE &lt;EndNote&gt;&lt;Cite&gt;&lt;Author&gt;Hartley&lt;/Author&gt;&lt;Year&gt;2021&lt;/Year&gt;&lt;RecNum&gt;4&lt;/RecNum&gt;&lt;DisplayText&gt;[138]&lt;/DisplayText&gt;&lt;record&gt;&lt;rec-number&gt;4&lt;/rec-number&gt;&lt;foreign-keys&gt;&lt;key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EndNote&gt;</w:instrText>
      </w:r>
      <w:r w:rsidR="00547AA0">
        <w:fldChar w:fldCharType="separate"/>
      </w:r>
      <w:r w:rsidR="00447007">
        <w:rPr>
          <w:noProof/>
        </w:rPr>
        <w:t>[138]</w:t>
      </w:r>
      <w:r w:rsidR="00547AA0">
        <w:fldChar w:fldCharType="end"/>
      </w:r>
      <w:r>
        <w:t xml:space="preserve">. In 2018, an innovative event-based surveillance program, which empowers members of the public to report unusual public health events, was implemented in collaboration with this agency </w:t>
      </w:r>
      <w:r w:rsidR="00547AA0">
        <w:fldChar w:fldCharType="begin"/>
      </w:r>
      <w:r w:rsidR="00447007">
        <w:instrText xml:space="preserve"> ADDIN EN.CITE &lt;EndNote&gt;&lt;Cite&gt;&lt;Author&gt;Thai&lt;/Author&gt;&lt;Year&gt;2021&lt;/Year&gt;&lt;RecNum&gt;122&lt;/RecNum&gt;&lt;DisplayText&gt;[152, 153]&lt;/DisplayText&gt;&lt;record&gt;&lt;rec-number&gt;122&lt;/rec-number&gt;&lt;foreign-keys&gt;&lt;key app="EN" db-id="5afra2929aw9efewdwv5axsfdzda9zxetv5a" timestamp="1624835033"&gt;122&lt;/key&gt;&lt;/foreign-keys&gt;&lt;ref-type name="Journal Article"&gt;17&lt;/ref-type&gt;&lt;contributors&gt;&lt;authors&gt;&lt;author&gt;Thai, Pham Quang&lt;/author&gt;&lt;author&gt;Rabaa, Maia A&lt;/author&gt;&lt;author&gt;Luong, Duong Huy&lt;/author&gt;&lt;author&gt;Tan, Dang Quang&lt;/author&gt;&lt;author&gt;Quang, Tran Dai&lt;/author&gt;&lt;author&gt;Quach, Ha-Linh&lt;/author&gt;&lt;author&gt;Hoang Thi, Ngoc-Anh&lt;/author&gt;&lt;author&gt;Dinh, Phung Cong&lt;/author&gt;&lt;author&gt;Nghia, Ngu Duy&lt;/author&gt;&lt;author&gt;Tu, Tran Anh&lt;/author&gt;&lt;/authors&gt;&lt;/contributors&gt;&lt;titles&gt;&lt;title&gt;The first 100 days of severe acute respiratory syndrome coronavirus 2 (SARS-CoV-2) control in Vietnam&lt;/title&gt;&lt;secondary-title&gt;Clinical infectious diseases&lt;/secondary-title&gt;&lt;/titles&gt;&lt;periodical&gt;&lt;full-title&gt;Clinical infectious diseases&lt;/full-title&gt;&lt;/periodical&gt;&lt;pages&gt;e334-e342&lt;/pages&gt;&lt;volume&gt;72&lt;/volume&gt;&lt;number&gt;9&lt;/number&gt;&lt;dates&gt;&lt;year&gt;2021&lt;/year&gt;&lt;/dates&gt;&lt;isbn&gt;1058-4838&lt;/isbn&gt;&lt;urls&gt;&lt;/urls&gt;&lt;/record&gt;&lt;/Cite&gt;&lt;Cite&gt;&lt;Author&gt;FASTER&lt;/Author&gt;&lt;RecNum&gt;123&lt;/RecNum&gt;&lt;record&gt;&lt;rec-number&gt;123&lt;/rec-number&gt;&lt;foreign-keys&gt;&lt;key app="EN" db-id="5afra2929aw9efewdwv5axsfdzda9zxetv5a" timestamp="1624835111"&gt;123&lt;/key&gt;&lt;/foreign-keys&gt;&lt;ref-type name="Journal Article"&gt;17&lt;/ref-type&gt;&lt;contributors&gt;&lt;authors&gt;&lt;author&gt;FASTER, SMARTER OUTBREAK RESPONSE&lt;/author&gt;&lt;author&gt;BENIN, REACHING ACROSS BORDERS IN&lt;/author&gt;&lt;author&gt;TO, GUINEA FORGES CRITICAL LINKS&lt;/author&gt;&lt;author&gt;PEOPLE, INVESTING IN&lt;/author&gt;&lt;author&gt;GUINEA’S, TRAINING&lt;/author&gt;&lt;/authors&gt;&lt;/contributors&gt;&lt;titles&gt;&lt;title&gt;UPDATES FROM THE FIELD&lt;/title&gt;&lt;/titles&gt;&lt;dates&gt;&lt;/dates&gt;&lt;urls&gt;&lt;/urls&gt;&lt;/record&gt;&lt;/Cite&gt;&lt;/EndNote&gt;</w:instrText>
      </w:r>
      <w:r w:rsidR="00547AA0">
        <w:fldChar w:fldCharType="separate"/>
      </w:r>
      <w:r w:rsidR="00447007">
        <w:rPr>
          <w:noProof/>
        </w:rPr>
        <w:t>[152, 153]</w:t>
      </w:r>
      <w:r w:rsidR="00547AA0">
        <w:fldChar w:fldCharType="end"/>
      </w:r>
      <w:r>
        <w:t xml:space="preserve">. This is not to say that all levels of government were equally prepared to respond to the COVID-19 pandemic; operational readiness among grassroots health providers was found to be only moderately effective </w:t>
      </w:r>
      <w:r w:rsidR="00547AA0">
        <w:fldChar w:fldCharType="begin"/>
      </w:r>
      <w:r w:rsidR="00447007">
        <w:instrText xml:space="preserve"> ADDIN EN.CITE &lt;EndNote&gt;&lt;Cite&gt;&lt;Author&gt;Tran&lt;/Author&gt;&lt;Year&gt;2020&lt;/Year&gt;&lt;RecNum&gt;6&lt;/RecNum&gt;&lt;DisplayText&gt;[154]&lt;/DisplayText&gt;&lt;record&gt;&lt;rec-number&gt;6&lt;/rec-number&gt;&lt;foreign-keys&gt;&lt;key app="EN" db-id="5afra2929aw9efewdwv5axsfdzda9zxetv5a" timestamp="1618158493"&gt;6&lt;/key&gt;&lt;/foreign-keys&gt;&lt;ref-type name="Journal Article"&gt;17&lt;/ref-type&gt;&lt;contributors&gt;&lt;authors&gt;&lt;author&gt;Tran, Bach Xuan&lt;/author&gt;&lt;author&gt;Hoang, Men Thi&lt;/author&gt;&lt;author&gt;Pham, Hai Quang&lt;/author&gt;&lt;author&gt;Hoang, Chi Linh&lt;/author&gt;&lt;author&gt;Le, Huong Thi&lt;/author&gt;&lt;author&gt;Latkin, Carl A&lt;/author&gt;&lt;author&gt;Ho, Cyrus SH&lt;/author&gt;&lt;author&gt;Ho, Roger CM&lt;/author&gt;&lt;/authors&gt;&lt;/contributors&gt;&lt;titles&gt;&lt;title&gt;The operational readiness capacities of the grassroots health system in responses to epidemics: Implications for COVID-19 control in Vietnam&lt;/title&gt;&lt;secondary-title&gt;Journal of global health&lt;/secondary-title&gt;&lt;/titles&gt;&lt;periodical&gt;&lt;full-title&gt;Journal of global health&lt;/full-title&gt;&lt;/periodical&gt;&lt;volume&gt;10&lt;/volume&gt;&lt;number&gt;1&lt;/number&gt;&lt;dates&gt;&lt;year&gt;2020&lt;/year&gt;&lt;/dates&gt;&lt;urls&gt;&lt;/urls&gt;&lt;/record&gt;&lt;/Cite&gt;&lt;/EndNote&gt;</w:instrText>
      </w:r>
      <w:r w:rsidR="00547AA0">
        <w:fldChar w:fldCharType="separate"/>
      </w:r>
      <w:r w:rsidR="00447007">
        <w:rPr>
          <w:noProof/>
        </w:rPr>
        <w:t>[154]</w:t>
      </w:r>
      <w:r w:rsidR="00547AA0">
        <w:fldChar w:fldCharType="end"/>
      </w:r>
      <w:r>
        <w:t>. Additionally, the IHR-JEE review previously noted that there was a need to strengthen multisectoral collaboration, coordination and information sharing, and sustainable investment in health security</w:t>
      </w:r>
      <w:r w:rsidR="00547AA0">
        <w:t xml:space="preserve"> </w:t>
      </w:r>
      <w:r w:rsidR="002B228E">
        <w:fldChar w:fldCharType="begin"/>
      </w:r>
      <w:r w:rsidR="00447007">
        <w:instrText xml:space="preserve"> ADDIN EN.CITE &lt;EndNote&gt;&lt;Cite&gt;&lt;Author&gt;Organization&lt;/Author&gt;&lt;Year&gt;2017&lt;/Year&gt;&lt;RecNum&gt;11&lt;/RecNum&gt;&lt;DisplayText&gt;[151]&lt;/DisplayText&gt;&lt;record&gt;&lt;rec-number&gt;11&lt;/rec-number&gt;&lt;foreign-keys&gt;&lt;key app="EN" db-id="5afra2929aw9efewdwv5axsfdzda9zxetv5a" timestamp="1618160171"&gt;11&lt;/key&gt;&lt;/foreign-keys&gt;&lt;ref-type name="Report"&gt;27&lt;/ref-type&gt;&lt;contributors&gt;&lt;authors&gt;&lt;author&gt;World Health Organization&lt;/author&gt;&lt;/authors&gt;&lt;/contributors&gt;&lt;titles&gt;&lt;title&gt;Joint external evaluation of IHR core capacities of Viet Nam: mission report: 28 October-4 November 2016&lt;/title&gt;&lt;/titles&gt;&lt;dates&gt;&lt;year&gt;2017&lt;/year&gt;&lt;/dates&gt;&lt;publisher&gt;World Health Organization&lt;/publisher&gt;&lt;urls&gt;&lt;/urls&gt;&lt;/record&gt;&lt;/Cite&gt;&lt;/EndNote&gt;</w:instrText>
      </w:r>
      <w:r w:rsidR="002B228E">
        <w:fldChar w:fldCharType="separate"/>
      </w:r>
      <w:r w:rsidR="00447007">
        <w:rPr>
          <w:noProof/>
        </w:rPr>
        <w:t>[151]</w:t>
      </w:r>
      <w:r w:rsidR="002B228E">
        <w:fldChar w:fldCharType="end"/>
      </w:r>
      <w:r>
        <w:t>.</w:t>
      </w:r>
    </w:p>
    <w:p w14:paraId="6D706CE6" w14:textId="77777777" w:rsidR="00580ABD" w:rsidRDefault="00580ABD" w:rsidP="00580ABD">
      <w:pPr>
        <w:pBdr>
          <w:top w:val="nil"/>
          <w:left w:val="nil"/>
          <w:bottom w:val="nil"/>
          <w:right w:val="nil"/>
          <w:between w:val="nil"/>
        </w:pBdr>
      </w:pPr>
    </w:p>
    <w:p w14:paraId="0D0EA60C" w14:textId="77777777" w:rsidR="00580ABD" w:rsidRDefault="00580ABD" w:rsidP="00580ABD">
      <w:pPr>
        <w:pBdr>
          <w:top w:val="nil"/>
          <w:left w:val="nil"/>
          <w:bottom w:val="nil"/>
          <w:right w:val="nil"/>
          <w:between w:val="nil"/>
        </w:pBdr>
        <w:rPr>
          <w:i/>
        </w:rPr>
      </w:pPr>
      <w:r>
        <w:rPr>
          <w:i/>
        </w:rPr>
        <w:t>Response to COVID-19</w:t>
      </w:r>
    </w:p>
    <w:p w14:paraId="0604E2D2" w14:textId="3841BE7B" w:rsidR="00580ABD" w:rsidRDefault="00580ABD" w:rsidP="00580ABD">
      <w:pPr>
        <w:pBdr>
          <w:top w:val="nil"/>
          <w:left w:val="nil"/>
          <w:bottom w:val="nil"/>
          <w:right w:val="nil"/>
          <w:between w:val="nil"/>
        </w:pBdr>
        <w:jc w:val="both"/>
      </w:pPr>
      <w:r>
        <w:t>In mid-January, well in advance of the first COVID-19 case in the country, the government of Viet Nam issued first the national response plan and the technical treatment and care guidelines for COVID-19, followed by the national surveillance guidelines</w:t>
      </w:r>
      <w:r w:rsidR="006F32FC">
        <w:t xml:space="preserve"> </w:t>
      </w:r>
      <w:r w:rsidR="006F32FC">
        <w:fldChar w:fldCharType="begin"/>
      </w:r>
      <w:r w:rsidR="00447007">
        <w:instrText xml:space="preserve"> ADDIN EN.CITE &lt;EndNote&gt;&lt;Cite&gt;&lt;Author&gt;Thai&lt;/Author&gt;&lt;Year&gt;2021&lt;/Year&gt;&lt;RecNum&gt;122&lt;/RecNum&gt;&lt;DisplayText&gt;[152]&lt;/DisplayText&gt;&lt;record&gt;&lt;rec-number&gt;122&lt;/rec-number&gt;&lt;foreign-keys&gt;&lt;key app="EN" db-id="5afra2929aw9efewdwv5axsfdzda9zxetv5a" timestamp="1624835033"&gt;122&lt;/key&gt;&lt;/foreign-keys&gt;&lt;ref-type name="Journal Article"&gt;17&lt;/ref-type&gt;&lt;contributors&gt;&lt;authors&gt;&lt;author&gt;Thai, Pham Quang&lt;/author&gt;&lt;author&gt;Rabaa, Maia A&lt;/author&gt;&lt;author&gt;Luong, Duong Huy&lt;/author&gt;&lt;author&gt;Tan, Dang Quang&lt;/author&gt;&lt;author&gt;Quang, Tran Dai&lt;/author&gt;&lt;author&gt;Quach, Ha-Linh&lt;/author&gt;&lt;author&gt;Hoang Thi, Ngoc-Anh&lt;/author&gt;&lt;author&gt;Dinh, Phung Cong&lt;/author&gt;&lt;author&gt;Nghia, Ngu Duy&lt;/author&gt;&lt;author&gt;Tu, Tran Anh&lt;/author&gt;&lt;/authors&gt;&lt;/contributors&gt;&lt;titles&gt;&lt;title&gt;The first 100 days of severe acute respiratory syndrome coronavirus 2 (SARS-CoV-2) control in Vietnam&lt;/title&gt;&lt;secondary-title&gt;Clinical infectious diseases&lt;/secondary-title&gt;&lt;/titles&gt;&lt;periodical&gt;&lt;full-title&gt;Clinical infectious diseases&lt;/full-title&gt;&lt;/periodical&gt;&lt;pages&gt;e334-e342&lt;/pages&gt;&lt;volume&gt;72&lt;/volume&gt;&lt;number&gt;9&lt;/number&gt;&lt;dates&gt;&lt;year&gt;2021&lt;/year&gt;&lt;/dates&gt;&lt;isbn&gt;1058-4838&lt;/isbn&gt;&lt;urls&gt;&lt;/urls&gt;&lt;/record&gt;&lt;/Cite&gt;&lt;/EndNote&gt;</w:instrText>
      </w:r>
      <w:r w:rsidR="006F32FC">
        <w:fldChar w:fldCharType="separate"/>
      </w:r>
      <w:r w:rsidR="00447007">
        <w:rPr>
          <w:noProof/>
        </w:rPr>
        <w:t>[152]</w:t>
      </w:r>
      <w:r w:rsidR="006F32FC">
        <w:fldChar w:fldCharType="end"/>
      </w:r>
      <w:r>
        <w:t xml:space="preserve">. This early action was a result of the country’s pandemic preparedness and containment policies and led to successful identification of the first two cases on 23 January 2020 and rapid containment of the first community transmission chain in the country. Immediately after, Viet Nam suspended all flights from and to Wuhan, China, and established a national steering committee to prevent and control COVID-19. Contact tracing and quarantine measures (self-quarantine at home and quarantine at non-medical and medical facilities) were immediately put in place </w:t>
      </w:r>
      <w:r w:rsidR="006F32FC">
        <w:fldChar w:fldCharType="begin"/>
      </w:r>
      <w:r w:rsidR="00447007">
        <w:instrText xml:space="preserve"> ADDIN EN.CITE &lt;EndNote&gt;&lt;Cite&gt;&lt;Author&gt;Van Nguyen&lt;/Author&gt;&lt;Year&gt;2020&lt;/Year&gt;&lt;RecNum&gt;124&lt;/RecNum&gt;&lt;DisplayText&gt;[155]&lt;/DisplayText&gt;&lt;record&gt;&lt;rec-number&gt;124&lt;/rec-number&gt;&lt;foreign-keys&gt;&lt;key app="EN" db-id="5afra2929aw9efewdwv5axsfdzda9zxetv5a" timestamp="1624835422"&gt;124&lt;/key&gt;&lt;/foreign-keys&gt;&lt;ref-type name="Journal Article"&gt;17&lt;/ref-type&gt;&lt;contributors&gt;&lt;authors&gt;&lt;author&gt;Van Nguyen, Quang&lt;/author&gt;&lt;author&gt;Cao, Dung Anh&lt;/author&gt;&lt;author&gt;Nghiem, Son Hong&lt;/author&gt;&lt;/authors&gt;&lt;/contributors&gt;&lt;titles&gt;&lt;title&gt;The Spread of COVID-19 and Policy Responses in Vietnam: An Overview&lt;/title&gt;&lt;secondary-title&gt;International Journal of Infectious Diseases&lt;/secondary-title&gt;&lt;/titles&gt;&lt;periodical&gt;&lt;full-title&gt;International Journal of Infectious Diseases&lt;/full-title&gt;&lt;/periodical&gt;&lt;dates&gt;&lt;year&gt;2020&lt;/year&gt;&lt;/dates&gt;&lt;isbn&gt;1201-9712&lt;/isbn&gt;&lt;urls&gt;&lt;/urls&gt;&lt;/record&gt;&lt;/Cite&gt;&lt;/EndNote&gt;</w:instrText>
      </w:r>
      <w:r w:rsidR="006F32FC">
        <w:fldChar w:fldCharType="separate"/>
      </w:r>
      <w:r w:rsidR="00447007">
        <w:rPr>
          <w:noProof/>
        </w:rPr>
        <w:t>[155]</w:t>
      </w:r>
      <w:r w:rsidR="006F32FC">
        <w:fldChar w:fldCharType="end"/>
      </w:r>
      <w:r>
        <w:t xml:space="preserve">. When a case was confirmed, the authorities would trace to the fourth contact level from the confirmed case </w:t>
      </w:r>
      <w:r w:rsidR="006F32FC">
        <w:fldChar w:fldCharType="begin"/>
      </w:r>
      <w:r w:rsidR="00447007">
        <w:instrText xml:space="preserve"> ADDIN EN.CITE &lt;EndNote&gt;&lt;Cite&gt;&lt;Author&gt;Nguyen&lt;/Author&gt;&lt;Year&gt;2020&lt;/Year&gt;&lt;RecNum&gt;3&lt;/RecNum&gt;&lt;DisplayText&gt;[156]&lt;/DisplayText&gt;&lt;record&gt;&lt;rec-number&gt;3&lt;/rec-number&gt;&lt;foreign-keys&gt;&lt;key app="EN" db-id="5afra2929aw9efewdwv5axsfdzda9zxetv5a" timestamp="1618156230"&gt;3&lt;/key&gt;&lt;/foreign-keys&gt;&lt;ref-type name="Journal Article"&gt;17&lt;/ref-type&gt;&lt;contributors&gt;&lt;authors&gt;&lt;author&gt;Nguyen, Trang HD&lt;/author&gt;&lt;author&gt;Vu, Danh C&lt;/author&gt;&lt;/authors&gt;&lt;/contributors&gt;&lt;titles&gt;&lt;title&gt;Summary of the COVID-19 outbreak in Vietnam–Lessons and suggestions&lt;/title&gt;&lt;secondary-title&gt;Travel medicine and infectious disease&lt;/secondary-title&gt;&lt;/titles&gt;&lt;periodical&gt;&lt;full-title&gt;Travel medicine and infectious disease&lt;/full-title&gt;&lt;/periodical&gt;&lt;dates&gt;&lt;year&gt;2020&lt;/year&gt;&lt;/dates&gt;&lt;urls&gt;&lt;/urls&gt;&lt;/record&gt;&lt;/Cite&gt;&lt;/EndNote&gt;</w:instrText>
      </w:r>
      <w:r w:rsidR="006F32FC">
        <w:fldChar w:fldCharType="separate"/>
      </w:r>
      <w:r w:rsidR="00447007">
        <w:rPr>
          <w:noProof/>
        </w:rPr>
        <w:t>[156]</w:t>
      </w:r>
      <w:r w:rsidR="006F32FC">
        <w:fldChar w:fldCharType="end"/>
      </w:r>
      <w:r>
        <w:t xml:space="preserve">. Further, social distancing measures, mask wearing, and in-country travel restrictions were enacted and enforced </w:t>
      </w:r>
      <w:r w:rsidR="006F32FC">
        <w:fldChar w:fldCharType="begin"/>
      </w:r>
      <w:r w:rsidR="00447007">
        <w:instrText xml:space="preserve"> ADDIN EN.CITE &lt;EndNote&gt;&lt;Cite&gt;&lt;Author&gt;Quach&lt;/Author&gt;&lt;Year&gt;2020&lt;/Year&gt;&lt;RecNum&gt;2&lt;/RecNum&gt;&lt;DisplayText&gt;[157, 158]&lt;/DisplayText&gt;&lt;record&gt;&lt;rec-number&gt;2&lt;/rec-number&gt;&lt;foreign-keys&gt;&lt;key app="EN" db-id="5afra2929aw9efewdwv5axsfdzda9zxetv5a" timestamp="1618155130"&gt;2&lt;/key&gt;&lt;/foreign-keys&gt;&lt;ref-type name="Journal Article"&gt;17&lt;/ref-type&gt;&lt;contributors&gt;&lt;authors&gt;&lt;author&gt;Quach, Ha-Linh&lt;/author&gt;&lt;author&gt;Hoang, Ngoc-Anh&lt;/author&gt;&lt;/authors&gt;&lt;/contributors&gt;&lt;titles&gt;&lt;title&gt;COVID-19 in Vietnam: A lesson of pre-preparation&lt;/title&gt;&lt;secondary-title&gt;Journal of Clinical Virology&lt;/secondary-title&gt;&lt;/titles&gt;&lt;periodical&gt;&lt;full-title&gt;Journal of Clinical Virology&lt;/full-title&gt;&lt;/periodical&gt;&lt;pages&gt;104379&lt;/pages&gt;&lt;volume&gt;127&lt;/volume&gt;&lt;dates&gt;&lt;year&gt;2020&lt;/year&gt;&lt;/dates&gt;&lt;isbn&gt;1386-6532&lt;/isbn&gt;&lt;urls&gt;&lt;/urls&gt;&lt;/record&gt;&lt;/Cite&gt;&lt;Cite&gt;&lt;Author&gt;Minister&lt;/Author&gt;&lt;Year&gt;2020&lt;/Year&gt;&lt;RecNum&gt;125&lt;/RecNum&gt;&lt;record&gt;&lt;rec-number&gt;125&lt;/rec-number&gt;&lt;foreign-keys&gt;&lt;key app="EN" db-id="5afra2929aw9efewdwv5axsfdzda9zxetv5a" timestamp="1624835519"&gt;125&lt;/key&gt;&lt;/foreign-keys&gt;&lt;ref-type name="Journal Article"&gt;17&lt;/ref-type&gt;&lt;contributors&gt;&lt;authors&gt;&lt;author&gt;Minister, Prime&lt;/author&gt;&lt;/authors&gt;&lt;/contributors&gt;&lt;titles&gt;&lt;title&gt;06/CT-TTg: Strengthening Preventive and Control&lt;/title&gt;&lt;secondary-title&gt;Measures Against New Complications of Acute Respiratory Infections Caused by New Strains of Corona Virus&lt;/secondary-title&gt;&lt;/titles&gt;&lt;periodical&gt;&lt;full-title&gt;Measures Against New Complications of Acute Respiratory Infections Caused by New Strains of Corona Virus&lt;/full-title&gt;&lt;/periodical&gt;&lt;dates&gt;&lt;year&gt;2020&lt;/year&gt;&lt;/dates&gt;&lt;urls&gt;&lt;/urls&gt;&lt;/record&gt;&lt;/Cite&gt;&lt;/EndNote&gt;</w:instrText>
      </w:r>
      <w:r w:rsidR="006F32FC">
        <w:fldChar w:fldCharType="separate"/>
      </w:r>
      <w:r w:rsidR="00447007">
        <w:rPr>
          <w:noProof/>
        </w:rPr>
        <w:t>[157, 158]</w:t>
      </w:r>
      <w:r w:rsidR="006F32FC">
        <w:fldChar w:fldCharType="end"/>
      </w:r>
      <w:r>
        <w:t xml:space="preserve">. </w:t>
      </w:r>
    </w:p>
    <w:p w14:paraId="047E3835" w14:textId="77777777" w:rsidR="00580ABD" w:rsidRDefault="00580ABD" w:rsidP="00580ABD">
      <w:pPr>
        <w:pBdr>
          <w:top w:val="nil"/>
          <w:left w:val="nil"/>
          <w:bottom w:val="nil"/>
          <w:right w:val="nil"/>
          <w:between w:val="nil"/>
        </w:pBdr>
        <w:jc w:val="both"/>
      </w:pPr>
    </w:p>
    <w:p w14:paraId="793EF948" w14:textId="61DCCCBF" w:rsidR="00580ABD" w:rsidRDefault="00580ABD" w:rsidP="00580ABD">
      <w:pPr>
        <w:pBdr>
          <w:top w:val="nil"/>
          <w:left w:val="nil"/>
          <w:bottom w:val="nil"/>
          <w:right w:val="nil"/>
          <w:between w:val="nil"/>
        </w:pBdr>
        <w:jc w:val="both"/>
      </w:pPr>
      <w:r>
        <w:t>As part of containment policies, communication between the government units and between the government and the public was prioritized from the start of the pandemic, with regular updates on outbreak status and government actions. To this end, the government encouraged the development of a number of mobile applications, which were provided free of charge to citizens</w:t>
      </w:r>
      <w:r w:rsidR="006F32FC">
        <w:t xml:space="preserve"> </w:t>
      </w:r>
      <w:r w:rsidR="006F32FC">
        <w:fldChar w:fldCharType="begin"/>
      </w:r>
      <w:r w:rsidR="00447007">
        <w:instrText xml:space="preserve"> ADDIN EN.CITE &lt;EndNote&gt;&lt;Cite&gt;&lt;Year&gt;2020&lt;/Year&gt;&lt;RecNum&gt;126&lt;/RecNum&gt;&lt;DisplayText&gt;[159]&lt;/DisplayText&gt;&lt;record&gt;&lt;rec-number&gt;126&lt;/rec-number&gt;&lt;foreign-keys&gt;&lt;key app="EN" db-id="5afra2929aw9efewdwv5axsfdzda9zxetv5a" timestamp="1624835618"&gt;126&lt;/key&gt;&lt;/foreign-keys&gt;&lt;ref-type name="Press Release"&gt;63&lt;/ref-type&gt;&lt;contributors&gt;&lt;/contributors&gt;&lt;titles&gt;&lt;title&gt;Press Release&lt;/title&gt;&lt;/titles&gt;&lt;dates&gt;&lt;year&gt;2020&lt;/year&gt;&lt;/dates&gt;&lt;publisher&gt;The Vietnamese Ministry of Health&lt;/publisher&gt;&lt;urls&gt;&lt;related-urls&gt;&lt;url&gt;https://ncovi.vn/&lt;/url&gt;&lt;/related-urls&gt;&lt;/urls&gt;&lt;/record&gt;&lt;/Cite&gt;&lt;/EndNote&gt;</w:instrText>
      </w:r>
      <w:r w:rsidR="006F32FC">
        <w:fldChar w:fldCharType="separate"/>
      </w:r>
      <w:r w:rsidR="00447007">
        <w:rPr>
          <w:noProof/>
        </w:rPr>
        <w:t>[159]</w:t>
      </w:r>
      <w:r w:rsidR="006F32FC">
        <w:fldChar w:fldCharType="end"/>
      </w:r>
      <w:r>
        <w:t>. Measures were also imposed to prevent hoarding and price-gouging for basic personal protective equipment (PPE)</w:t>
      </w:r>
      <w:r w:rsidR="006F32FC">
        <w:t xml:space="preserve"> </w:t>
      </w:r>
      <w:r w:rsidR="006F32FC">
        <w:fldChar w:fldCharType="begin"/>
      </w:r>
      <w:r w:rsidR="00447007">
        <w:instrText xml:space="preserve"> ADDIN EN.CITE &lt;EndNote&gt;&lt;Cite&gt;&lt;Author&gt;Hartley&lt;/Author&gt;&lt;Year&gt;2021&lt;/Year&gt;&lt;RecNum&gt;4&lt;/RecNum&gt;&lt;DisplayText&gt;[138]&lt;/DisplayText&gt;&lt;record&gt;&lt;rec-number&gt;4&lt;/rec-number&gt;&lt;foreign-keys&gt;&lt;key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EndNote&gt;</w:instrText>
      </w:r>
      <w:r w:rsidR="006F32FC">
        <w:fldChar w:fldCharType="separate"/>
      </w:r>
      <w:r w:rsidR="00447007">
        <w:rPr>
          <w:noProof/>
        </w:rPr>
        <w:t>[138]</w:t>
      </w:r>
      <w:r w:rsidR="006F32FC">
        <w:fldChar w:fldCharType="end"/>
      </w:r>
      <w:r>
        <w:t>. Further, in February, Viet Nam closed the shared border with China and suspended all flights between the two countries. During the first two months into the pandemic, only 16 cases were reported. From 26 February to 5 March 2020, there were no new confirmed cases of COVID-19</w:t>
      </w:r>
      <w:r w:rsidR="006B0958">
        <w:t xml:space="preserve"> </w:t>
      </w:r>
      <w:r w:rsidR="006B0958">
        <w:fldChar w:fldCharType="begin"/>
      </w:r>
      <w:r w:rsidR="00447007">
        <w:instrText xml:space="preserve"> ADDIN EN.CITE &lt;EndNote&gt;&lt;Cite&gt;&lt;Author&gt;Nguyen&lt;/Author&gt;&lt;Year&gt;2020&lt;/Year&gt;&lt;RecNum&gt;3&lt;/RecNum&gt;&lt;DisplayText&gt;[156]&lt;/DisplayText&gt;&lt;record&gt;&lt;rec-number&gt;3&lt;/rec-number&gt;&lt;foreign-keys&gt;&lt;key app="EN" db-id="5afra2929aw9efewdwv5axsfdzda9zxetv5a" timestamp="1618156230"&gt;3&lt;/key&gt;&lt;/foreign-keys&gt;&lt;ref-type name="Journal Article"&gt;17&lt;/ref-type&gt;&lt;contributors&gt;&lt;authors&gt;&lt;author&gt;Nguyen, Trang HD&lt;/author&gt;&lt;author&gt;Vu, Danh C&lt;/author&gt;&lt;/authors&gt;&lt;/contributors&gt;&lt;titles&gt;&lt;title&gt;Summary of the COVID-19 outbreak in Vietnam–Lessons and suggestions&lt;/title&gt;&lt;secondary-title&gt;Travel medicine and infectious disease&lt;/secondary-title&gt;&lt;/titles&gt;&lt;periodical&gt;&lt;full-title&gt;Travel medicine and infectious disease&lt;/full-title&gt;&lt;/periodical&gt;&lt;dates&gt;&lt;year&gt;2020&lt;/year&gt;&lt;/dates&gt;&lt;urls&gt;&lt;/urls&gt;&lt;/record&gt;&lt;/Cite&gt;&lt;/EndNote&gt;</w:instrText>
      </w:r>
      <w:r w:rsidR="006B0958">
        <w:fldChar w:fldCharType="separate"/>
      </w:r>
      <w:r w:rsidR="00447007">
        <w:rPr>
          <w:noProof/>
        </w:rPr>
        <w:t>[156]</w:t>
      </w:r>
      <w:r w:rsidR="006B0958">
        <w:fldChar w:fldCharType="end"/>
      </w:r>
      <w:r>
        <w:t xml:space="preserve">. </w:t>
      </w:r>
    </w:p>
    <w:p w14:paraId="7FEE298D" w14:textId="77777777" w:rsidR="00580ABD" w:rsidRDefault="00580ABD" w:rsidP="00580ABD">
      <w:pPr>
        <w:pBdr>
          <w:top w:val="nil"/>
          <w:left w:val="nil"/>
          <w:bottom w:val="nil"/>
          <w:right w:val="nil"/>
          <w:between w:val="nil"/>
        </w:pBdr>
        <w:jc w:val="both"/>
      </w:pPr>
    </w:p>
    <w:p w14:paraId="6EBD03BA" w14:textId="687511F4" w:rsidR="00580ABD" w:rsidRDefault="00580ABD" w:rsidP="00580ABD">
      <w:pPr>
        <w:pBdr>
          <w:top w:val="nil"/>
          <w:left w:val="nil"/>
          <w:bottom w:val="nil"/>
          <w:right w:val="nil"/>
          <w:between w:val="nil"/>
        </w:pBdr>
        <w:jc w:val="both"/>
      </w:pPr>
      <w:r>
        <w:t xml:space="preserve">In early March 2020, cases started to increase in number due to imported COVID-19 cases from Europe and the </w:t>
      </w:r>
      <w:proofErr w:type="gramStart"/>
      <w:r>
        <w:t>US ,</w:t>
      </w:r>
      <w:proofErr w:type="gramEnd"/>
      <w:r>
        <w:t xml:space="preserve"> and community transmission was indicated due to the identification of cases with no travel history and no apparent contact with COVID-19 patients. As a result, the government successfully implemented a multi-jurisdictional cooperation mechanism between local authorities and health stations to conduct sensitive and broad contact tracing </w:t>
      </w:r>
      <w:r>
        <w:lastRenderedPageBreak/>
        <w:t xml:space="preserve">on all passengers in planes that had reported cases of COVID-19. Contact tracing was implemented as a joint effort between the </w:t>
      </w:r>
      <w:proofErr w:type="spellStart"/>
      <w:r>
        <w:t>MoH</w:t>
      </w:r>
      <w:proofErr w:type="spellEnd"/>
      <w:r>
        <w:t xml:space="preserve">, the Ministry of Technology and Science, the Ministry of Public Security, the local CDC, and local authorities. Mandatory COVID-19 testing and a 14-day quarantine at a government-run isolation center were required for all international passengers. There were, though, concerns that the implementation of a 14-day quarantine for close contacts of international travelers would lead to a shortage of quarantine space </w:t>
      </w:r>
      <w:r w:rsidR="006B0958">
        <w:fldChar w:fldCharType="begin"/>
      </w:r>
      <w:r w:rsidR="00447007">
        <w:instrText xml:space="preserve"> ADDIN EN.CITE &lt;EndNote&gt;&lt;Cite&gt;&lt;Author&gt;Nguyen&lt;/Author&gt;&lt;Year&gt;2020&lt;/Year&gt;&lt;RecNum&gt;3&lt;/RecNum&gt;&lt;DisplayText&gt;[156]&lt;/DisplayText&gt;&lt;record&gt;&lt;rec-number&gt;3&lt;/rec-number&gt;&lt;foreign-keys&gt;&lt;key app="EN" db-id="5afra2929aw9efewdwv5axsfdzda9zxetv5a" timestamp="1618156230"&gt;3&lt;/key&gt;&lt;/foreign-keys&gt;&lt;ref-type name="Journal Article"&gt;17&lt;/ref-type&gt;&lt;contributors&gt;&lt;authors&gt;&lt;author&gt;Nguyen, Trang HD&lt;/author&gt;&lt;author&gt;Vu, Danh C&lt;/author&gt;&lt;/authors&gt;&lt;/contributors&gt;&lt;titles&gt;&lt;title&gt;Summary of the COVID-19 outbreak in Vietnam–Lessons and suggestions&lt;/title&gt;&lt;secondary-title&gt;Travel medicine and infectious disease&lt;/secondary-title&gt;&lt;/titles&gt;&lt;periodical&gt;&lt;full-title&gt;Travel medicine and infectious disease&lt;/full-title&gt;&lt;/periodical&gt;&lt;dates&gt;&lt;year&gt;2020&lt;/year&gt;&lt;/dates&gt;&lt;urls&gt;&lt;/urls&gt;&lt;/record&gt;&lt;/Cite&gt;&lt;/EndNote&gt;</w:instrText>
      </w:r>
      <w:r w:rsidR="006B0958">
        <w:fldChar w:fldCharType="separate"/>
      </w:r>
      <w:r w:rsidR="00447007">
        <w:rPr>
          <w:noProof/>
        </w:rPr>
        <w:t>[156]</w:t>
      </w:r>
      <w:r w:rsidR="006B0958">
        <w:fldChar w:fldCharType="end"/>
      </w:r>
      <w:r>
        <w:t>. During this period, all residents were requested to wear a face mask in public places; gatherings of 10 or more people were prohibited; schools were closed; and intracity/intercity movement restrictions were enacted</w:t>
      </w:r>
      <w:r w:rsidR="008000B6">
        <w:t xml:space="preserve"> </w:t>
      </w:r>
      <w:r w:rsidR="008000B6">
        <w:fldChar w:fldCharType="begin"/>
      </w:r>
      <w:r w:rsidR="00447007">
        <w:instrText xml:space="preserve"> ADDIN EN.CITE &lt;EndNote&gt;&lt;Cite&gt;&lt;Author&gt;Quach&lt;/Author&gt;&lt;Year&gt;2020&lt;/Year&gt;&lt;RecNum&gt;2&lt;/RecNum&gt;&lt;DisplayText&gt;[157]&lt;/DisplayText&gt;&lt;record&gt;&lt;rec-number&gt;2&lt;/rec-number&gt;&lt;foreign-keys&gt;&lt;key app="EN" db-id="5afra2929aw9efewdwv5axsfdzda9zxetv5a" timestamp="1618155130"&gt;2&lt;/key&gt;&lt;/foreign-keys&gt;&lt;ref-type name="Journal Article"&gt;17&lt;/ref-type&gt;&lt;contributors&gt;&lt;authors&gt;&lt;author&gt;Quach, Ha-Linh&lt;/author&gt;&lt;author&gt;Hoang, Ngoc-Anh&lt;/author&gt;&lt;/authors&gt;&lt;/contributors&gt;&lt;titles&gt;&lt;title&gt;COVID-19 in Vietnam: A lesson of pre-preparation&lt;/title&gt;&lt;secondary-title&gt;Journal of Clinical Virology&lt;/secondary-title&gt;&lt;/titles&gt;&lt;periodical&gt;&lt;full-title&gt;Journal of Clinical Virology&lt;/full-title&gt;&lt;/periodical&gt;&lt;pages&gt;104379&lt;/pages&gt;&lt;volume&gt;127&lt;/volume&gt;&lt;dates&gt;&lt;year&gt;2020&lt;/year&gt;&lt;/dates&gt;&lt;isbn&gt;1386-6532&lt;/isbn&gt;&lt;urls&gt;&lt;/urls&gt;&lt;/record&gt;&lt;/Cite&gt;&lt;/EndNote&gt;</w:instrText>
      </w:r>
      <w:r w:rsidR="008000B6">
        <w:fldChar w:fldCharType="separate"/>
      </w:r>
      <w:r w:rsidR="00447007">
        <w:rPr>
          <w:noProof/>
        </w:rPr>
        <w:t>[157]</w:t>
      </w:r>
      <w:r w:rsidR="008000B6">
        <w:fldChar w:fldCharType="end"/>
      </w:r>
      <w:r>
        <w:t xml:space="preserve">. On March 28, Viet Nam enacted a blanket travel ban for all international flights despite WHO’s advice against travel bans at the time </w:t>
      </w:r>
      <w:r w:rsidR="008000B6">
        <w:fldChar w:fldCharType="begin"/>
      </w:r>
      <w:r w:rsidR="00447007">
        <w:instrText xml:space="preserve"> ADDIN EN.CITE &lt;EndNote&gt;&lt;Cite&gt;&lt;Author&gt;Quach&lt;/Author&gt;&lt;Year&gt;2020&lt;/Year&gt;&lt;RecNum&gt;2&lt;/RecNum&gt;&lt;DisplayText&gt;[157]&lt;/DisplayText&gt;&lt;record&gt;&lt;rec-number&gt;2&lt;/rec-number&gt;&lt;foreign-keys&gt;&lt;key app="EN" db-id="5afra2929aw9efewdwv5axsfdzda9zxetv5a" timestamp="1618155130"&gt;2&lt;/key&gt;&lt;/foreign-keys&gt;&lt;ref-type name="Journal Article"&gt;17&lt;/ref-type&gt;&lt;contributors&gt;&lt;authors&gt;&lt;author&gt;Quach, Ha-Linh&lt;/author&gt;&lt;author&gt;Hoang, Ngoc-Anh&lt;/author&gt;&lt;/authors&gt;&lt;/contributors&gt;&lt;titles&gt;&lt;title&gt;COVID-19 in Vietnam: A lesson of pre-preparation&lt;/title&gt;&lt;secondary-title&gt;Journal of Clinical Virology&lt;/secondary-title&gt;&lt;/titles&gt;&lt;periodical&gt;&lt;full-title&gt;Journal of Clinical Virology&lt;/full-title&gt;&lt;/periodical&gt;&lt;pages&gt;104379&lt;/pages&gt;&lt;volume&gt;127&lt;/volume&gt;&lt;dates&gt;&lt;year&gt;2020&lt;/year&gt;&lt;/dates&gt;&lt;isbn&gt;1386-6532&lt;/isbn&gt;&lt;urls&gt;&lt;/urls&gt;&lt;/record&gt;&lt;/Cite&gt;&lt;/EndNote&gt;</w:instrText>
      </w:r>
      <w:r w:rsidR="008000B6">
        <w:fldChar w:fldCharType="separate"/>
      </w:r>
      <w:r w:rsidR="00447007">
        <w:rPr>
          <w:noProof/>
        </w:rPr>
        <w:t>[157]</w:t>
      </w:r>
      <w:r w:rsidR="008000B6">
        <w:fldChar w:fldCharType="end"/>
      </w:r>
      <w:r>
        <w:t xml:space="preserve">. </w:t>
      </w:r>
    </w:p>
    <w:p w14:paraId="6444DA00" w14:textId="77777777" w:rsidR="00580ABD" w:rsidRDefault="00580ABD" w:rsidP="00580ABD">
      <w:pPr>
        <w:pBdr>
          <w:top w:val="nil"/>
          <w:left w:val="nil"/>
          <w:bottom w:val="nil"/>
          <w:right w:val="nil"/>
          <w:between w:val="nil"/>
        </w:pBdr>
        <w:jc w:val="both"/>
      </w:pPr>
    </w:p>
    <w:p w14:paraId="0C488632" w14:textId="45D53348" w:rsidR="00580ABD" w:rsidRDefault="00580ABD" w:rsidP="00580ABD">
      <w:pPr>
        <w:pBdr>
          <w:top w:val="nil"/>
          <w:left w:val="nil"/>
          <w:bottom w:val="nil"/>
          <w:right w:val="nil"/>
          <w:between w:val="nil"/>
        </w:pBdr>
        <w:jc w:val="both"/>
      </w:pPr>
      <w:r>
        <w:t xml:space="preserve">On 31 March, with the total number of reported cases rising above 200, the Prime Minister called for urgent and stricter measures to halt community transmission, including a 15-day nationwide lockdown, where people were allowed to leave their houses for only essential activities, such as seeking medical care or buying food </w:t>
      </w:r>
      <w:r w:rsidR="008000B6">
        <w:fldChar w:fldCharType="begin"/>
      </w:r>
      <w:r w:rsidR="00447007">
        <w:instrText xml:space="preserve"> ADDIN EN.CITE &lt;EndNote&gt;&lt;Cite&gt;&lt;Author&gt;Tuan&lt;/Author&gt;&lt;Year&gt;2020&lt;/Year&gt;&lt;RecNum&gt;127&lt;/RecNum&gt;&lt;DisplayText&gt;[160]&lt;/DisplayText&gt;&lt;record&gt;&lt;rec-number&gt;127&lt;/rec-number&gt;&lt;foreign-keys&gt;&lt;key app="EN" db-id="5afra2929aw9efewdwv5axsfdzda9zxetv5a" timestamp="1624836148"&gt;127&lt;/key&gt;&lt;/foreign-keys&gt;&lt;ref-type name="Newspaper Article"&gt;23&lt;/ref-type&gt;&lt;contributors&gt;&lt;authors&gt;&lt;author&gt;D Tuan&lt;/author&gt;&lt;/authors&gt;&lt;/contributors&gt;&lt;titles&gt;&lt;title&gt;The Prime Minister agreed to continue implementing Directive 16 at least until April 22 in some localities&lt;/title&gt;&lt;secondary-title&gt;Government Electronic Newspaper&lt;/secondary-title&gt;&lt;/titles&gt;&lt;dates&gt;&lt;year&gt;2020&lt;/year&gt;&lt;/dates&gt;&lt;pub-location&gt;Government Portal&lt;/pub-location&gt;&lt;publisher&gt;Government of Vietnam&lt;/publisher&gt;&lt;urls&gt;&lt;/urls&gt;&lt;/record&gt;&lt;/Cite&gt;&lt;/EndNote&gt;</w:instrText>
      </w:r>
      <w:r w:rsidR="008000B6">
        <w:fldChar w:fldCharType="separate"/>
      </w:r>
      <w:r w:rsidR="00447007">
        <w:rPr>
          <w:noProof/>
        </w:rPr>
        <w:t>[160]</w:t>
      </w:r>
      <w:r w:rsidR="008000B6">
        <w:fldChar w:fldCharType="end"/>
      </w:r>
      <w:r>
        <w:t xml:space="preserve">. This included shutting down non-essential businesses and public transport, allowing only essential travel between cities and provinces, and prohibiting gatherings of more than 2 people in public places. The lockdown was extended for another 15 days in high-risk cities and was in effect until the end of April. In parallel, mass testing for COVID-19 continued, and testing was streamlined with an innovative sampling method where nasal and throat swabs from 2-7 individuals were placed in a single tube at collection. An online system was launched to provide support to all health facilities located in remote areas on medical counseling, consultation, imaging diagnosis, pathology to eliminate geographic and social barriers and enhance diagnosis and treatment capacity for COVID-19 </w:t>
      </w:r>
      <w:r w:rsidR="00794B7F">
        <w:fldChar w:fldCharType="begin"/>
      </w:r>
      <w:r w:rsidR="00447007">
        <w:instrText xml:space="preserve"> ADDIN EN.CITE &lt;EndNote&gt;&lt;Cite&gt;&lt;Author&gt;Tran&lt;/Author&gt;&lt;Year&gt;2020&lt;/Year&gt;&lt;RecNum&gt;128&lt;/RecNum&gt;&lt;DisplayText&gt;[161]&lt;/DisplayText&gt;&lt;record&gt;&lt;rec-number&gt;128&lt;/rec-number&gt;&lt;foreign-keys&gt;&lt;key app="EN" db-id="5afra2929aw9efewdwv5axsfdzda9zxetv5a" timestamp="1624836194"&gt;128&lt;/key&gt;&lt;/foreign-keys&gt;&lt;ref-type name="Journal Article"&gt;17&lt;/ref-type&gt;&lt;contributors&gt;&lt;authors&gt;&lt;author&gt;Tran, Thi Phuong Thao&lt;/author&gt;&lt;author&gt;Le, Thanh Ha&lt;/author&gt;&lt;author&gt;Nguyen, Thi Ngoc Phuong&lt;/author&gt;&lt;author&gt;Hoang, Van Minh&lt;/author&gt;&lt;/authors&gt;&lt;/contributors&gt;&lt;titles&gt;&lt;title&gt;Rapid response to the COVID-19 pandemic: Vietnam government’s experience and preliminary success&lt;/title&gt;&lt;secondary-title&gt;Journal of Global Health&lt;/secondary-title&gt;&lt;/titles&gt;&lt;periodical&gt;&lt;full-title&gt;Journal of global health&lt;/full-title&gt;&lt;/periodical&gt;&lt;volume&gt;10&lt;/volume&gt;&lt;number&gt;2&lt;/number&gt;&lt;dates&gt;&lt;year&gt;2020&lt;/year&gt;&lt;/dates&gt;&lt;urls&gt;&lt;/urls&gt;&lt;/record&gt;&lt;/Cite&gt;&lt;/EndNote&gt;</w:instrText>
      </w:r>
      <w:r w:rsidR="00794B7F">
        <w:fldChar w:fldCharType="separate"/>
      </w:r>
      <w:r w:rsidR="00447007">
        <w:rPr>
          <w:noProof/>
        </w:rPr>
        <w:t>[161]</w:t>
      </w:r>
      <w:r w:rsidR="00794B7F">
        <w:fldChar w:fldCharType="end"/>
      </w:r>
      <w:r>
        <w:t xml:space="preserve">. All these measures were applied with increasing stringency until this second wave of community transmission was successfully brought under control in early June. Testing, treatment and quarantine (food and accommodation) costs were covered by the government </w:t>
      </w:r>
      <w:r w:rsidR="00794B7F">
        <w:fldChar w:fldCharType="begin"/>
      </w:r>
      <w:r w:rsidR="00447007">
        <w:instrText xml:space="preserve"> ADDIN EN.CITE &lt;EndNote&gt;&lt;Cite&gt;&lt;Author&gt;Quach&lt;/Author&gt;&lt;Year&gt;2020&lt;/Year&gt;&lt;RecNum&gt;2&lt;/RecNum&gt;&lt;DisplayText&gt;[157]&lt;/DisplayText&gt;&lt;record&gt;&lt;rec-number&gt;2&lt;/rec-number&gt;&lt;foreign-keys&gt;&lt;key app="EN" db-id="5afra2929aw9efewdwv5axsfdzda9zxetv5a" timestamp="1618155130"&gt;2&lt;/key&gt;&lt;/foreign-keys&gt;&lt;ref-type name="Journal Article"&gt;17&lt;/ref-type&gt;&lt;contributors&gt;&lt;authors&gt;&lt;author&gt;Quach, Ha-Linh&lt;/author&gt;&lt;author&gt;Hoang, Ngoc-Anh&lt;/author&gt;&lt;/authors&gt;&lt;/contributors&gt;&lt;titles&gt;&lt;title&gt;COVID-19 in Vietnam: A lesson of pre-preparation&lt;/title&gt;&lt;secondary-title&gt;Journal of Clinical Virology&lt;/secondary-title&gt;&lt;/titles&gt;&lt;periodical&gt;&lt;full-title&gt;Journal of Clinical Virology&lt;/full-title&gt;&lt;/periodical&gt;&lt;pages&gt;104379&lt;/pages&gt;&lt;volume&gt;127&lt;/volume&gt;&lt;dates&gt;&lt;year&gt;2020&lt;/year&gt;&lt;/dates&gt;&lt;isbn&gt;1386-6532&lt;/isbn&gt;&lt;urls&gt;&lt;/urls&gt;&lt;/record&gt;&lt;/Cite&gt;&lt;/EndNote&gt;</w:instrText>
      </w:r>
      <w:r w:rsidR="00794B7F">
        <w:fldChar w:fldCharType="separate"/>
      </w:r>
      <w:r w:rsidR="00447007">
        <w:rPr>
          <w:noProof/>
        </w:rPr>
        <w:t>[157]</w:t>
      </w:r>
      <w:r w:rsidR="00794B7F">
        <w:fldChar w:fldCharType="end"/>
      </w:r>
      <w:r>
        <w:t xml:space="preserve">. Thereafter, testing and contact-tracing continued, and quarantine measures were enforced vigilantly as new small-scale outbreaks were identified and contained. During the first year of the pandemic, Viet Nam reported only about 1,500 COVID-19 cases and experienced low mortality rates.    </w:t>
      </w:r>
    </w:p>
    <w:p w14:paraId="16C464C6" w14:textId="77777777" w:rsidR="00C41725" w:rsidRDefault="00C41725" w:rsidP="00580ABD">
      <w:pPr>
        <w:pBdr>
          <w:top w:val="nil"/>
          <w:left w:val="nil"/>
          <w:bottom w:val="nil"/>
          <w:right w:val="nil"/>
          <w:between w:val="nil"/>
        </w:pBdr>
        <w:jc w:val="both"/>
      </w:pPr>
    </w:p>
    <w:p w14:paraId="5550D97F" w14:textId="7E6EB0F3" w:rsidR="00580ABD" w:rsidRDefault="00F2241B" w:rsidP="00580ABD">
      <w:pPr>
        <w:pBdr>
          <w:top w:val="nil"/>
          <w:left w:val="nil"/>
          <w:bottom w:val="nil"/>
          <w:right w:val="nil"/>
          <w:between w:val="nil"/>
        </w:pBdr>
        <w:jc w:val="center"/>
      </w:pPr>
      <w:ins w:id="582" w:author="Sooyoung Kim" w:date="2021-06-28T11:15:00Z">
        <w:r>
          <w:rPr>
            <w:noProof/>
          </w:rPr>
          <w:lastRenderedPageBreak/>
          <w:drawing>
            <wp:inline distT="0" distB="0" distL="0" distR="0" wp14:anchorId="778743A0" wp14:editId="4F5B1CDE">
              <wp:extent cx="5731510" cy="3183890"/>
              <wp:effectExtent l="0" t="0" r="0" b="381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ins>
      <w:del w:id="583" w:author="Sooyoung Kim" w:date="2021-06-28T11:13:00Z">
        <w:r w:rsidR="00580ABD" w:rsidDel="00B268F9">
          <w:rPr>
            <w:noProof/>
          </w:rPr>
          <w:drawing>
            <wp:inline distT="114300" distB="114300" distL="114300" distR="114300" wp14:anchorId="0328703C" wp14:editId="6BCD56A4">
              <wp:extent cx="5730875" cy="3017520"/>
              <wp:effectExtent l="0" t="0" r="0" b="508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9"/>
                      <a:srcRect t="5417"/>
                      <a:stretch/>
                    </pic:blipFill>
                    <pic:spPr bwMode="auto">
                      <a:xfrm>
                        <a:off x="0" y="0"/>
                        <a:ext cx="5730875" cy="3017520"/>
                      </a:xfrm>
                      <a:prstGeom prst="rect">
                        <a:avLst/>
                      </a:prstGeom>
                      <a:ln>
                        <a:noFill/>
                      </a:ln>
                      <a:extLst>
                        <a:ext uri="{53640926-AAD7-44D8-BBD7-CCE9431645EC}">
                          <a14:shadowObscured xmlns:a14="http://schemas.microsoft.com/office/drawing/2010/main"/>
                        </a:ext>
                      </a:extLst>
                    </pic:spPr>
                  </pic:pic>
                </a:graphicData>
              </a:graphic>
            </wp:inline>
          </w:drawing>
        </w:r>
      </w:del>
    </w:p>
    <w:p w14:paraId="19B4B2DB" w14:textId="4AEFF4CB" w:rsidR="00580ABD" w:rsidRDefault="00580ABD" w:rsidP="00580ABD">
      <w:pPr>
        <w:pBdr>
          <w:top w:val="nil"/>
          <w:left w:val="nil"/>
          <w:bottom w:val="nil"/>
          <w:right w:val="nil"/>
          <w:between w:val="nil"/>
        </w:pBdr>
        <w:jc w:val="center"/>
      </w:pPr>
      <w:r>
        <w:t xml:space="preserve">Figure </w:t>
      </w:r>
      <w:r w:rsidR="0068121E">
        <w:t>21</w:t>
      </w:r>
      <w:r>
        <w:t xml:space="preserve">. </w:t>
      </w:r>
      <w:r w:rsidRPr="00740385">
        <w:t xml:space="preserve">The </w:t>
      </w:r>
      <w:r w:rsidRPr="00740385">
        <w:rPr>
          <w:rFonts w:eastAsia="Times New Roman"/>
          <w:color w:val="000000"/>
          <w:shd w:val="clear" w:color="auto" w:fill="FFFFFF"/>
        </w:rPr>
        <w:t xml:space="preserve">Oxford COVID-19 Government Response Tracker’s Stringy Index </w:t>
      </w:r>
      <w:r>
        <w:rPr>
          <w:rFonts w:eastAsia="Times New Roman"/>
          <w:color w:val="000000"/>
          <w:shd w:val="clear" w:color="auto" w:fill="FFFFFF"/>
        </w:rPr>
        <w:t xml:space="preserve">for Viet Nam </w:t>
      </w:r>
      <w:r w:rsidRPr="00740385">
        <w:rPr>
          <w:rFonts w:eastAsia="Times New Roman"/>
          <w:color w:val="000000"/>
          <w:shd w:val="clear" w:color="auto" w:fill="FFFFFF"/>
        </w:rPr>
        <w:t>with </w:t>
      </w:r>
      <w:r w:rsidRPr="00740385">
        <w:t>average trendline</w:t>
      </w:r>
      <w:r>
        <w:t xml:space="preserve"> from January 2020 to present </w:t>
      </w:r>
      <w:r w:rsidRPr="00740385">
        <w:t>(Figure and Analysis by Authors)</w:t>
      </w:r>
    </w:p>
    <w:p w14:paraId="443E4D9B" w14:textId="77777777" w:rsidR="00580ABD" w:rsidRDefault="00580ABD" w:rsidP="00580ABD">
      <w:pPr>
        <w:pBdr>
          <w:top w:val="nil"/>
          <w:left w:val="nil"/>
          <w:bottom w:val="nil"/>
          <w:right w:val="nil"/>
          <w:between w:val="nil"/>
        </w:pBdr>
        <w:jc w:val="both"/>
      </w:pPr>
    </w:p>
    <w:p w14:paraId="2534092E" w14:textId="71C03135" w:rsidR="00580ABD" w:rsidRDefault="00580ABD" w:rsidP="00580ABD">
      <w:pPr>
        <w:jc w:val="both"/>
      </w:pPr>
      <w:r>
        <w:t xml:space="preserve">The success of Viet Nam’s policy response in the first 12 months of the pandemic has been attributed to a variety of factors, including swift policy action of the government due to the nature of its political mechanisms and administrative systems facilitating rapid and effective coordination horizontally across central government units and vertically from central to local levels </w:t>
      </w:r>
      <w:r w:rsidR="00794B7F">
        <w:fldChar w:fldCharType="begin"/>
      </w:r>
      <w:r w:rsidR="00447007">
        <w:instrText xml:space="preserve"> ADDIN EN.CITE &lt;EndNote&gt;&lt;Cite&gt;&lt;Author&gt;Hartley&lt;/Author&gt;&lt;Year&gt;2021&lt;/Year&gt;&lt;RecNum&gt;4&lt;/RecNum&gt;&lt;DisplayText&gt;[138]&lt;/DisplayText&gt;&lt;record&gt;&lt;rec-number&gt;4&lt;/rec-number&gt;&lt;foreign-keys&gt;&lt;key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EndNote&gt;</w:instrText>
      </w:r>
      <w:r w:rsidR="00794B7F">
        <w:fldChar w:fldCharType="separate"/>
      </w:r>
      <w:r w:rsidR="00447007">
        <w:rPr>
          <w:noProof/>
        </w:rPr>
        <w:t>[138]</w:t>
      </w:r>
      <w:r w:rsidR="00794B7F">
        <w:fldChar w:fldCharType="end"/>
      </w:r>
      <w:r>
        <w:t xml:space="preserve">; the country’s high level of pandemic preparedness as a result of its experiences with past public health crises, long-running engagement with global health organizations and the resulting willingness to follow globally recommended protocols for pandemic response </w:t>
      </w:r>
      <w:r w:rsidR="0097571F">
        <w:fldChar w:fldCharType="begin"/>
      </w:r>
      <w:r w:rsidR="00447007">
        <w:instrText xml:space="preserve"> ADDIN EN.CITE &lt;EndNote&gt;&lt;Cite&gt;&lt;Author&gt;Quach&lt;/Author&gt;&lt;Year&gt;2020&lt;/Year&gt;&lt;RecNum&gt;2&lt;/RecNum&gt;&lt;DisplayText&gt;[157]&lt;/DisplayText&gt;&lt;record&gt;&lt;rec-number&gt;2&lt;/rec-number&gt;&lt;foreign-keys&gt;&lt;key app="EN" db-id="5afra2929aw9efewdwv5axsfdzda9zxetv5a" timestamp="1618155130"&gt;2&lt;/key&gt;&lt;/foreign-keys&gt;&lt;ref-type name="Journal Article"&gt;17&lt;/ref-type&gt;&lt;contributors&gt;&lt;authors&gt;&lt;author&gt;Quach, Ha-Linh&lt;/author&gt;&lt;author&gt;Hoang, Ngoc-Anh&lt;/author&gt;&lt;/authors&gt;&lt;/contributors&gt;&lt;titles&gt;&lt;title&gt;COVID-19 in Vietnam: A lesson of pre-preparation&lt;/title&gt;&lt;secondary-title&gt;Journal of Clinical Virology&lt;/secondary-title&gt;&lt;/titles&gt;&lt;periodical&gt;&lt;full-title&gt;Journal of Clinical Virology&lt;/full-title&gt;&lt;/periodical&gt;&lt;pages&gt;104379&lt;/pages&gt;&lt;volume&gt;127&lt;/volume&gt;&lt;dates&gt;&lt;year&gt;2020&lt;/year&gt;&lt;/dates&gt;&lt;isbn&gt;1386-6532&lt;/isbn&gt;&lt;urls&gt;&lt;/urls&gt;&lt;/record&gt;&lt;/Cite&gt;&lt;/EndNote&gt;</w:instrText>
      </w:r>
      <w:r w:rsidR="0097571F">
        <w:fldChar w:fldCharType="separate"/>
      </w:r>
      <w:r w:rsidR="00447007">
        <w:rPr>
          <w:noProof/>
        </w:rPr>
        <w:t>[157]</w:t>
      </w:r>
      <w:r w:rsidR="0097571F">
        <w:fldChar w:fldCharType="end"/>
      </w:r>
      <w:r>
        <w:t xml:space="preserve">; clear prioritization of public health above economic considerations thorough a “proactive and comprehensive” response by the healthcare system, combined with an energetic and creative public education campaign </w:t>
      </w:r>
      <w:r w:rsidR="00153B95">
        <w:fldChar w:fldCharType="begin"/>
      </w:r>
      <w:r w:rsidR="00447007">
        <w:instrText xml:space="preserve"> ADDIN EN.CITE &lt;EndNote&gt;&lt;Cite&gt;&lt;Author&gt;Hoang&lt;/Author&gt;&lt;Year&gt;2020&lt;/Year&gt;&lt;RecNum&gt;23&lt;/RecNum&gt;&lt;DisplayText&gt;[162]&lt;/DisplayText&gt;&lt;record&gt;&lt;rec-number&gt;23&lt;/rec-number&gt;&lt;foreign-keys&gt;&lt;key app="EN" db-id="5afra2929aw9efewdwv5axsfdzda9zxetv5a" timestamp="1620588496"&gt;23&lt;/key&gt;&lt;/foreign-keys&gt;&lt;ref-type name="Journal Article"&gt;17&lt;/ref-type&gt;&lt;contributors&gt;&lt;authors&gt;&lt;author&gt;Hoang, Van Minh&lt;/author&gt;&lt;author&gt;Hoang, Hong Hanh&lt;/author&gt;&lt;author&gt;Khuong, Quynh Long&lt;/author&gt;&lt;author&gt;La, Ngoc Quang&lt;/author&gt;&lt;author&gt;Tran, Thi Tuyet Hanh&lt;/author&gt;&lt;/authors&gt;&lt;/contributors&gt;&lt;titles&gt;&lt;title&gt;Describing the pattern of the COVID-19 epidemic in Vietnam&lt;/title&gt;&lt;secondary-title&gt;Global health action&lt;/secondary-title&gt;&lt;/titles&gt;&lt;periodical&gt;&lt;full-title&gt;Global health action&lt;/full-title&gt;&lt;/periodical&gt;&lt;pages&gt;1776526&lt;/pages&gt;&lt;volume&gt;13&lt;/volume&gt;&lt;number&gt;1&lt;/number&gt;&lt;dates&gt;&lt;year&gt;2020&lt;/year&gt;&lt;/dates&gt;&lt;isbn&gt;1654-9716&lt;/isbn&gt;&lt;urls&gt;&lt;/urls&gt;&lt;/record&gt;&lt;/Cite&gt;&lt;/EndNote&gt;</w:instrText>
      </w:r>
      <w:r w:rsidR="00153B95">
        <w:fldChar w:fldCharType="separate"/>
      </w:r>
      <w:r w:rsidR="00447007">
        <w:rPr>
          <w:noProof/>
        </w:rPr>
        <w:t>[162]</w:t>
      </w:r>
      <w:r w:rsidR="00153B95">
        <w:fldChar w:fldCharType="end"/>
      </w:r>
      <w:r>
        <w:t>; mass mobilization of government and civil society organizations in a “whole of society” approach to draw on knowledge and capacities from across multiple sectors and ministries</w:t>
      </w:r>
      <w:r w:rsidR="00B87E54">
        <w:t xml:space="preserve"> </w:t>
      </w:r>
      <w:r w:rsidR="00B87E54">
        <w:fldChar w:fldCharType="begin"/>
      </w:r>
      <w:r w:rsidR="00447007">
        <w:instrText xml:space="preserve"> ADDIN EN.CITE &lt;EndNote&gt;&lt;Cite&gt;&lt;Author&gt;Black&lt;/Author&gt;&lt;Year&gt;2020&lt;/Year&gt;&lt;RecNum&gt;21&lt;/RecNum&gt;&lt;DisplayText&gt;[163, 164]&lt;/DisplayText&gt;&lt;record&gt;&lt;rec-number&gt;21&lt;/rec-number&gt;&lt;foreign-keys&gt;&lt;key app="EN" db-id="5afra2929aw9efewdwv5axsfdzda9zxetv5a" timestamp="1620588437"&gt;21&lt;/key&gt;&lt;/foreign-keys&gt;&lt;ref-type name="Journal Article"&gt;17&lt;/ref-type&gt;&lt;contributors&gt;&lt;authors&gt;&lt;author&gt;Black, George&lt;/author&gt;&lt;/authors&gt;&lt;/contributors&gt;&lt;titles&gt;&lt;title&gt;Vietnam may have the most effective response to Covid-19&lt;/title&gt;&lt;secondary-title&gt;The Nation&lt;/secondary-title&gt;&lt;/titles&gt;&lt;periodical&gt;&lt;full-title&gt;The Nation&lt;/full-title&gt;&lt;/periodical&gt;&lt;volume&gt;24&lt;/volume&gt;&lt;dates&gt;&lt;year&gt;2020&lt;/year&gt;&lt;/dates&gt;&lt;urls&gt;&lt;/urls&gt;&lt;/record&gt;&lt;/Cite&gt;&lt;Cite&gt;&lt;Author&gt;Dabla-Norris&lt;/Author&gt;&lt;Year&gt;2020&lt;/Year&gt;&lt;RecNum&gt;22&lt;/RecNum&gt;&lt;record&gt;&lt;rec-number&gt;22&lt;/rec-number&gt;&lt;foreign-keys&gt;&lt;key app="EN" db-id="5afra2929aw9efewdwv5axsfdzda9zxetv5a" timestamp="1620588466"&gt;22&lt;/key&gt;&lt;/foreign-keys&gt;&lt;ref-type name="Journal Article"&gt;17&lt;/ref-type&gt;&lt;contributors&gt;&lt;authors&gt;&lt;author&gt;Dabla-Norris, Ella&lt;/author&gt;&lt;author&gt;Gulde-Wolf, Anne-Marie&lt;/author&gt;&lt;author&gt;Painchaud, Francois&lt;/author&gt;&lt;/authors&gt;&lt;/contributors&gt;&lt;titles&gt;&lt;title&gt;Vietnam&amp;apos;s Success in Containing COVID-19 Offers Roadmap for Other Developing Countries&lt;/title&gt;&lt;secondary-title&gt;IMF Country Focus&lt;/secondary-title&gt;&lt;/titles&gt;&lt;periodical&gt;&lt;full-title&gt;IMF Country Focus&lt;/full-title&gt;&lt;/periodical&gt;&lt;dates&gt;&lt;year&gt;2020&lt;/year&gt;&lt;/dates&gt;&lt;urls&gt;&lt;/urls&gt;&lt;/record&gt;&lt;/Cite&gt;&lt;/EndNote&gt;</w:instrText>
      </w:r>
      <w:r w:rsidR="00B87E54">
        <w:fldChar w:fldCharType="separate"/>
      </w:r>
      <w:r w:rsidR="00447007">
        <w:rPr>
          <w:noProof/>
        </w:rPr>
        <w:t>[163, 164]</w:t>
      </w:r>
      <w:r w:rsidR="00B87E54">
        <w:fldChar w:fldCharType="end"/>
      </w:r>
      <w:r>
        <w:t xml:space="preserve">; fostering cooperative national sentiment and solidarity through timely and transparent communication on the outbreak-related developments by the government and the media which fostered trust and credibility of the government among the public </w:t>
      </w:r>
      <w:r w:rsidR="00A54249">
        <w:fldChar w:fldCharType="begin"/>
      </w:r>
      <w:r w:rsidR="00447007">
        <w:instrText xml:space="preserve"> ADDIN EN.CITE &lt;EndNote&gt;&lt;Cite&gt;&lt;Author&gt;Hartley&lt;/Author&gt;&lt;Year&gt;2021&lt;/Year&gt;&lt;RecNum&gt;4&lt;/RecNum&gt;&lt;DisplayText&gt;[138]&lt;/DisplayText&gt;&lt;record&gt;&lt;rec-number&gt;4&lt;/rec-number&gt;&lt;foreign-keys&gt;&lt;key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EndNote&gt;</w:instrText>
      </w:r>
      <w:r w:rsidR="00A54249">
        <w:fldChar w:fldCharType="separate"/>
      </w:r>
      <w:r w:rsidR="00447007">
        <w:rPr>
          <w:noProof/>
        </w:rPr>
        <w:t>[138]</w:t>
      </w:r>
      <w:r w:rsidR="00A54249">
        <w:fldChar w:fldCharType="end"/>
      </w:r>
      <w:r>
        <w:t>; and the country’s adaptation capabilities whereby central and local governments has continually amended and created new policies and has rapidly adjusted and fine-tuned response measures based on scientific and epidemiologic data in response to new outbreaks in the country</w:t>
      </w:r>
      <w:r w:rsidR="00A54249">
        <w:t xml:space="preserve"> </w:t>
      </w:r>
      <w:r w:rsidR="00A54249">
        <w:fldChar w:fldCharType="begin"/>
      </w:r>
      <w:r w:rsidR="00447007">
        <w:instrText xml:space="preserve"> ADDIN EN.CITE &lt;EndNote&gt;&lt;Cite&gt;&lt;Author&gt;Hartley&lt;/Author&gt;&lt;Year&gt;2021&lt;/Year&gt;&lt;RecNum&gt;4&lt;/RecNum&gt;&lt;DisplayText&gt;[138]&lt;/DisplayText&gt;&lt;record&gt;&lt;rec-number&gt;4&lt;/rec-number&gt;&lt;foreign-keys&gt;&lt;key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EndNote&gt;</w:instrText>
      </w:r>
      <w:r w:rsidR="00A54249">
        <w:fldChar w:fldCharType="separate"/>
      </w:r>
      <w:r w:rsidR="00447007">
        <w:rPr>
          <w:noProof/>
        </w:rPr>
        <w:t>[138]</w:t>
      </w:r>
      <w:r w:rsidR="00A54249">
        <w:fldChar w:fldCharType="end"/>
      </w:r>
      <w:r>
        <w:t xml:space="preserve">. While these factors indicate due preparedness, it was the flexibility and capacity to respond rapidly and decisively on pertinent policy areas that helped the country to stay ahead of the pandemic’s progression during the first three waves.  </w:t>
      </w:r>
    </w:p>
    <w:p w14:paraId="5850E354" w14:textId="77777777" w:rsidR="00580ABD" w:rsidRDefault="00580ABD" w:rsidP="00580ABD">
      <w:pPr>
        <w:pBdr>
          <w:top w:val="nil"/>
          <w:left w:val="nil"/>
          <w:bottom w:val="nil"/>
          <w:right w:val="nil"/>
          <w:between w:val="nil"/>
        </w:pBdr>
        <w:ind w:left="1440" w:hanging="360"/>
        <w:rPr>
          <w:color w:val="000000"/>
        </w:rPr>
      </w:pPr>
    </w:p>
    <w:p w14:paraId="322E0181" w14:textId="77777777" w:rsidR="00580ABD" w:rsidRDefault="00580ABD" w:rsidP="00580ABD">
      <w:pPr>
        <w:pBdr>
          <w:top w:val="nil"/>
          <w:left w:val="nil"/>
          <w:bottom w:val="nil"/>
          <w:right w:val="nil"/>
          <w:between w:val="nil"/>
        </w:pBdr>
        <w:ind w:left="360" w:hanging="360"/>
        <w:rPr>
          <w:i/>
          <w:color w:val="000000"/>
        </w:rPr>
      </w:pPr>
      <w:r>
        <w:rPr>
          <w:i/>
          <w:color w:val="000000"/>
        </w:rPr>
        <w:t>Conclusion</w:t>
      </w:r>
    </w:p>
    <w:p w14:paraId="29FC9299" w14:textId="36699E5F" w:rsidR="00580ABD" w:rsidRDefault="00580ABD" w:rsidP="00580ABD">
      <w:pPr>
        <w:pBdr>
          <w:top w:val="nil"/>
          <w:left w:val="nil"/>
          <w:bottom w:val="nil"/>
          <w:right w:val="nil"/>
          <w:between w:val="nil"/>
        </w:pBdr>
        <w:jc w:val="both"/>
        <w:rPr>
          <w:color w:val="000000"/>
        </w:rPr>
      </w:pPr>
      <w:r>
        <w:t xml:space="preserve">Despite being a resource-constrained country, Viet Nam successfully contained the COVID-19 outbreaks during the first year of the pandemic while little was known about the virus. This </w:t>
      </w:r>
      <w:proofErr w:type="gramStart"/>
      <w:r>
        <w:t>is in contrast to</w:t>
      </w:r>
      <w:proofErr w:type="gramEnd"/>
      <w:r>
        <w:t xml:space="preserve"> other countries in Asia with similar levels of economic development, such as India, the Philippines and Indonesia. Viet Nam’s success in handling the COVID-19 pandemic </w:t>
      </w:r>
      <w:r>
        <w:lastRenderedPageBreak/>
        <w:t>was perhaps attributable more towards its recent experiences with epidemics and ensuing investments in its public health infrastructure, as well as its political and administrative systems that facilitate cooperation within the government units and between the government and the public. T</w:t>
      </w:r>
      <w:r>
        <w:rPr>
          <w:color w:val="000000"/>
        </w:rPr>
        <w:t xml:space="preserve">he same spirit of the command-and-control architecture of Viet Nam’s political and administrative systems, which facilitated effective coordination </w:t>
      </w:r>
      <w:r>
        <w:t>and</w:t>
      </w:r>
      <w:r>
        <w:rPr>
          <w:color w:val="000000"/>
        </w:rPr>
        <w:t xml:space="preserve"> management of activities for the COVID response </w:t>
      </w:r>
      <w:r>
        <w:t>horizontally and vertically</w:t>
      </w:r>
      <w:r>
        <w:rPr>
          <w:color w:val="000000"/>
        </w:rPr>
        <w:t xml:space="preserve">, is also predicted to serve the post-pandemic economic recovery effort through fiscal stimulus and public investment </w:t>
      </w:r>
      <w:r w:rsidR="000F030C">
        <w:rPr>
          <w:color w:val="000000"/>
        </w:rPr>
        <w:fldChar w:fldCharType="begin"/>
      </w:r>
      <w:r w:rsidR="00447007">
        <w:rPr>
          <w:color w:val="000000"/>
        </w:rPr>
        <w:instrText xml:space="preserve"> ADDIN EN.CITE &lt;EndNote&gt;&lt;Cite&gt;&lt;Author&gt;Hartley&lt;/Author&gt;&lt;Year&gt;2021&lt;/Year&gt;&lt;RecNum&gt;4&lt;/RecNum&gt;&lt;DisplayText&gt;[138, 165]&lt;/DisplayText&gt;&lt;record&gt;&lt;rec-number&gt;4&lt;/rec-number&gt;&lt;foreign-keys&gt;&lt;key app="EN" db-id="5afra2929aw9efewdwv5axsfdzda9zxetv5a" timestamp="1618156554"&gt;4&lt;/key&gt;&lt;/foreign-keys&gt;&lt;ref-type name="Journal Article"&gt;17&lt;/ref-type&gt;&lt;contributors&gt;&lt;authors&gt;&lt;author&gt;Hartley, Kris&lt;/author&gt;&lt;author&gt;Bales, Sarah&lt;/author&gt;&lt;author&gt;Bali, Azad Singh&lt;/author&gt;&lt;/authors&gt;&lt;/contributors&gt;&lt;titles&gt;&lt;title&gt;COVID-19 response in a unitary state: emerging lessons from Vietnam&lt;/title&gt;&lt;secondary-title&gt;Policy Design and Practice&lt;/secondary-title&gt;&lt;/titles&gt;&lt;periodical&gt;&lt;full-title&gt;Policy Design and Practice&lt;/full-title&gt;&lt;/periodical&gt;&lt;pages&gt;152-168&lt;/pages&gt;&lt;volume&gt;4&lt;/volume&gt;&lt;number&gt;1&lt;/number&gt;&lt;dates&gt;&lt;year&gt;2021&lt;/year&gt;&lt;/dates&gt;&lt;isbn&gt;2574-1292&lt;/isbn&gt;&lt;urls&gt;&lt;/urls&gt;&lt;/record&gt;&lt;/Cite&gt;&lt;Cite&gt;&lt;Author&gt;Morisset&lt;/Author&gt;&lt;Year&gt;2020&lt;/Year&gt;&lt;RecNum&gt;5&lt;/RecNum&gt;&lt;record&gt;&lt;rec-number&gt;5&lt;/rec-number&gt;&lt;foreign-keys&gt;&lt;key app="EN" db-id="5afra2929aw9efewdwv5axsfdzda9zxetv5a" timestamp="1618157232"&gt;5&lt;/key&gt;&lt;/foreign-keys&gt;&lt;ref-type name="Generic"&gt;13&lt;/ref-type&gt;&lt;contributors&gt;&lt;authors&gt;&lt;author&gt;Morisset, Jacques&lt;/author&gt;&lt;/authors&gt;&lt;/contributors&gt;&lt;titles&gt;&lt;title&gt;Vietnam: Potential Policies Responses to the COVID-19 Epidemic&lt;/title&gt;&lt;/titles&gt;&lt;dates&gt;&lt;year&gt;2020&lt;/year&gt;&lt;/dates&gt;&lt;publisher&gt;World Bank&lt;/publisher&gt;&lt;urls&gt;&lt;/urls&gt;&lt;/record&gt;&lt;/Cite&gt;&lt;/EndNote&gt;</w:instrText>
      </w:r>
      <w:r w:rsidR="000F030C">
        <w:rPr>
          <w:color w:val="000000"/>
        </w:rPr>
        <w:fldChar w:fldCharType="separate"/>
      </w:r>
      <w:r w:rsidR="00447007">
        <w:rPr>
          <w:noProof/>
          <w:color w:val="000000"/>
        </w:rPr>
        <w:t>[138, 165]</w:t>
      </w:r>
      <w:r w:rsidR="000F030C">
        <w:rPr>
          <w:color w:val="000000"/>
        </w:rPr>
        <w:fldChar w:fldCharType="end"/>
      </w:r>
      <w:r>
        <w:rPr>
          <w:color w:val="000000"/>
        </w:rPr>
        <w:t xml:space="preserve">. In the post-pandemic world, Viet Nam’s steady progress towards UHC may play a role in </w:t>
      </w:r>
      <w:r>
        <w:t>its</w:t>
      </w:r>
      <w:r>
        <w:rPr>
          <w:color w:val="000000"/>
        </w:rPr>
        <w:t xml:space="preserve"> economic and social recovery from COVID-19. </w:t>
      </w:r>
    </w:p>
    <w:p w14:paraId="5990BE2A" w14:textId="77777777" w:rsidR="00580ABD" w:rsidRDefault="00580ABD" w:rsidP="00580ABD">
      <w:pPr>
        <w:pBdr>
          <w:top w:val="nil"/>
          <w:left w:val="nil"/>
          <w:bottom w:val="nil"/>
          <w:right w:val="nil"/>
          <w:between w:val="nil"/>
        </w:pBdr>
        <w:rPr>
          <w:color w:val="000000"/>
        </w:rPr>
      </w:pPr>
    </w:p>
    <w:p w14:paraId="20DC2F25" w14:textId="77777777" w:rsidR="00580ABD" w:rsidRDefault="00580ABD" w:rsidP="00580ABD">
      <w:pPr>
        <w:pBdr>
          <w:top w:val="nil"/>
          <w:left w:val="nil"/>
          <w:bottom w:val="nil"/>
          <w:right w:val="nil"/>
          <w:between w:val="nil"/>
        </w:pBdr>
        <w:rPr>
          <w:i/>
        </w:rPr>
      </w:pPr>
      <w:r>
        <w:rPr>
          <w:i/>
          <w:color w:val="000000"/>
        </w:rPr>
        <w:t>Takeaways</w:t>
      </w:r>
    </w:p>
    <w:p w14:paraId="3A0968C5" w14:textId="77777777" w:rsidR="00580ABD" w:rsidRDefault="00580ABD" w:rsidP="00580ABD">
      <w:pPr>
        <w:numPr>
          <w:ilvl w:val="0"/>
          <w:numId w:val="6"/>
        </w:numPr>
        <w:pBdr>
          <w:top w:val="nil"/>
          <w:left w:val="nil"/>
          <w:bottom w:val="nil"/>
          <w:right w:val="nil"/>
          <w:between w:val="nil"/>
        </w:pBdr>
        <w:jc w:val="both"/>
        <w:rPr>
          <w:color w:val="000000"/>
        </w:rPr>
      </w:pPr>
      <w:r>
        <w:rPr>
          <w:color w:val="000000"/>
        </w:rPr>
        <w:t xml:space="preserve">Viet Nam, a lower-middle income country located in the Asia Pacific region, was highly successful at controlling COVID-19 </w:t>
      </w:r>
      <w:r>
        <w:t>during the first 12 months of the pandemic</w:t>
      </w:r>
    </w:p>
    <w:p w14:paraId="16052E9A" w14:textId="77777777" w:rsidR="00580ABD" w:rsidRDefault="00580ABD" w:rsidP="00580ABD">
      <w:pPr>
        <w:numPr>
          <w:ilvl w:val="0"/>
          <w:numId w:val="6"/>
        </w:numPr>
        <w:pBdr>
          <w:top w:val="nil"/>
          <w:left w:val="nil"/>
          <w:bottom w:val="nil"/>
          <w:right w:val="nil"/>
          <w:between w:val="nil"/>
        </w:pBdr>
        <w:jc w:val="both"/>
        <w:rPr>
          <w:color w:val="000000"/>
        </w:rPr>
      </w:pPr>
      <w:r>
        <w:rPr>
          <w:color w:val="000000"/>
        </w:rPr>
        <w:t>Viet Nam’s success is attributable to its previous experience combatting epidemics like SARS, high</w:t>
      </w:r>
      <w:r>
        <w:t>-</w:t>
      </w:r>
      <w:r>
        <w:rPr>
          <w:color w:val="000000"/>
        </w:rPr>
        <w:t>level of pandemic preparedness</w:t>
      </w:r>
      <w:r>
        <w:t>, rapid</w:t>
      </w:r>
      <w:r>
        <w:rPr>
          <w:color w:val="000000"/>
        </w:rPr>
        <w:t xml:space="preserve"> and comprehensive action, and its </w:t>
      </w:r>
      <w:r>
        <w:t>adaptive</w:t>
      </w:r>
      <w:r>
        <w:rPr>
          <w:color w:val="000000"/>
        </w:rPr>
        <w:t xml:space="preserve"> </w:t>
      </w:r>
      <w:r>
        <w:t>capabilities</w:t>
      </w:r>
      <w:r>
        <w:rPr>
          <w:color w:val="000000"/>
        </w:rPr>
        <w:t xml:space="preserve"> in its COVID-19 respo</w:t>
      </w:r>
      <w:r>
        <w:t xml:space="preserve">nse. </w:t>
      </w:r>
      <w:r>
        <w:rPr>
          <w:color w:val="000000"/>
        </w:rPr>
        <w:t xml:space="preserve">   </w:t>
      </w:r>
    </w:p>
    <w:p w14:paraId="5FD98609" w14:textId="77777777" w:rsidR="00580ABD" w:rsidRDefault="00580ABD" w:rsidP="00580ABD">
      <w:pPr>
        <w:numPr>
          <w:ilvl w:val="0"/>
          <w:numId w:val="6"/>
        </w:numPr>
        <w:pBdr>
          <w:top w:val="nil"/>
          <w:left w:val="nil"/>
          <w:bottom w:val="nil"/>
          <w:right w:val="nil"/>
          <w:between w:val="nil"/>
        </w:pBdr>
        <w:jc w:val="both"/>
        <w:rPr>
          <w:color w:val="000000"/>
        </w:rPr>
      </w:pPr>
      <w:r>
        <w:rPr>
          <w:color w:val="000000"/>
        </w:rPr>
        <w:t xml:space="preserve">While Viet Nam’s progress towards UHC may </w:t>
      </w:r>
      <w:r>
        <w:t>not h</w:t>
      </w:r>
      <w:r>
        <w:rPr>
          <w:color w:val="000000"/>
        </w:rPr>
        <w:t>ave pla</w:t>
      </w:r>
      <w:r>
        <w:t>yed a major role</w:t>
      </w:r>
      <w:r>
        <w:rPr>
          <w:color w:val="000000"/>
        </w:rPr>
        <w:t xml:space="preserve"> in Viet Nam’s successful COVID response, its UHC capacity may enable the country’s successful economic and social recovery from COVID-19 </w:t>
      </w:r>
    </w:p>
    <w:p w14:paraId="6CD10D84" w14:textId="77777777" w:rsidR="00C41725" w:rsidRPr="00CC7EAF" w:rsidRDefault="00C41725" w:rsidP="00E80A02">
      <w:pPr>
        <w:rPr>
          <w:b/>
        </w:rPr>
      </w:pPr>
    </w:p>
    <w:p w14:paraId="00000076" w14:textId="01D4877A" w:rsidR="00C11C07" w:rsidRDefault="00675AD1" w:rsidP="0005579C">
      <w:pPr>
        <w:rPr>
          <w:b/>
        </w:rPr>
      </w:pPr>
      <w:r>
        <w:rPr>
          <w:b/>
        </w:rPr>
        <w:t>Comparative analysis</w:t>
      </w:r>
    </w:p>
    <w:p w14:paraId="00000077" w14:textId="3DFF2C53"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Initial findings have identified that limiting gatherings to fewer than 10 people, closing high-exposure businesses, and closing schools and universities were more effective policies than stay-at-home orders </w:t>
      </w:r>
      <w:r w:rsidR="00737146">
        <w:rPr>
          <w:color w:val="000000"/>
        </w:rPr>
        <w:fldChar w:fldCharType="begin"/>
      </w:r>
      <w:r w:rsidR="00447007">
        <w:rPr>
          <w:color w:val="000000"/>
        </w:rPr>
        <w:instrText xml:space="preserve"> ADDIN EN.CITE &lt;EndNote&gt;&lt;Cite&gt;&lt;Author&gt;Brauner&lt;/Author&gt;&lt;Year&gt;2021&lt;/Year&gt;&lt;RecNum&gt;18&lt;/RecNum&gt;&lt;DisplayText&gt;[166]&lt;/DisplayText&gt;&lt;record&gt;&lt;rec-number&gt;18&lt;/rec-number&gt;&lt;foreign-keys&gt;&lt;key app="EN" db-id="5afra2929aw9efewdwv5axsfdzda9zxetv5a" timestamp="1620516380"&gt;18&lt;/key&gt;&lt;/foreign-keys&gt;&lt;ref-type name="Journal Article"&gt;17&lt;/ref-type&gt;&lt;contributors&gt;&lt;authors&gt;&lt;author&gt;Brauner, Jan M&lt;/author&gt;&lt;author&gt;Mindermann, Sören&lt;/author&gt;&lt;author&gt;Sharma, Mrinank&lt;/author&gt;&lt;author&gt;Johnston, David&lt;/author&gt;&lt;author&gt;Salvatier, John&lt;/author&gt;&lt;author&gt;Gavenčiak, Tomáš&lt;/author&gt;&lt;author&gt;Stephenson, Anna B&lt;/author&gt;&lt;author&gt;Leech, Gavin&lt;/author&gt;&lt;author&gt;Altman, George&lt;/author&gt;&lt;author&gt;Mikulik, Vladimir&lt;/author&gt;&lt;/authors&gt;&lt;/contributors&gt;&lt;titles&gt;&lt;title&gt;Inferring the effectiveness of government interventions against COVID-19&lt;/title&gt;&lt;secondary-title&gt;Science&lt;/secondary-title&gt;&lt;/titles&gt;&lt;periodical&gt;&lt;full-title&gt;Science&lt;/full-title&gt;&lt;/periodical&gt;&lt;volume&gt;371&lt;/volume&gt;&lt;number&gt;6531&lt;/number&gt;&lt;dates&gt;&lt;year&gt;2021&lt;/year&gt;&lt;/dates&gt;&lt;isbn&gt;0036-8075&lt;/isbn&gt;&lt;urls&gt;&lt;/urls&gt;&lt;/record&gt;&lt;/Cite&gt;&lt;/EndNote&gt;</w:instrText>
      </w:r>
      <w:r w:rsidR="00737146">
        <w:rPr>
          <w:color w:val="000000"/>
        </w:rPr>
        <w:fldChar w:fldCharType="separate"/>
      </w:r>
      <w:r w:rsidR="00447007">
        <w:rPr>
          <w:noProof/>
          <w:color w:val="000000"/>
        </w:rPr>
        <w:t>[166]</w:t>
      </w:r>
      <w:r w:rsidR="00737146">
        <w:rPr>
          <w:color w:val="000000"/>
        </w:rPr>
        <w:fldChar w:fldCharType="end"/>
      </w:r>
      <w:r>
        <w:rPr>
          <w:color w:val="000000"/>
        </w:rPr>
        <w:t xml:space="preserve">. We find that this makes sense in the context of our inquiry, specifically that the case studies indicate that governments’ abilities to both quickly initiate and then enforce these policies—or have societies that are amenable to adherence with these policies on their own volition—was integral to their ability to contain the COVID-19 pandemic. </w:t>
      </w:r>
    </w:p>
    <w:p w14:paraId="00000078" w14:textId="77777777" w:rsidR="00C11C07" w:rsidRDefault="00C11C07">
      <w:pPr>
        <w:tabs>
          <w:tab w:val="left" w:pos="2970"/>
        </w:tabs>
      </w:pPr>
    </w:p>
    <w:p w14:paraId="00000079" w14:textId="77777777" w:rsidR="00C11C07" w:rsidRDefault="00675AD1">
      <w:pPr>
        <w:tabs>
          <w:tab w:val="left" w:pos="2970"/>
        </w:tabs>
        <w:rPr>
          <w:i/>
        </w:rPr>
      </w:pPr>
      <w:r>
        <w:rPr>
          <w:i/>
        </w:rPr>
        <w:t>Pandemic responses in resource-constrained settings</w:t>
      </w:r>
    </w:p>
    <w:p w14:paraId="0000007A" w14:textId="1EB6490B"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Counterintuitively, the economic strength of a country can delay necessary government </w:t>
      </w:r>
      <w:r w:rsidR="00D008BE">
        <w:rPr>
          <w:color w:val="000000"/>
        </w:rPr>
        <w:t>action</w:t>
      </w:r>
      <w:r>
        <w:rPr>
          <w:color w:val="000000"/>
        </w:rPr>
        <w:t xml:space="preserve"> to address the pandemic </w:t>
      </w:r>
      <w:r w:rsidR="00737146">
        <w:rPr>
          <w:color w:val="000000"/>
        </w:rPr>
        <w:fldChar w:fldCharType="begin"/>
      </w:r>
      <w:r w:rsidR="00447007">
        <w:rPr>
          <w:color w:val="000000"/>
        </w:rPr>
        <w:instrText xml:space="preserve"> ADDIN EN.CITE &lt;EndNote&gt;&lt;Cite&gt;&lt;Author&gt;González-Bustamante&lt;/Author&gt;&lt;Year&gt;2021&lt;/Year&gt;&lt;RecNum&gt;20&lt;/RecNum&gt;&lt;DisplayText&gt;[167]&lt;/DisplayText&gt;&lt;record&gt;&lt;rec-number&gt;20&lt;/rec-number&gt;&lt;foreign-keys&gt;&lt;key app="EN" db-id="5afra2929aw9efewdwv5axsfdzda9zxetv5a" timestamp="1620587815"&gt;20&lt;/key&gt;&lt;/foreign-keys&gt;&lt;ref-type name="Journal Article"&gt;17&lt;/ref-type&gt;&lt;contributors&gt;&lt;authors&gt;&lt;author&gt;González-Bustamante, Bastián&lt;/author&gt;&lt;/authors&gt;&lt;/contributors&gt;&lt;titles&gt;&lt;title&gt;Evolution and early government responses to COVID-19 in South America&lt;/title&gt;&lt;secondary-title&gt;World development&lt;/secondary-title&gt;&lt;/titles&gt;&lt;periodical&gt;&lt;full-title&gt;World development&lt;/full-title&gt;&lt;/periodical&gt;&lt;pages&gt;105180&lt;/pages&gt;&lt;volume&gt;137&lt;/volume&gt;&lt;dates&gt;&lt;year&gt;2021&lt;/year&gt;&lt;/dates&gt;&lt;isbn&gt;0305-750X&lt;/isbn&gt;&lt;urls&gt;&lt;/urls&gt;&lt;/record&gt;&lt;/Cite&gt;&lt;/EndNote&gt;</w:instrText>
      </w:r>
      <w:r w:rsidR="00737146">
        <w:rPr>
          <w:color w:val="000000"/>
        </w:rPr>
        <w:fldChar w:fldCharType="separate"/>
      </w:r>
      <w:r w:rsidR="00447007">
        <w:rPr>
          <w:noProof/>
          <w:color w:val="000000"/>
        </w:rPr>
        <w:t>[167]</w:t>
      </w:r>
      <w:r w:rsidR="00737146">
        <w:rPr>
          <w:color w:val="000000"/>
        </w:rPr>
        <w:fldChar w:fldCharType="end"/>
      </w:r>
      <w:r>
        <w:rPr>
          <w:color w:val="000000"/>
        </w:rPr>
        <w:t xml:space="preserve">. </w:t>
      </w:r>
    </w:p>
    <w:p w14:paraId="0000007B" w14:textId="77777777" w:rsidR="00C11C07" w:rsidRDefault="00C11C07">
      <w:pPr>
        <w:tabs>
          <w:tab w:val="left" w:pos="2970"/>
        </w:tabs>
        <w:rPr>
          <w:i/>
        </w:rPr>
      </w:pPr>
    </w:p>
    <w:p w14:paraId="0000007C" w14:textId="77777777" w:rsidR="00C11C07" w:rsidRDefault="00675AD1">
      <w:pPr>
        <w:tabs>
          <w:tab w:val="left" w:pos="2970"/>
        </w:tabs>
        <w:rPr>
          <w:i/>
        </w:rPr>
      </w:pPr>
      <w:r>
        <w:rPr>
          <w:i/>
        </w:rPr>
        <w:t>Primary similarities and differences in policies and approaches across countries</w:t>
      </w:r>
    </w:p>
    <w:p w14:paraId="0000007D" w14:textId="77777777" w:rsidR="00C11C07" w:rsidRDefault="00C11C07">
      <w:pPr>
        <w:tabs>
          <w:tab w:val="left" w:pos="2970"/>
        </w:tabs>
        <w:rPr>
          <w:i/>
        </w:rPr>
      </w:pPr>
    </w:p>
    <w:p w14:paraId="0000007E" w14:textId="77777777" w:rsidR="00C11C07" w:rsidRDefault="00675AD1">
      <w:pPr>
        <w:tabs>
          <w:tab w:val="left" w:pos="2970"/>
        </w:tabs>
        <w:rPr>
          <w:i/>
        </w:rPr>
      </w:pPr>
      <w:r>
        <w:rPr>
          <w:i/>
        </w:rPr>
        <w:t xml:space="preserve">What has been effective? </w:t>
      </w:r>
    </w:p>
    <w:p w14:paraId="0000007F" w14:textId="135A8EBD"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Fiscal expenditures on health, regional and local government capacity, and pressure on a health system can accelerate government responses </w:t>
      </w:r>
      <w:r w:rsidR="00737146">
        <w:rPr>
          <w:color w:val="000000"/>
        </w:rPr>
        <w:fldChar w:fldCharType="begin"/>
      </w:r>
      <w:r w:rsidR="00447007">
        <w:rPr>
          <w:color w:val="000000"/>
        </w:rPr>
        <w:instrText xml:space="preserve"> ADDIN EN.CITE &lt;EndNote&gt;&lt;Cite&gt;&lt;Author&gt;González-Bustamante&lt;/Author&gt;&lt;Year&gt;2021&lt;/Year&gt;&lt;RecNum&gt;20&lt;/RecNum&gt;&lt;DisplayText&gt;[167]&lt;/DisplayText&gt;&lt;record&gt;&lt;rec-number&gt;20&lt;/rec-number&gt;&lt;foreign-keys&gt;&lt;key app="EN" db-id="5afra2929aw9efewdwv5axsfdzda9zxetv5a" timestamp="1620587815"&gt;20&lt;/key&gt;&lt;/foreign-keys&gt;&lt;ref-type name="Journal Article"&gt;17&lt;/ref-type&gt;&lt;contributors&gt;&lt;authors&gt;&lt;author&gt;González-Bustamante, Bastián&lt;/author&gt;&lt;/authors&gt;&lt;/contributors&gt;&lt;titles&gt;&lt;title&gt;Evolution and early government responses to COVID-19 in South America&lt;/title&gt;&lt;secondary-title&gt;World development&lt;/secondary-title&gt;&lt;/titles&gt;&lt;periodical&gt;&lt;full-title&gt;World development&lt;/full-title&gt;&lt;/periodical&gt;&lt;pages&gt;105180&lt;/pages&gt;&lt;volume&gt;137&lt;/volume&gt;&lt;dates&gt;&lt;year&gt;2021&lt;/year&gt;&lt;/dates&gt;&lt;isbn&gt;0305-750X&lt;/isbn&gt;&lt;urls&gt;&lt;/urls&gt;&lt;/record&gt;&lt;/Cite&gt;&lt;/EndNote&gt;</w:instrText>
      </w:r>
      <w:r w:rsidR="00737146">
        <w:rPr>
          <w:color w:val="000000"/>
        </w:rPr>
        <w:fldChar w:fldCharType="separate"/>
      </w:r>
      <w:r w:rsidR="00447007">
        <w:rPr>
          <w:noProof/>
          <w:color w:val="000000"/>
        </w:rPr>
        <w:t>[167]</w:t>
      </w:r>
      <w:r w:rsidR="00737146">
        <w:rPr>
          <w:color w:val="000000"/>
        </w:rPr>
        <w:fldChar w:fldCharType="end"/>
      </w:r>
      <w:r>
        <w:rPr>
          <w:color w:val="000000"/>
        </w:rPr>
        <w:t xml:space="preserve">. </w:t>
      </w:r>
    </w:p>
    <w:p w14:paraId="00000080" w14:textId="77777777" w:rsidR="00C11C07" w:rsidRDefault="00C11C07">
      <w:pPr>
        <w:tabs>
          <w:tab w:val="left" w:pos="2970"/>
        </w:tabs>
        <w:rPr>
          <w:i/>
        </w:rPr>
      </w:pPr>
    </w:p>
    <w:p w14:paraId="00000081" w14:textId="77777777" w:rsidR="00C11C07" w:rsidRDefault="00675AD1">
      <w:pPr>
        <w:tabs>
          <w:tab w:val="left" w:pos="2970"/>
        </w:tabs>
        <w:rPr>
          <w:i/>
        </w:rPr>
      </w:pPr>
      <w:r>
        <w:rPr>
          <w:i/>
        </w:rPr>
        <w:t>The role of UHC coverage</w:t>
      </w:r>
    </w:p>
    <w:p w14:paraId="00000082" w14:textId="77777777" w:rsidR="00C11C07" w:rsidRDefault="00C11C07">
      <w:pPr>
        <w:tabs>
          <w:tab w:val="left" w:pos="2970"/>
        </w:tabs>
        <w:rPr>
          <w:i/>
        </w:rPr>
      </w:pPr>
    </w:p>
    <w:p w14:paraId="00000083" w14:textId="77777777" w:rsidR="00C11C07" w:rsidRDefault="00675AD1">
      <w:pPr>
        <w:tabs>
          <w:tab w:val="left" w:pos="2970"/>
        </w:tabs>
        <w:rPr>
          <w:i/>
        </w:rPr>
      </w:pPr>
      <w:r>
        <w:rPr>
          <w:i/>
        </w:rPr>
        <w:t>Key policy lessons</w:t>
      </w:r>
    </w:p>
    <w:p w14:paraId="00000085" w14:textId="77777777" w:rsidR="00C11C07" w:rsidRDefault="00C11C07">
      <w:pPr>
        <w:tabs>
          <w:tab w:val="left" w:pos="2970"/>
        </w:tabs>
        <w:rPr>
          <w:b/>
        </w:rPr>
      </w:pPr>
    </w:p>
    <w:p w14:paraId="00000086" w14:textId="77777777" w:rsidR="00C11C07" w:rsidRDefault="00675AD1">
      <w:pPr>
        <w:pBdr>
          <w:top w:val="single" w:sz="4" w:space="1" w:color="000000"/>
        </w:pBdr>
        <w:tabs>
          <w:tab w:val="left" w:pos="2970"/>
        </w:tabs>
        <w:rPr>
          <w:b/>
        </w:rPr>
      </w:pPr>
      <w:r>
        <w:rPr>
          <w:b/>
        </w:rPr>
        <w:t>Conclusion</w:t>
      </w:r>
    </w:p>
    <w:p w14:paraId="00000087" w14:textId="77777777" w:rsidR="00C11C07" w:rsidRDefault="00675AD1">
      <w:pPr>
        <w:numPr>
          <w:ilvl w:val="0"/>
          <w:numId w:val="3"/>
        </w:numPr>
        <w:pBdr>
          <w:top w:val="nil"/>
          <w:left w:val="nil"/>
          <w:bottom w:val="nil"/>
          <w:right w:val="nil"/>
          <w:between w:val="nil"/>
        </w:pBdr>
        <w:tabs>
          <w:tab w:val="left" w:pos="2970"/>
        </w:tabs>
        <w:rPr>
          <w:color w:val="000000"/>
        </w:rPr>
      </w:pPr>
      <w:r>
        <w:rPr>
          <w:color w:val="000000"/>
        </w:rPr>
        <w:t>Impact of COVID-19 on health systems</w:t>
      </w:r>
    </w:p>
    <w:p w14:paraId="00000088" w14:textId="36ACA44D" w:rsidR="00C11C07" w:rsidRDefault="00675AD1" w:rsidP="00D008BE">
      <w:pPr>
        <w:numPr>
          <w:ilvl w:val="0"/>
          <w:numId w:val="3"/>
        </w:numPr>
        <w:pBdr>
          <w:top w:val="nil"/>
          <w:left w:val="nil"/>
          <w:bottom w:val="nil"/>
          <w:right w:val="nil"/>
          <w:between w:val="nil"/>
        </w:pBdr>
        <w:tabs>
          <w:tab w:val="left" w:pos="2970"/>
        </w:tabs>
        <w:jc w:val="both"/>
        <w:rPr>
          <w:color w:val="000000"/>
        </w:rPr>
      </w:pPr>
      <w:r>
        <w:rPr>
          <w:color w:val="000000"/>
        </w:rPr>
        <w:t xml:space="preserve">COVID-19 pandemic will speed up adoption of digital public service provision </w:t>
      </w:r>
      <w:r w:rsidR="00737146">
        <w:rPr>
          <w:color w:val="000000"/>
        </w:rPr>
        <w:fldChar w:fldCharType="begin"/>
      </w:r>
      <w:r w:rsidR="00447007">
        <w:rPr>
          <w:color w:val="000000"/>
        </w:rPr>
        <w:instrText xml:space="preserve"> ADDIN EN.CITE &lt;EndNote&gt;&lt;Cite&gt;&lt;Author&gt;Agostino&lt;/Author&gt;&lt;Year&gt;2021&lt;/Year&gt;&lt;RecNum&gt;17&lt;/RecNum&gt;&lt;DisplayText&gt;[168]&lt;/DisplayText&gt;&lt;record&gt;&lt;rec-number&gt;17&lt;/rec-number&gt;&lt;foreign-keys&gt;&lt;key app="EN" db-id="5afra2929aw9efewdwv5axsfdzda9zxetv5a" timestamp="1620516117"&gt;17&lt;/key&gt;&lt;/foreign-keys&gt;&lt;ref-type name="Journal Article"&gt;17&lt;/ref-type&gt;&lt;contributors&gt;&lt;authors&gt;&lt;author&gt;Agostino, Deborah&lt;/author&gt;&lt;author&gt;Arnaboldi, Michela&lt;/author&gt;&lt;author&gt;Lema, Melisa Diaz&lt;/author&gt;&lt;/authors&gt;&lt;/contributors&gt;&lt;titles&gt;&lt;title&gt;New development: COVID-19 as an accelerator of digital transformation in public service delivery&lt;/title&gt;&lt;secondary-title&gt;Public Money &amp;amp; Management&lt;/secondary-title&gt;&lt;/titles&gt;&lt;periodical&gt;&lt;full-title&gt;Public Money &amp;amp; Management&lt;/full-title&gt;&lt;/periodical&gt;&lt;pages&gt;69-72&lt;/pages&gt;&lt;volume&gt;41&lt;/volume&gt;&lt;number&gt;1&lt;/number&gt;&lt;dates&gt;&lt;year&gt;2021&lt;/year&gt;&lt;/dates&gt;&lt;isbn&gt;0954-0962&lt;/isbn&gt;&lt;urls&gt;&lt;/urls&gt;&lt;/record&gt;&lt;/Cite&gt;&lt;/EndNote&gt;</w:instrText>
      </w:r>
      <w:r w:rsidR="00737146">
        <w:rPr>
          <w:color w:val="000000"/>
        </w:rPr>
        <w:fldChar w:fldCharType="separate"/>
      </w:r>
      <w:r w:rsidR="00447007">
        <w:rPr>
          <w:noProof/>
          <w:color w:val="000000"/>
        </w:rPr>
        <w:t>[168]</w:t>
      </w:r>
      <w:r w:rsidR="00737146">
        <w:rPr>
          <w:color w:val="000000"/>
        </w:rPr>
        <w:fldChar w:fldCharType="end"/>
      </w:r>
      <w:r>
        <w:rPr>
          <w:color w:val="000000"/>
        </w:rPr>
        <w:t>, possibly including other public service provisions including a transition to UHC.</w:t>
      </w:r>
    </w:p>
    <w:p w14:paraId="00000089" w14:textId="77777777" w:rsidR="00C11C07" w:rsidRDefault="00C11C07">
      <w:pPr>
        <w:tabs>
          <w:tab w:val="left" w:pos="2970"/>
        </w:tabs>
        <w:rPr>
          <w:b/>
          <w:sz w:val="22"/>
          <w:szCs w:val="22"/>
        </w:rPr>
      </w:pPr>
    </w:p>
    <w:p w14:paraId="0000008B" w14:textId="77777777" w:rsidR="00C11C07" w:rsidRDefault="00C11C07">
      <w:pPr>
        <w:tabs>
          <w:tab w:val="left" w:pos="2970"/>
        </w:tabs>
        <w:rPr>
          <w:b/>
          <w:sz w:val="22"/>
          <w:szCs w:val="22"/>
        </w:rPr>
      </w:pPr>
    </w:p>
    <w:p w14:paraId="7EBBFAFD" w14:textId="77777777" w:rsidR="0005579C" w:rsidRDefault="0005579C">
      <w:pPr>
        <w:rPr>
          <w:b/>
        </w:rPr>
      </w:pPr>
      <w:r>
        <w:rPr>
          <w:b/>
        </w:rPr>
        <w:br w:type="page"/>
      </w:r>
    </w:p>
    <w:p w14:paraId="0000008C" w14:textId="5FC409E2" w:rsidR="00C11C07" w:rsidRPr="00D008BE" w:rsidRDefault="00675AD1">
      <w:pPr>
        <w:pBdr>
          <w:top w:val="single" w:sz="4" w:space="1" w:color="000000"/>
        </w:pBdr>
        <w:tabs>
          <w:tab w:val="left" w:pos="2970"/>
        </w:tabs>
        <w:rPr>
          <w:b/>
        </w:rPr>
      </w:pPr>
      <w:r w:rsidRPr="00D008BE">
        <w:rPr>
          <w:b/>
        </w:rPr>
        <w:lastRenderedPageBreak/>
        <w:t>Works Cited</w:t>
      </w:r>
    </w:p>
    <w:p w14:paraId="1C8C944D" w14:textId="77777777" w:rsidR="00AF53B7" w:rsidRDefault="00AF53B7" w:rsidP="008E0565">
      <w:pPr>
        <w:pStyle w:val="CommentText"/>
        <w:rPr>
          <w:rFonts w:asciiTheme="minorHAnsi" w:hAnsiTheme="minorHAnsi" w:cstheme="minorHAnsi"/>
          <w:sz w:val="22"/>
          <w:szCs w:val="22"/>
        </w:rPr>
      </w:pPr>
    </w:p>
    <w:p w14:paraId="26C45C0A" w14:textId="77777777" w:rsidR="00447007" w:rsidRPr="00447007" w:rsidRDefault="00AF53B7" w:rsidP="00447007">
      <w:pPr>
        <w:pStyle w:val="EndNoteBibliography"/>
        <w:ind w:left="720" w:hanging="720"/>
        <w:rPr>
          <w:noProof/>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EN.REFLIST </w:instrText>
      </w:r>
      <w:r>
        <w:rPr>
          <w:rFonts w:asciiTheme="minorHAnsi" w:hAnsiTheme="minorHAnsi" w:cstheme="minorHAnsi"/>
          <w:sz w:val="22"/>
          <w:szCs w:val="22"/>
        </w:rPr>
        <w:fldChar w:fldCharType="separate"/>
      </w:r>
      <w:r w:rsidR="00447007" w:rsidRPr="00447007">
        <w:rPr>
          <w:noProof/>
        </w:rPr>
        <w:t>1.</w:t>
      </w:r>
      <w:r w:rsidR="00447007" w:rsidRPr="00447007">
        <w:rPr>
          <w:noProof/>
        </w:rPr>
        <w:tab/>
        <w:t xml:space="preserve">Hale, T., et al., </w:t>
      </w:r>
      <w:r w:rsidR="00447007" w:rsidRPr="00447007">
        <w:rPr>
          <w:i/>
          <w:noProof/>
        </w:rPr>
        <w:t>A global panel database of pandemic policies (Oxford COVID-19 Government Response Tracker).</w:t>
      </w:r>
      <w:r w:rsidR="00447007" w:rsidRPr="00447007">
        <w:rPr>
          <w:noProof/>
        </w:rPr>
        <w:t xml:space="preserve"> Nature Human Behaviour, 2021. </w:t>
      </w:r>
      <w:r w:rsidR="00447007" w:rsidRPr="00447007">
        <w:rPr>
          <w:b/>
          <w:noProof/>
        </w:rPr>
        <w:t>5</w:t>
      </w:r>
      <w:r w:rsidR="00447007" w:rsidRPr="00447007">
        <w:rPr>
          <w:noProof/>
        </w:rPr>
        <w:t>(4): p. 529-538.</w:t>
      </w:r>
    </w:p>
    <w:p w14:paraId="0BF72CD5" w14:textId="77777777" w:rsidR="00447007" w:rsidRPr="00447007" w:rsidRDefault="00447007" w:rsidP="00447007">
      <w:pPr>
        <w:pStyle w:val="EndNoteBibliography"/>
        <w:ind w:left="720" w:hanging="720"/>
        <w:rPr>
          <w:noProof/>
        </w:rPr>
      </w:pPr>
      <w:r w:rsidRPr="00447007">
        <w:rPr>
          <w:noProof/>
        </w:rPr>
        <w:t>2.</w:t>
      </w:r>
      <w:r w:rsidRPr="00447007">
        <w:rPr>
          <w:noProof/>
        </w:rPr>
        <w:tab/>
        <w:t xml:space="preserve">Yan, B., et al., </w:t>
      </w:r>
      <w:r w:rsidRPr="00447007">
        <w:rPr>
          <w:i/>
          <w:noProof/>
        </w:rPr>
        <w:t>Why do countries respond differently to COVID-19? A comparative study of Sweden, China, France, and Japan.</w:t>
      </w:r>
      <w:r w:rsidRPr="00447007">
        <w:rPr>
          <w:noProof/>
        </w:rPr>
        <w:t xml:space="preserve"> The American Review of Public Administration, 2020. </w:t>
      </w:r>
      <w:r w:rsidRPr="00447007">
        <w:rPr>
          <w:b/>
          <w:noProof/>
        </w:rPr>
        <w:t>50</w:t>
      </w:r>
      <w:r w:rsidRPr="00447007">
        <w:rPr>
          <w:noProof/>
        </w:rPr>
        <w:t>(6-7): p. 762-769.</w:t>
      </w:r>
    </w:p>
    <w:p w14:paraId="4F3C2B88" w14:textId="77777777" w:rsidR="00447007" w:rsidRPr="00447007" w:rsidRDefault="00447007" w:rsidP="00447007">
      <w:pPr>
        <w:pStyle w:val="EndNoteBibliography"/>
        <w:ind w:left="720" w:hanging="720"/>
        <w:rPr>
          <w:noProof/>
        </w:rPr>
      </w:pPr>
      <w:r w:rsidRPr="00447007">
        <w:rPr>
          <w:noProof/>
        </w:rPr>
        <w:t>3.</w:t>
      </w:r>
      <w:r w:rsidRPr="00447007">
        <w:rPr>
          <w:noProof/>
        </w:rPr>
        <w:tab/>
        <w:t xml:space="preserve">Cheng, C., et al., </w:t>
      </w:r>
      <w:r w:rsidRPr="00447007">
        <w:rPr>
          <w:i/>
          <w:noProof/>
        </w:rPr>
        <w:t>COVID-19 government response event dataset (CoronaNet v. 1.0).</w:t>
      </w:r>
      <w:r w:rsidRPr="00447007">
        <w:rPr>
          <w:noProof/>
        </w:rPr>
        <w:t xml:space="preserve"> Nature human behaviour, 2020. </w:t>
      </w:r>
      <w:r w:rsidRPr="00447007">
        <w:rPr>
          <w:b/>
          <w:noProof/>
        </w:rPr>
        <w:t>4</w:t>
      </w:r>
      <w:r w:rsidRPr="00447007">
        <w:rPr>
          <w:noProof/>
        </w:rPr>
        <w:t>(7): p. 756-768.</w:t>
      </w:r>
    </w:p>
    <w:p w14:paraId="05CEF12B" w14:textId="77777777" w:rsidR="00447007" w:rsidRPr="00447007" w:rsidRDefault="00447007" w:rsidP="00447007">
      <w:pPr>
        <w:pStyle w:val="EndNoteBibliography"/>
        <w:ind w:left="720" w:hanging="720"/>
        <w:rPr>
          <w:noProof/>
        </w:rPr>
      </w:pPr>
      <w:r w:rsidRPr="00447007">
        <w:rPr>
          <w:noProof/>
        </w:rPr>
        <w:t>4.</w:t>
      </w:r>
      <w:r w:rsidRPr="00447007">
        <w:rPr>
          <w:noProof/>
        </w:rPr>
        <w:tab/>
        <w:t xml:space="preserve">Hale, T., et al., </w:t>
      </w:r>
      <w:r w:rsidRPr="00447007">
        <w:rPr>
          <w:i/>
          <w:noProof/>
        </w:rPr>
        <w:t>Variation in government responses to COVID-19.</w:t>
      </w:r>
      <w:r w:rsidRPr="00447007">
        <w:rPr>
          <w:noProof/>
        </w:rPr>
        <w:t xml:space="preserve"> Blavatnik school of government working paper, 2020. </w:t>
      </w:r>
      <w:r w:rsidRPr="00447007">
        <w:rPr>
          <w:b/>
          <w:noProof/>
        </w:rPr>
        <w:t>31</w:t>
      </w:r>
      <w:r w:rsidRPr="00447007">
        <w:rPr>
          <w:noProof/>
        </w:rPr>
        <w:t>: p. 2020-11.</w:t>
      </w:r>
    </w:p>
    <w:p w14:paraId="37491F9B" w14:textId="77777777" w:rsidR="00447007" w:rsidRPr="00447007" w:rsidRDefault="00447007" w:rsidP="00447007">
      <w:pPr>
        <w:pStyle w:val="EndNoteBibliography"/>
        <w:ind w:left="720" w:hanging="720"/>
        <w:rPr>
          <w:noProof/>
        </w:rPr>
      </w:pPr>
      <w:r w:rsidRPr="00447007">
        <w:rPr>
          <w:noProof/>
        </w:rPr>
        <w:t>5.</w:t>
      </w:r>
      <w:r w:rsidRPr="00447007">
        <w:rPr>
          <w:noProof/>
        </w:rPr>
        <w:tab/>
        <w:t xml:space="preserve">Mintrom, M. and R. O’Connor, </w:t>
      </w:r>
      <w:r w:rsidRPr="00447007">
        <w:rPr>
          <w:i/>
          <w:noProof/>
        </w:rPr>
        <w:t>The importance of policy narrative: effective government responses to Covid-19.</w:t>
      </w:r>
      <w:r w:rsidRPr="00447007">
        <w:rPr>
          <w:noProof/>
        </w:rPr>
        <w:t xml:space="preserve"> Policy Design and Practice, 2020. </w:t>
      </w:r>
      <w:r w:rsidRPr="00447007">
        <w:rPr>
          <w:b/>
          <w:noProof/>
        </w:rPr>
        <w:t>3</w:t>
      </w:r>
      <w:r w:rsidRPr="00447007">
        <w:rPr>
          <w:noProof/>
        </w:rPr>
        <w:t>(3): p. 205-227.</w:t>
      </w:r>
    </w:p>
    <w:p w14:paraId="546FC123" w14:textId="77777777" w:rsidR="00447007" w:rsidRPr="00447007" w:rsidRDefault="00447007" w:rsidP="00447007">
      <w:pPr>
        <w:pStyle w:val="EndNoteBibliography"/>
        <w:ind w:left="720" w:hanging="720"/>
        <w:rPr>
          <w:noProof/>
        </w:rPr>
      </w:pPr>
      <w:r w:rsidRPr="00447007">
        <w:rPr>
          <w:noProof/>
        </w:rPr>
        <w:t>6.</w:t>
      </w:r>
      <w:r w:rsidRPr="00447007">
        <w:rPr>
          <w:noProof/>
        </w:rPr>
        <w:tab/>
        <w:t xml:space="preserve">Kansiime, M.K., et al., </w:t>
      </w:r>
      <w:r w:rsidRPr="00447007">
        <w:rPr>
          <w:i/>
          <w:noProof/>
        </w:rPr>
        <w:t>COVID-19 implications on household income and food security in Kenya and Uganda: Findings from a rapid assessment.</w:t>
      </w:r>
      <w:r w:rsidRPr="00447007">
        <w:rPr>
          <w:noProof/>
        </w:rPr>
        <w:t xml:space="preserve"> World development, 2021. </w:t>
      </w:r>
      <w:r w:rsidRPr="00447007">
        <w:rPr>
          <w:b/>
          <w:noProof/>
        </w:rPr>
        <w:t>137</w:t>
      </w:r>
      <w:r w:rsidRPr="00447007">
        <w:rPr>
          <w:noProof/>
        </w:rPr>
        <w:t>: p. 105199.</w:t>
      </w:r>
    </w:p>
    <w:p w14:paraId="77B847D4" w14:textId="77777777" w:rsidR="00447007" w:rsidRPr="00447007" w:rsidRDefault="00447007" w:rsidP="00447007">
      <w:pPr>
        <w:pStyle w:val="EndNoteBibliography"/>
        <w:ind w:left="720" w:hanging="720"/>
        <w:rPr>
          <w:noProof/>
        </w:rPr>
      </w:pPr>
      <w:r w:rsidRPr="00447007">
        <w:rPr>
          <w:noProof/>
        </w:rPr>
        <w:t>7.</w:t>
      </w:r>
      <w:r w:rsidRPr="00447007">
        <w:rPr>
          <w:noProof/>
        </w:rPr>
        <w:tab/>
        <w:t xml:space="preserve">Walker, P., et al., </w:t>
      </w:r>
      <w:r w:rsidRPr="00447007">
        <w:rPr>
          <w:i/>
          <w:noProof/>
        </w:rPr>
        <w:t>Report 12: The global impact of COVID-19 and strategies for mitigation and suppression.</w:t>
      </w:r>
      <w:r w:rsidRPr="00447007">
        <w:rPr>
          <w:noProof/>
        </w:rPr>
        <w:t xml:space="preserve"> 2020.</w:t>
      </w:r>
    </w:p>
    <w:p w14:paraId="22502182" w14:textId="77777777" w:rsidR="00447007" w:rsidRPr="00447007" w:rsidRDefault="00447007" w:rsidP="00447007">
      <w:pPr>
        <w:pStyle w:val="EndNoteBibliography"/>
        <w:ind w:left="720" w:hanging="720"/>
        <w:rPr>
          <w:noProof/>
        </w:rPr>
      </w:pPr>
      <w:r w:rsidRPr="00447007">
        <w:rPr>
          <w:noProof/>
        </w:rPr>
        <w:t>8.</w:t>
      </w:r>
      <w:r w:rsidRPr="00447007">
        <w:rPr>
          <w:noProof/>
        </w:rPr>
        <w:tab/>
        <w:t xml:space="preserve">Organization, W.H., </w:t>
      </w:r>
      <w:r w:rsidRPr="00447007">
        <w:rPr>
          <w:i/>
          <w:noProof/>
        </w:rPr>
        <w:t>WHO Country Cooperation Strategy 2012-2015: Cuba.</w:t>
      </w:r>
      <w:r w:rsidRPr="00447007">
        <w:rPr>
          <w:noProof/>
        </w:rPr>
        <w:t xml:space="preserve"> 2012.</w:t>
      </w:r>
    </w:p>
    <w:p w14:paraId="7A62AB77" w14:textId="77777777" w:rsidR="00447007" w:rsidRPr="00447007" w:rsidRDefault="00447007" w:rsidP="00447007">
      <w:pPr>
        <w:pStyle w:val="EndNoteBibliography"/>
        <w:ind w:left="720" w:hanging="720"/>
        <w:rPr>
          <w:noProof/>
        </w:rPr>
      </w:pPr>
      <w:r w:rsidRPr="00447007">
        <w:rPr>
          <w:noProof/>
        </w:rPr>
        <w:t>9.</w:t>
      </w:r>
      <w:r w:rsidRPr="00447007">
        <w:rPr>
          <w:noProof/>
        </w:rPr>
        <w:tab/>
      </w:r>
      <w:r w:rsidRPr="00447007">
        <w:rPr>
          <w:i/>
          <w:noProof/>
        </w:rPr>
        <w:t>GDP per Capita</w:t>
      </w:r>
      <w:r w:rsidRPr="00447007">
        <w:rPr>
          <w:noProof/>
        </w:rPr>
        <w:t xml:space="preserve">, in </w:t>
      </w:r>
      <w:r w:rsidRPr="00447007">
        <w:rPr>
          <w:i/>
          <w:noProof/>
        </w:rPr>
        <w:t>World Bank Indicators</w:t>
      </w:r>
      <w:r w:rsidRPr="00447007">
        <w:rPr>
          <w:noProof/>
        </w:rPr>
        <w:t>, W. Bank, Editor. 2019: Washington, DC.</w:t>
      </w:r>
    </w:p>
    <w:p w14:paraId="37F64AE6" w14:textId="77777777" w:rsidR="00447007" w:rsidRPr="00447007" w:rsidRDefault="00447007" w:rsidP="00447007">
      <w:pPr>
        <w:pStyle w:val="EndNoteBibliography"/>
        <w:ind w:left="720" w:hanging="720"/>
        <w:rPr>
          <w:noProof/>
        </w:rPr>
      </w:pPr>
      <w:r w:rsidRPr="00447007">
        <w:rPr>
          <w:noProof/>
        </w:rPr>
        <w:t>10.</w:t>
      </w:r>
      <w:r w:rsidRPr="00447007">
        <w:rPr>
          <w:noProof/>
        </w:rPr>
        <w:tab/>
        <w:t xml:space="preserve">Cameron, E.E., J.B. Nuzzo, and J.A. Bell, </w:t>
      </w:r>
      <w:r w:rsidRPr="00447007">
        <w:rPr>
          <w:i/>
          <w:noProof/>
        </w:rPr>
        <w:t>Global Health Security Index</w:t>
      </w:r>
      <w:r w:rsidRPr="00447007">
        <w:rPr>
          <w:noProof/>
        </w:rPr>
        <w:t xml:space="preserve">, in </w:t>
      </w:r>
      <w:r w:rsidRPr="00447007">
        <w:rPr>
          <w:i/>
          <w:noProof/>
        </w:rPr>
        <w:t>GHS Index</w:t>
      </w:r>
      <w:r w:rsidRPr="00447007">
        <w:rPr>
          <w:noProof/>
        </w:rPr>
        <w:t>. 2019, Johns Hopkins</w:t>
      </w:r>
    </w:p>
    <w:p w14:paraId="79F8D685" w14:textId="77777777" w:rsidR="00447007" w:rsidRPr="00447007" w:rsidRDefault="00447007" w:rsidP="00447007">
      <w:pPr>
        <w:pStyle w:val="EndNoteBibliography"/>
        <w:ind w:left="720" w:hanging="720"/>
        <w:rPr>
          <w:noProof/>
        </w:rPr>
      </w:pPr>
      <w:r w:rsidRPr="00447007">
        <w:rPr>
          <w:noProof/>
        </w:rPr>
        <w:t>NTI.</w:t>
      </w:r>
    </w:p>
    <w:p w14:paraId="7B2E5A10" w14:textId="77777777" w:rsidR="00447007" w:rsidRPr="00447007" w:rsidRDefault="00447007" w:rsidP="00447007">
      <w:pPr>
        <w:pStyle w:val="EndNoteBibliography"/>
        <w:ind w:left="720" w:hanging="720"/>
        <w:rPr>
          <w:noProof/>
        </w:rPr>
      </w:pPr>
      <w:r w:rsidRPr="00447007">
        <w:rPr>
          <w:noProof/>
        </w:rPr>
        <w:t>11.</w:t>
      </w:r>
      <w:r w:rsidRPr="00447007">
        <w:rPr>
          <w:noProof/>
        </w:rPr>
        <w:tab/>
        <w:t xml:space="preserve">Salas, D., </w:t>
      </w:r>
      <w:r w:rsidRPr="00447007">
        <w:rPr>
          <w:i/>
          <w:noProof/>
        </w:rPr>
        <w:t>COVID pandemic: updates from Cuba.</w:t>
      </w:r>
      <w:r w:rsidRPr="00447007">
        <w:rPr>
          <w:noProof/>
        </w:rPr>
        <w:t xml:space="preserve"> Dialectical Anthropology, 2020. </w:t>
      </w:r>
      <w:r w:rsidRPr="00447007">
        <w:rPr>
          <w:b/>
          <w:noProof/>
        </w:rPr>
        <w:t>44</w:t>
      </w:r>
      <w:r w:rsidRPr="00447007">
        <w:rPr>
          <w:noProof/>
        </w:rPr>
        <w:t>(3): p. 233-237.</w:t>
      </w:r>
    </w:p>
    <w:p w14:paraId="2F638C9E" w14:textId="77777777" w:rsidR="00447007" w:rsidRPr="00447007" w:rsidRDefault="00447007" w:rsidP="00447007">
      <w:pPr>
        <w:pStyle w:val="EndNoteBibliography"/>
        <w:ind w:left="720" w:hanging="720"/>
        <w:rPr>
          <w:noProof/>
        </w:rPr>
      </w:pPr>
      <w:r w:rsidRPr="00447007">
        <w:rPr>
          <w:noProof/>
        </w:rPr>
        <w:t>12.</w:t>
      </w:r>
      <w:r w:rsidRPr="00447007">
        <w:rPr>
          <w:noProof/>
        </w:rPr>
        <w:tab/>
        <w:t xml:space="preserve">Keck, C.W. and G.A. Reed, </w:t>
      </w:r>
      <w:r w:rsidRPr="00447007">
        <w:rPr>
          <w:i/>
          <w:noProof/>
        </w:rPr>
        <w:t>The curious case of Cuba.</w:t>
      </w:r>
      <w:r w:rsidRPr="00447007">
        <w:rPr>
          <w:noProof/>
        </w:rPr>
        <w:t xml:space="preserve"> American Journal of Public Health, 2012. </w:t>
      </w:r>
      <w:r w:rsidRPr="00447007">
        <w:rPr>
          <w:b/>
          <w:noProof/>
        </w:rPr>
        <w:t>102</w:t>
      </w:r>
      <w:r w:rsidRPr="00447007">
        <w:rPr>
          <w:noProof/>
        </w:rPr>
        <w:t>(8): p. e13-e22.</w:t>
      </w:r>
    </w:p>
    <w:p w14:paraId="0A93B0B7" w14:textId="77777777" w:rsidR="00447007" w:rsidRPr="00447007" w:rsidRDefault="00447007" w:rsidP="00447007">
      <w:pPr>
        <w:pStyle w:val="EndNoteBibliography"/>
        <w:ind w:left="720" w:hanging="720"/>
        <w:rPr>
          <w:noProof/>
        </w:rPr>
      </w:pPr>
      <w:r w:rsidRPr="00447007">
        <w:rPr>
          <w:noProof/>
        </w:rPr>
        <w:t>13.</w:t>
      </w:r>
      <w:r w:rsidRPr="00447007">
        <w:rPr>
          <w:noProof/>
        </w:rPr>
        <w:tab/>
        <w:t xml:space="preserve">Galbán-García, E. and P. Más-Bermejo, </w:t>
      </w:r>
      <w:r w:rsidRPr="00447007">
        <w:rPr>
          <w:i/>
          <w:noProof/>
        </w:rPr>
        <w:t>COVID-19 in Cuba: Assessing the National Response.</w:t>
      </w:r>
      <w:r w:rsidRPr="00447007">
        <w:rPr>
          <w:noProof/>
        </w:rPr>
        <w:t xml:space="preserve"> MEDICC review, 2020. </w:t>
      </w:r>
      <w:r w:rsidRPr="00447007">
        <w:rPr>
          <w:b/>
          <w:noProof/>
        </w:rPr>
        <w:t>22</w:t>
      </w:r>
      <w:r w:rsidRPr="00447007">
        <w:rPr>
          <w:noProof/>
        </w:rPr>
        <w:t>(4).</w:t>
      </w:r>
    </w:p>
    <w:p w14:paraId="14CFA16F" w14:textId="77777777" w:rsidR="00447007" w:rsidRPr="00447007" w:rsidRDefault="00447007" w:rsidP="00447007">
      <w:pPr>
        <w:pStyle w:val="EndNoteBibliography"/>
        <w:ind w:left="720" w:hanging="720"/>
        <w:rPr>
          <w:noProof/>
        </w:rPr>
      </w:pPr>
      <w:r w:rsidRPr="00447007">
        <w:rPr>
          <w:noProof/>
        </w:rPr>
        <w:t>14.</w:t>
      </w:r>
      <w:r w:rsidRPr="00447007">
        <w:rPr>
          <w:noProof/>
        </w:rPr>
        <w:tab/>
        <w:t xml:space="preserve">Reed, G., </w:t>
      </w:r>
      <w:r w:rsidRPr="00447007">
        <w:rPr>
          <w:i/>
          <w:noProof/>
        </w:rPr>
        <w:t>Mobilizing primary health care: Cuba’s powerful weapon against COVID-19.</w:t>
      </w:r>
      <w:r w:rsidRPr="00447007">
        <w:rPr>
          <w:noProof/>
        </w:rPr>
        <w:t xml:space="preserve"> MEDICC review, 2020. </w:t>
      </w:r>
      <w:r w:rsidRPr="00447007">
        <w:rPr>
          <w:b/>
          <w:noProof/>
        </w:rPr>
        <w:t>22</w:t>
      </w:r>
      <w:r w:rsidRPr="00447007">
        <w:rPr>
          <w:noProof/>
        </w:rPr>
        <w:t>(2): p. 54.</w:t>
      </w:r>
    </w:p>
    <w:p w14:paraId="0DE6C493" w14:textId="77777777" w:rsidR="00447007" w:rsidRPr="00447007" w:rsidRDefault="00447007" w:rsidP="00447007">
      <w:pPr>
        <w:pStyle w:val="EndNoteBibliography"/>
        <w:ind w:left="720" w:hanging="720"/>
        <w:rPr>
          <w:noProof/>
        </w:rPr>
      </w:pPr>
      <w:r w:rsidRPr="00447007">
        <w:rPr>
          <w:noProof/>
        </w:rPr>
        <w:t>15.</w:t>
      </w:r>
      <w:r w:rsidRPr="00447007">
        <w:rPr>
          <w:noProof/>
        </w:rPr>
        <w:tab/>
        <w:t xml:space="preserve">de Cuba, A.E., </w:t>
      </w:r>
      <w:r w:rsidRPr="00447007">
        <w:rPr>
          <w:i/>
          <w:noProof/>
        </w:rPr>
        <w:t>Edición 2019.</w:t>
      </w:r>
      <w:r w:rsidRPr="00447007">
        <w:rPr>
          <w:noProof/>
        </w:rPr>
        <w:t xml:space="preserve"> MINSAP, Dirección Nacional de Registros Médicos y Estadísticas de Salud. La Habana, 2019.</w:t>
      </w:r>
    </w:p>
    <w:p w14:paraId="39DC7517" w14:textId="77777777" w:rsidR="00447007" w:rsidRPr="00447007" w:rsidRDefault="00447007" w:rsidP="00447007">
      <w:pPr>
        <w:pStyle w:val="EndNoteBibliography"/>
        <w:ind w:left="720" w:hanging="720"/>
        <w:rPr>
          <w:noProof/>
        </w:rPr>
      </w:pPr>
      <w:r w:rsidRPr="00447007">
        <w:rPr>
          <w:noProof/>
        </w:rPr>
        <w:t>16.</w:t>
      </w:r>
      <w:r w:rsidRPr="00447007">
        <w:rPr>
          <w:noProof/>
        </w:rPr>
        <w:tab/>
        <w:t xml:space="preserve">De Vos, P., </w:t>
      </w:r>
      <w:r w:rsidRPr="00447007">
        <w:rPr>
          <w:i/>
          <w:noProof/>
        </w:rPr>
        <w:t>Cuba’s strategy toward universal health.</w:t>
      </w:r>
      <w:r w:rsidRPr="00447007">
        <w:rPr>
          <w:noProof/>
        </w:rPr>
        <w:t xml:space="preserve"> International Journal of Health Services, 2019. </w:t>
      </w:r>
      <w:r w:rsidRPr="00447007">
        <w:rPr>
          <w:b/>
          <w:noProof/>
        </w:rPr>
        <w:t>49</w:t>
      </w:r>
      <w:r w:rsidRPr="00447007">
        <w:rPr>
          <w:noProof/>
        </w:rPr>
        <w:t>(1): p. 186-192.</w:t>
      </w:r>
    </w:p>
    <w:p w14:paraId="55F4B204" w14:textId="77777777" w:rsidR="00447007" w:rsidRPr="00447007" w:rsidRDefault="00447007" w:rsidP="00447007">
      <w:pPr>
        <w:pStyle w:val="EndNoteBibliography"/>
        <w:ind w:left="720" w:hanging="720"/>
        <w:rPr>
          <w:noProof/>
        </w:rPr>
      </w:pPr>
      <w:r w:rsidRPr="00447007">
        <w:rPr>
          <w:noProof/>
        </w:rPr>
        <w:t>17.</w:t>
      </w:r>
      <w:r w:rsidRPr="00447007">
        <w:rPr>
          <w:noProof/>
        </w:rPr>
        <w:tab/>
        <w:t xml:space="preserve">Pineo, R., </w:t>
      </w:r>
      <w:r w:rsidRPr="00447007">
        <w:rPr>
          <w:i/>
          <w:noProof/>
        </w:rPr>
        <w:t>Cuban Public Healthcare: A Model of Success for Developing Nations.</w:t>
      </w:r>
      <w:r w:rsidRPr="00447007">
        <w:rPr>
          <w:noProof/>
        </w:rPr>
        <w:t xml:space="preserve"> Journal of Developing Societies, 2019. </w:t>
      </w:r>
      <w:r w:rsidRPr="00447007">
        <w:rPr>
          <w:b/>
          <w:noProof/>
        </w:rPr>
        <w:t>35</w:t>
      </w:r>
      <w:r w:rsidRPr="00447007">
        <w:rPr>
          <w:noProof/>
        </w:rPr>
        <w:t>(1): p. 16-61.</w:t>
      </w:r>
    </w:p>
    <w:p w14:paraId="3CF33752" w14:textId="77777777" w:rsidR="00447007" w:rsidRPr="00447007" w:rsidRDefault="00447007" w:rsidP="00447007">
      <w:pPr>
        <w:pStyle w:val="EndNoteBibliography"/>
        <w:ind w:left="720" w:hanging="720"/>
        <w:rPr>
          <w:noProof/>
        </w:rPr>
      </w:pPr>
      <w:r w:rsidRPr="00447007">
        <w:rPr>
          <w:noProof/>
        </w:rPr>
        <w:t>18.</w:t>
      </w:r>
      <w:r w:rsidRPr="00447007">
        <w:rPr>
          <w:noProof/>
        </w:rPr>
        <w:tab/>
        <w:t xml:space="preserve">Campion, E.W. and S. Morrissey, </w:t>
      </w:r>
      <w:r w:rsidRPr="00447007">
        <w:rPr>
          <w:i/>
          <w:noProof/>
        </w:rPr>
        <w:t>Articles of Interest A Different Model—Medical Care in Cuba.</w:t>
      </w:r>
      <w:r w:rsidRPr="00447007">
        <w:rPr>
          <w:noProof/>
        </w:rPr>
        <w:t xml:space="preserve"> The New England Journal of Medicine, 2013.</w:t>
      </w:r>
    </w:p>
    <w:p w14:paraId="20BC672A" w14:textId="77777777" w:rsidR="00447007" w:rsidRPr="00447007" w:rsidRDefault="00447007" w:rsidP="00447007">
      <w:pPr>
        <w:pStyle w:val="EndNoteBibliography"/>
        <w:ind w:left="720" w:hanging="720"/>
        <w:rPr>
          <w:noProof/>
        </w:rPr>
      </w:pPr>
      <w:r w:rsidRPr="00447007">
        <w:rPr>
          <w:noProof/>
        </w:rPr>
        <w:t>19.</w:t>
      </w:r>
      <w:r w:rsidRPr="00447007">
        <w:rPr>
          <w:noProof/>
        </w:rPr>
        <w:tab/>
        <w:t xml:space="preserve">Morales, C. and J. Fitzgerald, </w:t>
      </w:r>
      <w:r w:rsidRPr="00447007">
        <w:rPr>
          <w:i/>
          <w:noProof/>
        </w:rPr>
        <w:t>Experiences and lessons from Cuba on the road to Universal Health in the Americas</w:t>
      </w:r>
      <w:r w:rsidRPr="00447007">
        <w:rPr>
          <w:noProof/>
        </w:rPr>
        <w:t>. 2018, SciELO Public Health.</w:t>
      </w:r>
    </w:p>
    <w:p w14:paraId="247C8056" w14:textId="77777777" w:rsidR="00447007" w:rsidRPr="00447007" w:rsidRDefault="00447007" w:rsidP="00447007">
      <w:pPr>
        <w:pStyle w:val="EndNoteBibliography"/>
        <w:ind w:left="720" w:hanging="720"/>
        <w:rPr>
          <w:noProof/>
        </w:rPr>
      </w:pPr>
      <w:r w:rsidRPr="00447007">
        <w:rPr>
          <w:noProof/>
        </w:rPr>
        <w:t>20.</w:t>
      </w:r>
      <w:r w:rsidRPr="00447007">
        <w:rPr>
          <w:noProof/>
        </w:rPr>
        <w:tab/>
        <w:t xml:space="preserve">Gómez-Dantés, O., </w:t>
      </w:r>
      <w:r w:rsidRPr="00447007">
        <w:rPr>
          <w:i/>
          <w:noProof/>
        </w:rPr>
        <w:t>Cuba’s health system: hardly an example to follow.</w:t>
      </w:r>
      <w:r w:rsidRPr="00447007">
        <w:rPr>
          <w:noProof/>
        </w:rPr>
        <w:t xml:space="preserve"> Health policy and planning, 2018. </w:t>
      </w:r>
      <w:r w:rsidRPr="00447007">
        <w:rPr>
          <w:b/>
          <w:noProof/>
        </w:rPr>
        <w:t>33</w:t>
      </w:r>
      <w:r w:rsidRPr="00447007">
        <w:rPr>
          <w:noProof/>
        </w:rPr>
        <w:t>(6): p. 760-761.</w:t>
      </w:r>
    </w:p>
    <w:p w14:paraId="15C20489" w14:textId="77777777" w:rsidR="00447007" w:rsidRPr="00447007" w:rsidRDefault="00447007" w:rsidP="00447007">
      <w:pPr>
        <w:pStyle w:val="EndNoteBibliography"/>
        <w:ind w:left="720" w:hanging="720"/>
        <w:rPr>
          <w:noProof/>
        </w:rPr>
      </w:pPr>
      <w:r w:rsidRPr="00447007">
        <w:rPr>
          <w:noProof/>
        </w:rPr>
        <w:t>21.</w:t>
      </w:r>
      <w:r w:rsidRPr="00447007">
        <w:rPr>
          <w:noProof/>
        </w:rPr>
        <w:tab/>
        <w:t xml:space="preserve">Caffe, S., et al., </w:t>
      </w:r>
      <w:r w:rsidRPr="00447007">
        <w:rPr>
          <w:i/>
          <w:noProof/>
        </w:rPr>
        <w:t>Cuba Validated as the first country to eliminate mother-to-child transmission of Human Immunodeficiency Virus and congenital syphilis: Lessons learned from the implementation of the global validation methodology.</w:t>
      </w:r>
      <w:r w:rsidRPr="00447007">
        <w:rPr>
          <w:noProof/>
        </w:rPr>
        <w:t xml:space="preserve"> Sexually transmitted diseases, 2016. </w:t>
      </w:r>
      <w:r w:rsidRPr="00447007">
        <w:rPr>
          <w:b/>
          <w:noProof/>
        </w:rPr>
        <w:t>43</w:t>
      </w:r>
      <w:r w:rsidRPr="00447007">
        <w:rPr>
          <w:noProof/>
        </w:rPr>
        <w:t>(12): p. 733.</w:t>
      </w:r>
    </w:p>
    <w:p w14:paraId="38E45929" w14:textId="77777777" w:rsidR="00447007" w:rsidRPr="00447007" w:rsidRDefault="00447007" w:rsidP="00447007">
      <w:pPr>
        <w:pStyle w:val="EndNoteBibliography"/>
        <w:ind w:left="720" w:hanging="720"/>
        <w:rPr>
          <w:noProof/>
        </w:rPr>
      </w:pPr>
      <w:r w:rsidRPr="00447007">
        <w:rPr>
          <w:noProof/>
        </w:rPr>
        <w:t>22.</w:t>
      </w:r>
      <w:r w:rsidRPr="00447007">
        <w:rPr>
          <w:noProof/>
        </w:rPr>
        <w:tab/>
        <w:t xml:space="preserve">mondiale de la Santé, O. and W.H. Organization, </w:t>
      </w:r>
      <w:r w:rsidRPr="00447007">
        <w:rPr>
          <w:i/>
          <w:noProof/>
        </w:rPr>
        <w:t>El Salvador certified as malaria-free by WHO, 25 February 2021–Le Salvador certifié exempt de paludisme par l’OMS, 25 février 2021.</w:t>
      </w:r>
      <w:r w:rsidRPr="00447007">
        <w:rPr>
          <w:noProof/>
        </w:rPr>
        <w:t xml:space="preserve"> Weekly Epidemiological Record= Relevé épidémiologique hebdomadaire, 2021. </w:t>
      </w:r>
      <w:r w:rsidRPr="00447007">
        <w:rPr>
          <w:b/>
          <w:noProof/>
        </w:rPr>
        <w:t>96</w:t>
      </w:r>
      <w:r w:rsidRPr="00447007">
        <w:rPr>
          <w:noProof/>
        </w:rPr>
        <w:t>(10): p. 69-71.</w:t>
      </w:r>
    </w:p>
    <w:p w14:paraId="7255DE7E" w14:textId="77777777" w:rsidR="00447007" w:rsidRPr="00447007" w:rsidRDefault="00447007" w:rsidP="00447007">
      <w:pPr>
        <w:pStyle w:val="EndNoteBibliography"/>
        <w:ind w:left="720" w:hanging="720"/>
        <w:rPr>
          <w:noProof/>
        </w:rPr>
      </w:pPr>
      <w:r w:rsidRPr="00447007">
        <w:rPr>
          <w:noProof/>
        </w:rPr>
        <w:t>23.</w:t>
      </w:r>
      <w:r w:rsidRPr="00447007">
        <w:rPr>
          <w:noProof/>
        </w:rPr>
        <w:tab/>
        <w:t xml:space="preserve">Wenham, C. and S.K. Kittelsen, </w:t>
      </w:r>
      <w:r w:rsidRPr="00447007">
        <w:rPr>
          <w:i/>
          <w:noProof/>
        </w:rPr>
        <w:t>Cuba y seguridad sanitaria mundial: Cuba’s role in global health security.</w:t>
      </w:r>
      <w:r w:rsidRPr="00447007">
        <w:rPr>
          <w:noProof/>
        </w:rPr>
        <w:t xml:space="preserve"> BMJ global health, 2020. </w:t>
      </w:r>
      <w:r w:rsidRPr="00447007">
        <w:rPr>
          <w:b/>
          <w:noProof/>
        </w:rPr>
        <w:t>5</w:t>
      </w:r>
      <w:r w:rsidRPr="00447007">
        <w:rPr>
          <w:noProof/>
        </w:rPr>
        <w:t>(5): p. e002227.</w:t>
      </w:r>
    </w:p>
    <w:p w14:paraId="7AD23258" w14:textId="77777777" w:rsidR="00447007" w:rsidRPr="00447007" w:rsidRDefault="00447007" w:rsidP="00447007">
      <w:pPr>
        <w:pStyle w:val="EndNoteBibliography"/>
        <w:ind w:left="720" w:hanging="720"/>
        <w:rPr>
          <w:noProof/>
        </w:rPr>
      </w:pPr>
      <w:r w:rsidRPr="00447007">
        <w:rPr>
          <w:noProof/>
        </w:rPr>
        <w:t>24.</w:t>
      </w:r>
      <w:r w:rsidRPr="00447007">
        <w:rPr>
          <w:noProof/>
        </w:rPr>
        <w:tab/>
        <w:t xml:space="preserve">Reed, G.A., </w:t>
      </w:r>
      <w:r w:rsidRPr="00447007">
        <w:rPr>
          <w:i/>
          <w:noProof/>
        </w:rPr>
        <w:t>A PAHO Perspective on COVID-19 in Cuba José Moya MD MPH PhD</w:t>
      </w:r>
      <w:r w:rsidRPr="00447007">
        <w:rPr>
          <w:noProof/>
        </w:rPr>
        <w:t>. 2020, MEDICC-MED EDUC COOPERATION CUBA 1902 CLAIRMONT RD, STE 250, DECATUR ….</w:t>
      </w:r>
    </w:p>
    <w:p w14:paraId="6BD1FE41" w14:textId="77777777" w:rsidR="00447007" w:rsidRPr="00447007" w:rsidRDefault="00447007" w:rsidP="00447007">
      <w:pPr>
        <w:pStyle w:val="EndNoteBibliography"/>
        <w:ind w:left="720" w:hanging="720"/>
        <w:rPr>
          <w:noProof/>
        </w:rPr>
      </w:pPr>
      <w:r w:rsidRPr="00447007">
        <w:rPr>
          <w:noProof/>
        </w:rPr>
        <w:t>25.</w:t>
      </w:r>
      <w:r w:rsidRPr="00447007">
        <w:rPr>
          <w:noProof/>
        </w:rPr>
        <w:tab/>
        <w:t xml:space="preserve">Organization, W.H., </w:t>
      </w:r>
      <w:r w:rsidRPr="00447007">
        <w:rPr>
          <w:i/>
          <w:noProof/>
        </w:rPr>
        <w:t>Cuban experience with local production of medicines, technology transfer and improving access to health.</w:t>
      </w:r>
      <w:r w:rsidRPr="00447007">
        <w:rPr>
          <w:noProof/>
        </w:rPr>
        <w:t xml:space="preserve"> 2015.</w:t>
      </w:r>
    </w:p>
    <w:p w14:paraId="025C77DA" w14:textId="77777777" w:rsidR="00447007" w:rsidRPr="00447007" w:rsidRDefault="00447007" w:rsidP="00447007">
      <w:pPr>
        <w:pStyle w:val="EndNoteBibliography"/>
        <w:ind w:left="720" w:hanging="720"/>
        <w:rPr>
          <w:noProof/>
        </w:rPr>
      </w:pPr>
      <w:r w:rsidRPr="00447007">
        <w:rPr>
          <w:noProof/>
        </w:rPr>
        <w:t>26.</w:t>
      </w:r>
      <w:r w:rsidRPr="00447007">
        <w:rPr>
          <w:noProof/>
        </w:rPr>
        <w:tab/>
        <w:t xml:space="preserve">Ambrón, L.L., et al., </w:t>
      </w:r>
      <w:r w:rsidRPr="00447007">
        <w:rPr>
          <w:i/>
          <w:noProof/>
        </w:rPr>
        <w:t>Experiencia cubana en inmunización, 1962–2016.</w:t>
      </w:r>
      <w:r w:rsidRPr="00447007">
        <w:rPr>
          <w:noProof/>
        </w:rPr>
        <w:t xml:space="preserve"> Revista Panamericana de Salud Pública, 2018. </w:t>
      </w:r>
      <w:r w:rsidRPr="00447007">
        <w:rPr>
          <w:b/>
          <w:noProof/>
        </w:rPr>
        <w:t>42</w:t>
      </w:r>
      <w:r w:rsidRPr="00447007">
        <w:rPr>
          <w:noProof/>
        </w:rPr>
        <w:t>: p. e34.</w:t>
      </w:r>
    </w:p>
    <w:p w14:paraId="6C565A99" w14:textId="77777777" w:rsidR="00447007" w:rsidRPr="00447007" w:rsidRDefault="00447007" w:rsidP="00447007">
      <w:pPr>
        <w:pStyle w:val="EndNoteBibliography"/>
        <w:ind w:left="720" w:hanging="720"/>
        <w:rPr>
          <w:noProof/>
        </w:rPr>
      </w:pPr>
      <w:r w:rsidRPr="00447007">
        <w:rPr>
          <w:noProof/>
        </w:rPr>
        <w:lastRenderedPageBreak/>
        <w:t>27.</w:t>
      </w:r>
      <w:r w:rsidRPr="00447007">
        <w:rPr>
          <w:noProof/>
        </w:rPr>
        <w:tab/>
        <w:t xml:space="preserve">Kirk, J.M. and C. Walker, </w:t>
      </w:r>
      <w:r w:rsidRPr="00447007">
        <w:rPr>
          <w:i/>
          <w:noProof/>
        </w:rPr>
        <w:t>Cuban medical internationalism: The Ebola campaign of 2014–15.</w:t>
      </w:r>
      <w:r w:rsidRPr="00447007">
        <w:rPr>
          <w:noProof/>
        </w:rPr>
        <w:t xml:space="preserve"> International Journal of Cuban Studies, 2016. </w:t>
      </w:r>
      <w:r w:rsidRPr="00447007">
        <w:rPr>
          <w:b/>
          <w:noProof/>
        </w:rPr>
        <w:t>8</w:t>
      </w:r>
      <w:r w:rsidRPr="00447007">
        <w:rPr>
          <w:noProof/>
        </w:rPr>
        <w:t>(1): p. 9-27.</w:t>
      </w:r>
    </w:p>
    <w:p w14:paraId="4317AE98" w14:textId="77777777" w:rsidR="00447007" w:rsidRPr="00447007" w:rsidRDefault="00447007" w:rsidP="00447007">
      <w:pPr>
        <w:pStyle w:val="EndNoteBibliography"/>
        <w:ind w:left="720" w:hanging="720"/>
        <w:rPr>
          <w:noProof/>
        </w:rPr>
      </w:pPr>
      <w:r w:rsidRPr="00447007">
        <w:rPr>
          <w:noProof/>
        </w:rPr>
        <w:t>28.</w:t>
      </w:r>
      <w:r w:rsidRPr="00447007">
        <w:rPr>
          <w:noProof/>
        </w:rPr>
        <w:tab/>
        <w:t xml:space="preserve">Perez Riverol, A., </w:t>
      </w:r>
      <w:r w:rsidRPr="00447007">
        <w:rPr>
          <w:i/>
          <w:noProof/>
        </w:rPr>
        <w:t>The Cuban Strategy for Combatting the COVID-19 Pandemic.</w:t>
      </w:r>
      <w:r w:rsidRPr="00447007">
        <w:rPr>
          <w:noProof/>
        </w:rPr>
        <w:t xml:space="preserve"> MEDICC review, 2020. </w:t>
      </w:r>
      <w:r w:rsidRPr="00447007">
        <w:rPr>
          <w:b/>
          <w:noProof/>
        </w:rPr>
        <w:t>22</w:t>
      </w:r>
      <w:r w:rsidRPr="00447007">
        <w:rPr>
          <w:noProof/>
        </w:rPr>
        <w:t>(3).</w:t>
      </w:r>
    </w:p>
    <w:p w14:paraId="216C97D6" w14:textId="77777777" w:rsidR="00447007" w:rsidRPr="00447007" w:rsidRDefault="00447007" w:rsidP="00447007">
      <w:pPr>
        <w:pStyle w:val="EndNoteBibliography"/>
        <w:ind w:left="720" w:hanging="720"/>
        <w:rPr>
          <w:noProof/>
        </w:rPr>
      </w:pPr>
      <w:r w:rsidRPr="00447007">
        <w:rPr>
          <w:noProof/>
        </w:rPr>
        <w:t>29.</w:t>
      </w:r>
      <w:r w:rsidRPr="00447007">
        <w:rPr>
          <w:noProof/>
        </w:rPr>
        <w:tab/>
        <w:t xml:space="preserve">Samuels, F., </w:t>
      </w:r>
      <w:r w:rsidRPr="00447007">
        <w:rPr>
          <w:i/>
          <w:noProof/>
        </w:rPr>
        <w:t>Cuba's Response to COVID‐19: What Underlies its Apparent Success?</w:t>
      </w:r>
      <w:r w:rsidRPr="00447007">
        <w:rPr>
          <w:noProof/>
        </w:rPr>
        <w:t xml:space="preserve"> Bulletin of Latin American Research, 2020. </w:t>
      </w:r>
      <w:r w:rsidRPr="00447007">
        <w:rPr>
          <w:b/>
          <w:noProof/>
        </w:rPr>
        <w:t>39</w:t>
      </w:r>
      <w:r w:rsidRPr="00447007">
        <w:rPr>
          <w:noProof/>
        </w:rPr>
        <w:t>: p. 62-66.</w:t>
      </w:r>
    </w:p>
    <w:p w14:paraId="33BBA5DA" w14:textId="77777777" w:rsidR="00447007" w:rsidRPr="00447007" w:rsidRDefault="00447007" w:rsidP="00447007">
      <w:pPr>
        <w:pStyle w:val="EndNoteBibliography"/>
        <w:ind w:left="720" w:hanging="720"/>
        <w:rPr>
          <w:noProof/>
        </w:rPr>
      </w:pPr>
      <w:r w:rsidRPr="00447007">
        <w:rPr>
          <w:noProof/>
        </w:rPr>
        <w:t>30.</w:t>
      </w:r>
      <w:r w:rsidRPr="00447007">
        <w:rPr>
          <w:noProof/>
        </w:rPr>
        <w:tab/>
        <w:t xml:space="preserve">Yaffe, H., </w:t>
      </w:r>
      <w:r w:rsidRPr="00447007">
        <w:rPr>
          <w:i/>
          <w:noProof/>
        </w:rPr>
        <w:t>Leading by example: Cuba in the Covid-19 pandemic.</w:t>
      </w:r>
      <w:r w:rsidRPr="00447007">
        <w:rPr>
          <w:noProof/>
        </w:rPr>
        <w:t xml:space="preserve"> CounterPunch. org. June, 2020. </w:t>
      </w:r>
      <w:r w:rsidRPr="00447007">
        <w:rPr>
          <w:b/>
          <w:noProof/>
        </w:rPr>
        <w:t>4</w:t>
      </w:r>
      <w:r w:rsidRPr="00447007">
        <w:rPr>
          <w:noProof/>
        </w:rPr>
        <w:t>.</w:t>
      </w:r>
    </w:p>
    <w:p w14:paraId="652FCD8A" w14:textId="77777777" w:rsidR="00447007" w:rsidRPr="00447007" w:rsidRDefault="00447007" w:rsidP="00447007">
      <w:pPr>
        <w:pStyle w:val="EndNoteBibliography"/>
        <w:ind w:left="720" w:hanging="720"/>
        <w:rPr>
          <w:noProof/>
        </w:rPr>
      </w:pPr>
      <w:r w:rsidRPr="00447007">
        <w:rPr>
          <w:noProof/>
        </w:rPr>
        <w:t>31.</w:t>
      </w:r>
      <w:r w:rsidRPr="00447007">
        <w:rPr>
          <w:noProof/>
        </w:rPr>
        <w:tab/>
        <w:t xml:space="preserve">Burki, T., </w:t>
      </w:r>
      <w:r w:rsidRPr="00447007">
        <w:rPr>
          <w:i/>
          <w:noProof/>
        </w:rPr>
        <w:t>Behind Cuba's successful pandemic response.</w:t>
      </w:r>
      <w:r w:rsidRPr="00447007">
        <w:rPr>
          <w:noProof/>
        </w:rPr>
        <w:t xml:space="preserve"> The Lancet Infectious Diseases, 2021. </w:t>
      </w:r>
      <w:r w:rsidRPr="00447007">
        <w:rPr>
          <w:b/>
          <w:noProof/>
        </w:rPr>
        <w:t>21</w:t>
      </w:r>
      <w:r w:rsidRPr="00447007">
        <w:rPr>
          <w:noProof/>
        </w:rPr>
        <w:t>(4): p. 465-466.</w:t>
      </w:r>
    </w:p>
    <w:p w14:paraId="232B0106" w14:textId="77777777" w:rsidR="00447007" w:rsidRPr="00447007" w:rsidRDefault="00447007" w:rsidP="00447007">
      <w:pPr>
        <w:pStyle w:val="EndNoteBibliography"/>
        <w:ind w:left="720" w:hanging="720"/>
        <w:rPr>
          <w:noProof/>
        </w:rPr>
      </w:pPr>
      <w:r w:rsidRPr="00447007">
        <w:rPr>
          <w:noProof/>
        </w:rPr>
        <w:t>32.</w:t>
      </w:r>
      <w:r w:rsidRPr="00447007">
        <w:rPr>
          <w:noProof/>
        </w:rPr>
        <w:tab/>
        <w:t xml:space="preserve">Organization, W.H., </w:t>
      </w:r>
      <w:r w:rsidRPr="00447007">
        <w:rPr>
          <w:i/>
          <w:noProof/>
        </w:rPr>
        <w:t>Global health observatory.</w:t>
      </w:r>
      <w:r w:rsidRPr="00447007">
        <w:rPr>
          <w:noProof/>
        </w:rPr>
        <w:t xml:space="preserve"> 1999.</w:t>
      </w:r>
    </w:p>
    <w:p w14:paraId="333A7B3A" w14:textId="77777777" w:rsidR="00447007" w:rsidRPr="00447007" w:rsidRDefault="00447007" w:rsidP="00447007">
      <w:pPr>
        <w:pStyle w:val="EndNoteBibliography"/>
        <w:ind w:left="720" w:hanging="720"/>
        <w:rPr>
          <w:noProof/>
        </w:rPr>
      </w:pPr>
      <w:r w:rsidRPr="00447007">
        <w:rPr>
          <w:noProof/>
        </w:rPr>
        <w:t>33.</w:t>
      </w:r>
      <w:r w:rsidRPr="00447007">
        <w:rPr>
          <w:noProof/>
        </w:rPr>
        <w:tab/>
        <w:t xml:space="preserve">Dan-Nwafor, C., et al., </w:t>
      </w:r>
      <w:r w:rsidRPr="00447007">
        <w:rPr>
          <w:i/>
          <w:noProof/>
        </w:rPr>
        <w:t>Nigeria’s public health response to the COVID-19 pandemic: January to May 2020.</w:t>
      </w:r>
      <w:r w:rsidRPr="00447007">
        <w:rPr>
          <w:noProof/>
        </w:rPr>
        <w:t xml:space="preserve"> Journal of global health, 2020. </w:t>
      </w:r>
      <w:r w:rsidRPr="00447007">
        <w:rPr>
          <w:b/>
          <w:noProof/>
        </w:rPr>
        <w:t>10</w:t>
      </w:r>
      <w:r w:rsidRPr="00447007">
        <w:rPr>
          <w:noProof/>
        </w:rPr>
        <w:t>(2).</w:t>
      </w:r>
    </w:p>
    <w:p w14:paraId="502146D7" w14:textId="77777777" w:rsidR="00447007" w:rsidRPr="00447007" w:rsidRDefault="00447007" w:rsidP="00447007">
      <w:pPr>
        <w:pStyle w:val="EndNoteBibliography"/>
        <w:ind w:left="720" w:hanging="720"/>
        <w:rPr>
          <w:noProof/>
        </w:rPr>
      </w:pPr>
      <w:r w:rsidRPr="00447007">
        <w:rPr>
          <w:noProof/>
        </w:rPr>
        <w:t>34.</w:t>
      </w:r>
      <w:r w:rsidRPr="00447007">
        <w:rPr>
          <w:noProof/>
        </w:rPr>
        <w:tab/>
        <w:t xml:space="preserve">Galal, S., </w:t>
      </w:r>
      <w:r w:rsidRPr="00447007">
        <w:rPr>
          <w:i/>
          <w:noProof/>
        </w:rPr>
        <w:t xml:space="preserve">Coronavirus cases in Africa as of June 22, 2021, by country. </w:t>
      </w:r>
      <w:r w:rsidRPr="00447007">
        <w:rPr>
          <w:noProof/>
        </w:rPr>
        <w:t>. 2021, Statista.</w:t>
      </w:r>
    </w:p>
    <w:p w14:paraId="23CA79D0" w14:textId="77777777" w:rsidR="00447007" w:rsidRPr="00447007" w:rsidRDefault="00447007" w:rsidP="00447007">
      <w:pPr>
        <w:pStyle w:val="EndNoteBibliography"/>
        <w:ind w:left="720" w:hanging="720"/>
        <w:rPr>
          <w:noProof/>
        </w:rPr>
      </w:pPr>
      <w:r w:rsidRPr="00447007">
        <w:rPr>
          <w:noProof/>
        </w:rPr>
        <w:t>35.</w:t>
      </w:r>
      <w:r w:rsidRPr="00447007">
        <w:rPr>
          <w:noProof/>
        </w:rPr>
        <w:tab/>
        <w:t xml:space="preserve">Anyanwu, M.U., et al., </w:t>
      </w:r>
      <w:r w:rsidRPr="00447007">
        <w:rPr>
          <w:i/>
          <w:noProof/>
        </w:rPr>
        <w:t>A Perspective on Nigeria’s Preparedness, Response and Challenges to Mitigating the Spread of COVID-19.</w:t>
      </w:r>
      <w:r w:rsidRPr="00447007">
        <w:rPr>
          <w:noProof/>
        </w:rPr>
        <w:t xml:space="preserve"> Challenges, 2020. </w:t>
      </w:r>
      <w:r w:rsidRPr="00447007">
        <w:rPr>
          <w:b/>
          <w:noProof/>
        </w:rPr>
        <w:t>11</w:t>
      </w:r>
      <w:r w:rsidRPr="00447007">
        <w:rPr>
          <w:noProof/>
        </w:rPr>
        <w:t>(2): p. 22.</w:t>
      </w:r>
    </w:p>
    <w:p w14:paraId="5A29CC82" w14:textId="77777777" w:rsidR="00447007" w:rsidRPr="00447007" w:rsidRDefault="00447007" w:rsidP="00447007">
      <w:pPr>
        <w:pStyle w:val="EndNoteBibliography"/>
        <w:ind w:left="720" w:hanging="720"/>
        <w:rPr>
          <w:noProof/>
        </w:rPr>
      </w:pPr>
      <w:r w:rsidRPr="00447007">
        <w:rPr>
          <w:noProof/>
        </w:rPr>
        <w:t>36.</w:t>
      </w:r>
      <w:r w:rsidRPr="00447007">
        <w:rPr>
          <w:noProof/>
        </w:rPr>
        <w:tab/>
        <w:t xml:space="preserve">Okpani, A.I. and S. Abimbola, </w:t>
      </w:r>
      <w:r w:rsidRPr="00447007">
        <w:rPr>
          <w:i/>
          <w:noProof/>
        </w:rPr>
        <w:t>Operationalizing universal health coverage in Nigeria through social health insurance.</w:t>
      </w:r>
      <w:r w:rsidRPr="00447007">
        <w:rPr>
          <w:noProof/>
        </w:rPr>
        <w:t xml:space="preserve"> Nigerian medical journal: journal of the Nigeria Medical Association, 2015. </w:t>
      </w:r>
      <w:r w:rsidRPr="00447007">
        <w:rPr>
          <w:b/>
          <w:noProof/>
        </w:rPr>
        <w:t>56</w:t>
      </w:r>
      <w:r w:rsidRPr="00447007">
        <w:rPr>
          <w:noProof/>
        </w:rPr>
        <w:t>(5): p. 305.</w:t>
      </w:r>
    </w:p>
    <w:p w14:paraId="2029A5F5" w14:textId="77777777" w:rsidR="00447007" w:rsidRPr="00447007" w:rsidRDefault="00447007" w:rsidP="00447007">
      <w:pPr>
        <w:pStyle w:val="EndNoteBibliography"/>
        <w:ind w:left="720" w:hanging="720"/>
        <w:rPr>
          <w:noProof/>
        </w:rPr>
      </w:pPr>
      <w:r w:rsidRPr="00447007">
        <w:rPr>
          <w:noProof/>
        </w:rPr>
        <w:t>37.</w:t>
      </w:r>
      <w:r w:rsidRPr="00447007">
        <w:rPr>
          <w:noProof/>
        </w:rPr>
        <w:tab/>
        <w:t xml:space="preserve">Alawode, G.O. and D.A. Adewole, </w:t>
      </w:r>
      <w:r w:rsidRPr="00447007">
        <w:rPr>
          <w:i/>
          <w:noProof/>
        </w:rPr>
        <w:t>Assessment of the design and implementation challenges of the National Health Insurance Scheme in Nigeria: a qualitative study among sub-national level actors, healthcare and insurance providers.</w:t>
      </w:r>
      <w:r w:rsidRPr="00447007">
        <w:rPr>
          <w:noProof/>
        </w:rPr>
        <w:t xml:space="preserve"> BMC public health, 2021. </w:t>
      </w:r>
      <w:r w:rsidRPr="00447007">
        <w:rPr>
          <w:b/>
          <w:noProof/>
        </w:rPr>
        <w:t>21</w:t>
      </w:r>
      <w:r w:rsidRPr="00447007">
        <w:rPr>
          <w:noProof/>
        </w:rPr>
        <w:t>(1): p. 1-12.</w:t>
      </w:r>
    </w:p>
    <w:p w14:paraId="16F59713" w14:textId="77777777" w:rsidR="00447007" w:rsidRPr="00447007" w:rsidRDefault="00447007" w:rsidP="00447007">
      <w:pPr>
        <w:pStyle w:val="EndNoteBibliography"/>
        <w:ind w:left="720" w:hanging="720"/>
        <w:rPr>
          <w:noProof/>
        </w:rPr>
      </w:pPr>
      <w:r w:rsidRPr="00447007">
        <w:rPr>
          <w:noProof/>
        </w:rPr>
        <w:t>38.</w:t>
      </w:r>
      <w:r w:rsidRPr="00447007">
        <w:rPr>
          <w:noProof/>
        </w:rPr>
        <w:tab/>
        <w:t xml:space="preserve">Bank, W., </w:t>
      </w:r>
      <w:r w:rsidRPr="00447007">
        <w:rPr>
          <w:i/>
          <w:noProof/>
        </w:rPr>
        <w:t>Monitoring global poverty</w:t>
      </w:r>
      <w:r w:rsidRPr="00447007">
        <w:rPr>
          <w:noProof/>
        </w:rPr>
        <w:t>. 2020.</w:t>
      </w:r>
    </w:p>
    <w:p w14:paraId="417867A6" w14:textId="77777777" w:rsidR="00447007" w:rsidRPr="00447007" w:rsidRDefault="00447007" w:rsidP="00447007">
      <w:pPr>
        <w:pStyle w:val="EndNoteBibliography"/>
        <w:ind w:left="720" w:hanging="720"/>
        <w:rPr>
          <w:noProof/>
        </w:rPr>
      </w:pPr>
      <w:r w:rsidRPr="00447007">
        <w:rPr>
          <w:noProof/>
        </w:rPr>
        <w:t>39.</w:t>
      </w:r>
      <w:r w:rsidRPr="00447007">
        <w:rPr>
          <w:noProof/>
        </w:rPr>
        <w:tab/>
        <w:t xml:space="preserve">Murray, C.J., et al., </w:t>
      </w:r>
      <w:r w:rsidRPr="00447007">
        <w:rPr>
          <w:i/>
          <w:noProof/>
        </w:rPr>
        <w:t>Global burden of 87 risk factors in 204 countries and territories, 1990–2019: a systematic analysis for the Global Burden of Disease Study 2019.</w:t>
      </w:r>
      <w:r w:rsidRPr="00447007">
        <w:rPr>
          <w:noProof/>
        </w:rPr>
        <w:t xml:space="preserve"> The Lancet, 2020. </w:t>
      </w:r>
      <w:r w:rsidRPr="00447007">
        <w:rPr>
          <w:b/>
          <w:noProof/>
        </w:rPr>
        <w:t>396</w:t>
      </w:r>
      <w:r w:rsidRPr="00447007">
        <w:rPr>
          <w:noProof/>
        </w:rPr>
        <w:t>(10258): p. 1223-1249.</w:t>
      </w:r>
    </w:p>
    <w:p w14:paraId="1B66983D" w14:textId="77777777" w:rsidR="00447007" w:rsidRPr="00447007" w:rsidRDefault="00447007" w:rsidP="00447007">
      <w:pPr>
        <w:pStyle w:val="EndNoteBibliography"/>
        <w:ind w:left="720" w:hanging="720"/>
        <w:rPr>
          <w:noProof/>
        </w:rPr>
      </w:pPr>
      <w:r w:rsidRPr="00447007">
        <w:rPr>
          <w:noProof/>
        </w:rPr>
        <w:t>40.</w:t>
      </w:r>
      <w:r w:rsidRPr="00447007">
        <w:rPr>
          <w:noProof/>
        </w:rPr>
        <w:tab/>
        <w:t xml:space="preserve">Holt, T., L. Millroy, and M. Mmopi, </w:t>
      </w:r>
      <w:r w:rsidRPr="00447007">
        <w:rPr>
          <w:i/>
          <w:noProof/>
        </w:rPr>
        <w:t>Winning in Nigeria: pharma's next frontier.</w:t>
      </w:r>
      <w:r w:rsidRPr="00447007">
        <w:rPr>
          <w:noProof/>
        </w:rPr>
        <w:t xml:space="preserve"> McKinsey and Company Pharmaceuticals and Products, 2017.</w:t>
      </w:r>
    </w:p>
    <w:p w14:paraId="5B38A75E" w14:textId="77777777" w:rsidR="00447007" w:rsidRPr="00447007" w:rsidRDefault="00447007" w:rsidP="00447007">
      <w:pPr>
        <w:pStyle w:val="EndNoteBibliography"/>
        <w:ind w:left="720" w:hanging="720"/>
        <w:rPr>
          <w:noProof/>
        </w:rPr>
      </w:pPr>
      <w:r w:rsidRPr="00447007">
        <w:rPr>
          <w:noProof/>
        </w:rPr>
        <w:t>41.</w:t>
      </w:r>
      <w:r w:rsidRPr="00447007">
        <w:rPr>
          <w:noProof/>
        </w:rPr>
        <w:tab/>
        <w:t xml:space="preserve">Soto, A., </w:t>
      </w:r>
      <w:r w:rsidRPr="00447007">
        <w:rPr>
          <w:i/>
          <w:noProof/>
        </w:rPr>
        <w:t>Africa COVID-19 News: Nigerian Hospitals Struggling to Cope with Surge in COVID Cases</w:t>
      </w:r>
      <w:r w:rsidRPr="00447007">
        <w:rPr>
          <w:noProof/>
        </w:rPr>
        <w:t xml:space="preserve">, in </w:t>
      </w:r>
      <w:r w:rsidRPr="00447007">
        <w:rPr>
          <w:i/>
          <w:noProof/>
        </w:rPr>
        <w:t>Bloomberg</w:t>
      </w:r>
      <w:r w:rsidRPr="00447007">
        <w:rPr>
          <w:noProof/>
        </w:rPr>
        <w:t>. 2021: New York.</w:t>
      </w:r>
    </w:p>
    <w:p w14:paraId="01F34E4A" w14:textId="77777777" w:rsidR="00447007" w:rsidRPr="00447007" w:rsidRDefault="00447007" w:rsidP="00447007">
      <w:pPr>
        <w:pStyle w:val="EndNoteBibliography"/>
        <w:ind w:left="720" w:hanging="720"/>
        <w:rPr>
          <w:noProof/>
        </w:rPr>
      </w:pPr>
      <w:r w:rsidRPr="00447007">
        <w:rPr>
          <w:noProof/>
        </w:rPr>
        <w:t>42.</w:t>
      </w:r>
      <w:r w:rsidRPr="00447007">
        <w:rPr>
          <w:noProof/>
        </w:rPr>
        <w:tab/>
        <w:t xml:space="preserve">Campbell, J., </w:t>
      </w:r>
      <w:r w:rsidRPr="00447007">
        <w:rPr>
          <w:i/>
          <w:noProof/>
        </w:rPr>
        <w:t>Tracking the spread of COVID-19 in Nigeria’s largest northern city</w:t>
      </w:r>
      <w:r w:rsidRPr="00447007">
        <w:rPr>
          <w:noProof/>
        </w:rPr>
        <w:t>. 2020.</w:t>
      </w:r>
    </w:p>
    <w:p w14:paraId="222350A0" w14:textId="77777777" w:rsidR="00447007" w:rsidRPr="00447007" w:rsidRDefault="00447007" w:rsidP="00447007">
      <w:pPr>
        <w:pStyle w:val="EndNoteBibliography"/>
        <w:ind w:left="720" w:hanging="720"/>
        <w:rPr>
          <w:noProof/>
        </w:rPr>
      </w:pPr>
      <w:r w:rsidRPr="00447007">
        <w:rPr>
          <w:noProof/>
        </w:rPr>
        <w:t>43.</w:t>
      </w:r>
      <w:r w:rsidRPr="00447007">
        <w:rPr>
          <w:noProof/>
        </w:rPr>
        <w:tab/>
        <w:t xml:space="preserve">Welcome, M.O., </w:t>
      </w:r>
      <w:r w:rsidRPr="00447007">
        <w:rPr>
          <w:i/>
          <w:noProof/>
        </w:rPr>
        <w:t>The Nigerian health care system: Need for integrating adequate medical intelligence and surveillance systems.</w:t>
      </w:r>
      <w:r w:rsidRPr="00447007">
        <w:rPr>
          <w:noProof/>
        </w:rPr>
        <w:t xml:space="preserve"> Journal of pharmacy &amp; bioallied sciences, 2011. </w:t>
      </w:r>
      <w:r w:rsidRPr="00447007">
        <w:rPr>
          <w:b/>
          <w:noProof/>
        </w:rPr>
        <w:t>3</w:t>
      </w:r>
      <w:r w:rsidRPr="00447007">
        <w:rPr>
          <w:noProof/>
        </w:rPr>
        <w:t>(4): p. 470.</w:t>
      </w:r>
    </w:p>
    <w:p w14:paraId="7C66C6A7" w14:textId="77777777" w:rsidR="00447007" w:rsidRPr="00447007" w:rsidRDefault="00447007" w:rsidP="00447007">
      <w:pPr>
        <w:pStyle w:val="EndNoteBibliography"/>
        <w:ind w:left="720" w:hanging="720"/>
        <w:rPr>
          <w:noProof/>
        </w:rPr>
      </w:pPr>
      <w:r w:rsidRPr="00447007">
        <w:rPr>
          <w:noProof/>
        </w:rPr>
        <w:t>44.</w:t>
      </w:r>
      <w:r w:rsidRPr="00447007">
        <w:rPr>
          <w:noProof/>
        </w:rPr>
        <w:tab/>
        <w:t xml:space="preserve">Olumade, T.J., et al., </w:t>
      </w:r>
      <w:r w:rsidRPr="00447007">
        <w:rPr>
          <w:i/>
          <w:noProof/>
        </w:rPr>
        <w:t>Infectious disease outbreak preparedness and response in Nigeria: history, limitations and recommendations for global health policy and practice.</w:t>
      </w:r>
      <w:r w:rsidRPr="00447007">
        <w:rPr>
          <w:noProof/>
        </w:rPr>
        <w:t xml:space="preserve"> AIMS Public Health, 2020. </w:t>
      </w:r>
      <w:r w:rsidRPr="00447007">
        <w:rPr>
          <w:b/>
          <w:noProof/>
        </w:rPr>
        <w:t>7</w:t>
      </w:r>
      <w:r w:rsidRPr="00447007">
        <w:rPr>
          <w:noProof/>
        </w:rPr>
        <w:t>(4): p. 736.</w:t>
      </w:r>
    </w:p>
    <w:p w14:paraId="64F9C42F" w14:textId="77777777" w:rsidR="00447007" w:rsidRPr="00447007" w:rsidRDefault="00447007" w:rsidP="00447007">
      <w:pPr>
        <w:pStyle w:val="EndNoteBibliography"/>
        <w:ind w:left="720" w:hanging="720"/>
        <w:rPr>
          <w:noProof/>
        </w:rPr>
      </w:pPr>
      <w:r w:rsidRPr="00447007">
        <w:rPr>
          <w:noProof/>
        </w:rPr>
        <w:t>45.</w:t>
      </w:r>
      <w:r w:rsidRPr="00447007">
        <w:rPr>
          <w:noProof/>
        </w:rPr>
        <w:tab/>
        <w:t xml:space="preserve">Shuaib, F., et al., </w:t>
      </w:r>
      <w:r w:rsidRPr="00447007">
        <w:rPr>
          <w:i/>
          <w:noProof/>
        </w:rPr>
        <w:t>Ebola virus disease outbreak—Nigeria, July–September 2014.</w:t>
      </w:r>
      <w:r w:rsidRPr="00447007">
        <w:rPr>
          <w:noProof/>
        </w:rPr>
        <w:t xml:space="preserve"> MMWR. Morbidity and mortality weekly report, 2014. </w:t>
      </w:r>
      <w:r w:rsidRPr="00447007">
        <w:rPr>
          <w:b/>
          <w:noProof/>
        </w:rPr>
        <w:t>63</w:t>
      </w:r>
      <w:r w:rsidRPr="00447007">
        <w:rPr>
          <w:noProof/>
        </w:rPr>
        <w:t>(39): p. 867.</w:t>
      </w:r>
    </w:p>
    <w:p w14:paraId="51B13C6B" w14:textId="77777777" w:rsidR="00447007" w:rsidRPr="00447007" w:rsidRDefault="00447007" w:rsidP="00447007">
      <w:pPr>
        <w:pStyle w:val="EndNoteBibliography"/>
        <w:ind w:left="720" w:hanging="720"/>
        <w:rPr>
          <w:noProof/>
        </w:rPr>
      </w:pPr>
      <w:r w:rsidRPr="00447007">
        <w:rPr>
          <w:noProof/>
        </w:rPr>
        <w:t>46.</w:t>
      </w:r>
      <w:r w:rsidRPr="00447007">
        <w:rPr>
          <w:noProof/>
        </w:rPr>
        <w:tab/>
        <w:t xml:space="preserve">Njidda, A.M., et al., </w:t>
      </w:r>
      <w:r w:rsidRPr="00447007">
        <w:rPr>
          <w:i/>
          <w:noProof/>
        </w:rPr>
        <w:t>The Nigeria Centre for Disease Control.</w:t>
      </w:r>
      <w:r w:rsidRPr="00447007">
        <w:rPr>
          <w:noProof/>
        </w:rPr>
        <w:t xml:space="preserve"> BMJ global health, 2018. </w:t>
      </w:r>
      <w:r w:rsidRPr="00447007">
        <w:rPr>
          <w:b/>
          <w:noProof/>
        </w:rPr>
        <w:t>3</w:t>
      </w:r>
      <w:r w:rsidRPr="00447007">
        <w:rPr>
          <w:noProof/>
        </w:rPr>
        <w:t>(2).</w:t>
      </w:r>
    </w:p>
    <w:p w14:paraId="6D1BA814" w14:textId="77777777" w:rsidR="00447007" w:rsidRPr="00447007" w:rsidRDefault="00447007" w:rsidP="00447007">
      <w:pPr>
        <w:pStyle w:val="EndNoteBibliography"/>
        <w:ind w:left="720" w:hanging="720"/>
        <w:rPr>
          <w:noProof/>
        </w:rPr>
      </w:pPr>
      <w:r w:rsidRPr="00447007">
        <w:rPr>
          <w:noProof/>
        </w:rPr>
        <w:t>47.</w:t>
      </w:r>
      <w:r w:rsidRPr="00447007">
        <w:rPr>
          <w:noProof/>
        </w:rPr>
        <w:tab/>
      </w:r>
      <w:r w:rsidRPr="00447007">
        <w:rPr>
          <w:i/>
          <w:noProof/>
        </w:rPr>
        <w:t>Joint external evaluation of IHR core capacities of the Federal Republic of Nigeria</w:t>
      </w:r>
      <w:r w:rsidRPr="00447007">
        <w:rPr>
          <w:noProof/>
        </w:rPr>
        <w:t>. 2017, World Health Organization.</w:t>
      </w:r>
    </w:p>
    <w:p w14:paraId="3D481B30" w14:textId="77777777" w:rsidR="00447007" w:rsidRPr="00447007" w:rsidRDefault="00447007" w:rsidP="00447007">
      <w:pPr>
        <w:pStyle w:val="EndNoteBibliography"/>
        <w:ind w:left="720" w:hanging="720"/>
        <w:rPr>
          <w:noProof/>
        </w:rPr>
      </w:pPr>
      <w:r w:rsidRPr="00447007">
        <w:rPr>
          <w:noProof/>
        </w:rPr>
        <w:t>48.</w:t>
      </w:r>
      <w:r w:rsidRPr="00447007">
        <w:rPr>
          <w:noProof/>
        </w:rPr>
        <w:tab/>
        <w:t xml:space="preserve">Ojo, O.E., et al., </w:t>
      </w:r>
      <w:r w:rsidRPr="00447007">
        <w:rPr>
          <w:i/>
          <w:noProof/>
        </w:rPr>
        <w:t>Nigeria's joint external evaluation and national action plan for health security.</w:t>
      </w:r>
      <w:r w:rsidRPr="00447007">
        <w:rPr>
          <w:noProof/>
        </w:rPr>
        <w:t xml:space="preserve"> Health security, 2020. </w:t>
      </w:r>
      <w:r w:rsidRPr="00447007">
        <w:rPr>
          <w:b/>
          <w:noProof/>
        </w:rPr>
        <w:t>18</w:t>
      </w:r>
      <w:r w:rsidRPr="00447007">
        <w:rPr>
          <w:noProof/>
        </w:rPr>
        <w:t>(1): p. 16-20.</w:t>
      </w:r>
    </w:p>
    <w:p w14:paraId="06A17DC1" w14:textId="77777777" w:rsidR="00447007" w:rsidRPr="00447007" w:rsidRDefault="00447007" w:rsidP="00447007">
      <w:pPr>
        <w:pStyle w:val="EndNoteBibliography"/>
        <w:ind w:left="720" w:hanging="720"/>
        <w:rPr>
          <w:noProof/>
        </w:rPr>
      </w:pPr>
      <w:r w:rsidRPr="00447007">
        <w:rPr>
          <w:noProof/>
        </w:rPr>
        <w:t>49.</w:t>
      </w:r>
      <w:r w:rsidRPr="00447007">
        <w:rPr>
          <w:noProof/>
        </w:rPr>
        <w:tab/>
        <w:t xml:space="preserve">Adepoju, P., </w:t>
      </w:r>
      <w:r w:rsidRPr="00447007">
        <w:rPr>
          <w:i/>
          <w:noProof/>
        </w:rPr>
        <w:t>Nigeria responds to COVID-19; first case detected in sub-Saharan Africa.</w:t>
      </w:r>
      <w:r w:rsidRPr="00447007">
        <w:rPr>
          <w:noProof/>
        </w:rPr>
        <w:t xml:space="preserve"> Nature medicine, 2020: p. NA-NA.</w:t>
      </w:r>
    </w:p>
    <w:p w14:paraId="5A070279" w14:textId="77777777" w:rsidR="00447007" w:rsidRPr="00447007" w:rsidRDefault="00447007" w:rsidP="00447007">
      <w:pPr>
        <w:pStyle w:val="EndNoteBibliography"/>
        <w:ind w:left="720" w:hanging="720"/>
        <w:rPr>
          <w:noProof/>
        </w:rPr>
      </w:pPr>
      <w:r w:rsidRPr="00447007">
        <w:rPr>
          <w:noProof/>
        </w:rPr>
        <w:t>50.</w:t>
      </w:r>
      <w:r w:rsidRPr="00447007">
        <w:rPr>
          <w:noProof/>
        </w:rPr>
        <w:tab/>
        <w:t xml:space="preserve">COVID, N., </w:t>
      </w:r>
      <w:r w:rsidRPr="00447007">
        <w:rPr>
          <w:i/>
          <w:noProof/>
        </w:rPr>
        <w:t>Nigeria—Nigeria centre for disease control. 2020a</w:t>
      </w:r>
      <w:r w:rsidRPr="00447007">
        <w:rPr>
          <w:noProof/>
        </w:rPr>
        <w:t>.</w:t>
      </w:r>
    </w:p>
    <w:p w14:paraId="750E8D9B" w14:textId="77777777" w:rsidR="00447007" w:rsidRPr="00447007" w:rsidRDefault="00447007" w:rsidP="00447007">
      <w:pPr>
        <w:pStyle w:val="EndNoteBibliography"/>
        <w:ind w:left="720" w:hanging="720"/>
        <w:rPr>
          <w:noProof/>
        </w:rPr>
      </w:pPr>
      <w:r w:rsidRPr="00447007">
        <w:rPr>
          <w:noProof/>
        </w:rPr>
        <w:t>51.</w:t>
      </w:r>
      <w:r w:rsidRPr="00447007">
        <w:rPr>
          <w:noProof/>
        </w:rPr>
        <w:tab/>
        <w:t xml:space="preserve">WHO, </w:t>
      </w:r>
      <w:r w:rsidRPr="00447007">
        <w:rPr>
          <w:i/>
          <w:noProof/>
        </w:rPr>
        <w:t>Country cooperation strategy for WHO and Oman 2018–2022</w:t>
      </w:r>
      <w:r w:rsidRPr="00447007">
        <w:rPr>
          <w:noProof/>
        </w:rPr>
        <w:t>. 2017, WHO. p. 44.</w:t>
      </w:r>
    </w:p>
    <w:p w14:paraId="2FE72BB9" w14:textId="77777777" w:rsidR="00447007" w:rsidRPr="00447007" w:rsidRDefault="00447007" w:rsidP="00447007">
      <w:pPr>
        <w:pStyle w:val="EndNoteBibliography"/>
        <w:ind w:left="720" w:hanging="720"/>
        <w:rPr>
          <w:noProof/>
        </w:rPr>
      </w:pPr>
      <w:r w:rsidRPr="00447007">
        <w:rPr>
          <w:noProof/>
        </w:rPr>
        <w:t>52.</w:t>
      </w:r>
      <w:r w:rsidRPr="00447007">
        <w:rPr>
          <w:noProof/>
        </w:rPr>
        <w:tab/>
        <w:t xml:space="preserve">Awaidy, S.A. and H. Al Hashami, </w:t>
      </w:r>
      <w:r w:rsidRPr="00447007">
        <w:rPr>
          <w:i/>
          <w:noProof/>
        </w:rPr>
        <w:t>Zoonotic diseases in Oman: successes, challenges, and future directions.</w:t>
      </w:r>
      <w:r w:rsidRPr="00447007">
        <w:rPr>
          <w:noProof/>
        </w:rPr>
        <w:t xml:space="preserve"> Vector-Borne and Zoonotic Diseases, 2020. </w:t>
      </w:r>
      <w:r w:rsidRPr="00447007">
        <w:rPr>
          <w:b/>
          <w:noProof/>
        </w:rPr>
        <w:t>20</w:t>
      </w:r>
      <w:r w:rsidRPr="00447007">
        <w:rPr>
          <w:noProof/>
        </w:rPr>
        <w:t>(1): p. 1-9.</w:t>
      </w:r>
    </w:p>
    <w:p w14:paraId="1B85BED6" w14:textId="77777777" w:rsidR="00447007" w:rsidRPr="00447007" w:rsidRDefault="00447007" w:rsidP="00447007">
      <w:pPr>
        <w:pStyle w:val="EndNoteBibliography"/>
        <w:ind w:left="720" w:hanging="720"/>
        <w:rPr>
          <w:noProof/>
        </w:rPr>
      </w:pPr>
      <w:r w:rsidRPr="00447007">
        <w:rPr>
          <w:noProof/>
        </w:rPr>
        <w:t>53.</w:t>
      </w:r>
      <w:r w:rsidRPr="00447007">
        <w:rPr>
          <w:noProof/>
        </w:rPr>
        <w:tab/>
        <w:t xml:space="preserve">Organization, W.H., </w:t>
      </w:r>
      <w:r w:rsidRPr="00447007">
        <w:rPr>
          <w:i/>
          <w:noProof/>
        </w:rPr>
        <w:t>COVID-19 weekly epidemiological update, edition 43, 8 June 2021.</w:t>
      </w:r>
      <w:r w:rsidRPr="00447007">
        <w:rPr>
          <w:noProof/>
        </w:rPr>
        <w:t xml:space="preserve"> 2021.</w:t>
      </w:r>
    </w:p>
    <w:p w14:paraId="3BB96B30" w14:textId="77777777" w:rsidR="00447007" w:rsidRPr="00447007" w:rsidRDefault="00447007" w:rsidP="00447007">
      <w:pPr>
        <w:pStyle w:val="EndNoteBibliography"/>
        <w:ind w:left="720" w:hanging="720"/>
        <w:rPr>
          <w:noProof/>
        </w:rPr>
      </w:pPr>
      <w:r w:rsidRPr="00447007">
        <w:rPr>
          <w:noProof/>
        </w:rPr>
        <w:t>54.</w:t>
      </w:r>
      <w:r w:rsidRPr="00447007">
        <w:rPr>
          <w:noProof/>
        </w:rPr>
        <w:tab/>
        <w:t xml:space="preserve">Organization, W.H., </w:t>
      </w:r>
      <w:r w:rsidRPr="00447007">
        <w:rPr>
          <w:i/>
          <w:noProof/>
        </w:rPr>
        <w:t>Joint external evaluation of IHR core capacities of the Sultanate of Oman</w:t>
      </w:r>
      <w:r w:rsidRPr="00447007">
        <w:rPr>
          <w:noProof/>
        </w:rPr>
        <w:t>. 2017, World Health Organization.</w:t>
      </w:r>
    </w:p>
    <w:p w14:paraId="00E0833F" w14:textId="77777777" w:rsidR="00447007" w:rsidRPr="00447007" w:rsidRDefault="00447007" w:rsidP="00447007">
      <w:pPr>
        <w:pStyle w:val="EndNoteBibliography"/>
        <w:ind w:left="720" w:hanging="720"/>
        <w:rPr>
          <w:noProof/>
        </w:rPr>
      </w:pPr>
      <w:r w:rsidRPr="00447007">
        <w:rPr>
          <w:noProof/>
        </w:rPr>
        <w:t>55.</w:t>
      </w:r>
      <w:r w:rsidRPr="00447007">
        <w:rPr>
          <w:noProof/>
        </w:rPr>
        <w:tab/>
        <w:t xml:space="preserve">Al-Riyami, A., </w:t>
      </w:r>
      <w:r w:rsidRPr="00447007">
        <w:rPr>
          <w:i/>
          <w:noProof/>
        </w:rPr>
        <w:t>Health vision 2050 Oman: a committed step towards reforms.</w:t>
      </w:r>
      <w:r w:rsidRPr="00447007">
        <w:rPr>
          <w:noProof/>
        </w:rPr>
        <w:t xml:space="preserve"> Oman medical journal, 2012. </w:t>
      </w:r>
      <w:r w:rsidRPr="00447007">
        <w:rPr>
          <w:b/>
          <w:noProof/>
        </w:rPr>
        <w:t>27</w:t>
      </w:r>
      <w:r w:rsidRPr="00447007">
        <w:rPr>
          <w:noProof/>
        </w:rPr>
        <w:t>(3): p. 190.</w:t>
      </w:r>
    </w:p>
    <w:p w14:paraId="688D1B31" w14:textId="77777777" w:rsidR="00447007" w:rsidRPr="00447007" w:rsidRDefault="00447007" w:rsidP="00447007">
      <w:pPr>
        <w:pStyle w:val="EndNoteBibliography"/>
        <w:ind w:left="720" w:hanging="720"/>
        <w:rPr>
          <w:noProof/>
        </w:rPr>
      </w:pPr>
      <w:r w:rsidRPr="00447007">
        <w:rPr>
          <w:noProof/>
        </w:rPr>
        <w:t>56.</w:t>
      </w:r>
      <w:r w:rsidRPr="00447007">
        <w:rPr>
          <w:noProof/>
        </w:rPr>
        <w:tab/>
        <w:t xml:space="preserve">Halim, L.B., F. Alajmi, and S.A. Lamki, </w:t>
      </w:r>
      <w:r w:rsidRPr="00447007">
        <w:rPr>
          <w:i/>
          <w:noProof/>
        </w:rPr>
        <w:t>Ensuring universal access to primary health care in Oman</w:t>
      </w:r>
      <w:r w:rsidRPr="00447007">
        <w:rPr>
          <w:noProof/>
        </w:rPr>
        <w:t>. 2021, PHCPI.</w:t>
      </w:r>
    </w:p>
    <w:p w14:paraId="14262645" w14:textId="77777777" w:rsidR="00447007" w:rsidRPr="00447007" w:rsidRDefault="00447007" w:rsidP="00447007">
      <w:pPr>
        <w:pStyle w:val="EndNoteBibliography"/>
        <w:ind w:left="720" w:hanging="720"/>
        <w:rPr>
          <w:noProof/>
        </w:rPr>
      </w:pPr>
      <w:r w:rsidRPr="00447007">
        <w:rPr>
          <w:noProof/>
        </w:rPr>
        <w:lastRenderedPageBreak/>
        <w:t>57.</w:t>
      </w:r>
      <w:r w:rsidRPr="00447007">
        <w:rPr>
          <w:noProof/>
        </w:rPr>
        <w:tab/>
        <w:t xml:space="preserve">Al-Mahrezi, A. and M. Al-Kiyumi, </w:t>
      </w:r>
      <w:r w:rsidRPr="00447007">
        <w:rPr>
          <w:i/>
          <w:noProof/>
        </w:rPr>
        <w:t>Primary health care in Oman: Shaping the future.</w:t>
      </w:r>
      <w:r w:rsidRPr="00447007">
        <w:rPr>
          <w:noProof/>
        </w:rPr>
        <w:t xml:space="preserve"> Oman medical journal, 2019. </w:t>
      </w:r>
      <w:r w:rsidRPr="00447007">
        <w:rPr>
          <w:b/>
          <w:noProof/>
        </w:rPr>
        <w:t>34</w:t>
      </w:r>
      <w:r w:rsidRPr="00447007">
        <w:rPr>
          <w:noProof/>
        </w:rPr>
        <w:t>(6): p. 479.</w:t>
      </w:r>
    </w:p>
    <w:p w14:paraId="38174EF7" w14:textId="77777777" w:rsidR="00447007" w:rsidRPr="00447007" w:rsidRDefault="00447007" w:rsidP="00447007">
      <w:pPr>
        <w:pStyle w:val="EndNoteBibliography"/>
        <w:ind w:left="720" w:hanging="720"/>
        <w:rPr>
          <w:noProof/>
        </w:rPr>
      </w:pPr>
      <w:r w:rsidRPr="00447007">
        <w:rPr>
          <w:noProof/>
        </w:rPr>
        <w:t>58.</w:t>
      </w:r>
      <w:r w:rsidRPr="00447007">
        <w:rPr>
          <w:noProof/>
        </w:rPr>
        <w:tab/>
        <w:t xml:space="preserve">Al Awaidy, S.T. and A. Sharanya, </w:t>
      </w:r>
      <w:r w:rsidRPr="00447007">
        <w:rPr>
          <w:i/>
          <w:noProof/>
        </w:rPr>
        <w:t>Successes and Challenges of HIV/AIDS Program in Oman: 1984–2015.</w:t>
      </w:r>
      <w:r w:rsidRPr="00447007">
        <w:rPr>
          <w:noProof/>
        </w:rPr>
        <w:t xml:space="preserve"> Oman medical journal, 2019. </w:t>
      </w:r>
      <w:r w:rsidRPr="00447007">
        <w:rPr>
          <w:b/>
          <w:noProof/>
        </w:rPr>
        <w:t>34</w:t>
      </w:r>
      <w:r w:rsidRPr="00447007">
        <w:rPr>
          <w:noProof/>
        </w:rPr>
        <w:t>(1): p. 1.</w:t>
      </w:r>
    </w:p>
    <w:p w14:paraId="14CE16F1" w14:textId="77777777" w:rsidR="00447007" w:rsidRPr="00447007" w:rsidRDefault="00447007" w:rsidP="00447007">
      <w:pPr>
        <w:pStyle w:val="EndNoteBibliography"/>
        <w:ind w:left="720" w:hanging="720"/>
        <w:rPr>
          <w:noProof/>
        </w:rPr>
      </w:pPr>
      <w:r w:rsidRPr="00447007">
        <w:rPr>
          <w:noProof/>
        </w:rPr>
        <w:t>59.</w:t>
      </w:r>
      <w:r w:rsidRPr="00447007">
        <w:rPr>
          <w:noProof/>
        </w:rPr>
        <w:tab/>
        <w:t xml:space="preserve">Al Awaidy, S.T., </w:t>
      </w:r>
      <w:r w:rsidRPr="00447007">
        <w:rPr>
          <w:i/>
          <w:noProof/>
        </w:rPr>
        <w:t>Tuberculosis elimination in Oman: winning the war on the disease.</w:t>
      </w:r>
      <w:r w:rsidRPr="00447007">
        <w:rPr>
          <w:noProof/>
        </w:rPr>
        <w:t xml:space="preserve"> ERJ open research, 2018. </w:t>
      </w:r>
      <w:r w:rsidRPr="00447007">
        <w:rPr>
          <w:b/>
          <w:noProof/>
        </w:rPr>
        <w:t>4</w:t>
      </w:r>
      <w:r w:rsidRPr="00447007">
        <w:rPr>
          <w:noProof/>
        </w:rPr>
        <w:t>(4).</w:t>
      </w:r>
    </w:p>
    <w:p w14:paraId="1F928017" w14:textId="77777777" w:rsidR="00447007" w:rsidRPr="00447007" w:rsidRDefault="00447007" w:rsidP="00447007">
      <w:pPr>
        <w:pStyle w:val="EndNoteBibliography"/>
        <w:ind w:left="720" w:hanging="720"/>
        <w:rPr>
          <w:noProof/>
        </w:rPr>
      </w:pPr>
      <w:r w:rsidRPr="00447007">
        <w:rPr>
          <w:noProof/>
        </w:rPr>
        <w:t>60.</w:t>
      </w:r>
      <w:r w:rsidRPr="00447007">
        <w:rPr>
          <w:noProof/>
        </w:rPr>
        <w:tab/>
        <w:t xml:space="preserve">Al-Abaidani, I., et al., </w:t>
      </w:r>
      <w:r w:rsidRPr="00447007">
        <w:rPr>
          <w:i/>
          <w:noProof/>
        </w:rPr>
        <w:t>Overview of preparedness and response for Middle East respiratory syndrome coronavirus (MERS-CoV) in Oman.</w:t>
      </w:r>
      <w:r w:rsidRPr="00447007">
        <w:rPr>
          <w:noProof/>
        </w:rPr>
        <w:t xml:space="preserve"> International Journal of Infectious Diseases, 2014. </w:t>
      </w:r>
      <w:r w:rsidRPr="00447007">
        <w:rPr>
          <w:b/>
          <w:noProof/>
        </w:rPr>
        <w:t>29</w:t>
      </w:r>
      <w:r w:rsidRPr="00447007">
        <w:rPr>
          <w:noProof/>
        </w:rPr>
        <w:t>: p. 309-310.</w:t>
      </w:r>
    </w:p>
    <w:p w14:paraId="585A64FA" w14:textId="77777777" w:rsidR="00447007" w:rsidRPr="00447007" w:rsidRDefault="00447007" w:rsidP="00447007">
      <w:pPr>
        <w:pStyle w:val="EndNoteBibliography"/>
        <w:ind w:left="720" w:hanging="720"/>
        <w:rPr>
          <w:noProof/>
        </w:rPr>
      </w:pPr>
      <w:r w:rsidRPr="00447007">
        <w:rPr>
          <w:noProof/>
        </w:rPr>
        <w:t>61.</w:t>
      </w:r>
      <w:r w:rsidRPr="00447007">
        <w:rPr>
          <w:noProof/>
        </w:rPr>
        <w:tab/>
        <w:t xml:space="preserve">Donnelly, C.A., et al., </w:t>
      </w:r>
      <w:r w:rsidRPr="00447007">
        <w:rPr>
          <w:i/>
          <w:noProof/>
        </w:rPr>
        <w:t>Worldwide reduction in MERS cases and deaths since 2016.</w:t>
      </w:r>
      <w:r w:rsidRPr="00447007">
        <w:rPr>
          <w:noProof/>
        </w:rPr>
        <w:t xml:space="preserve"> Emerging infectious diseases, 2019. </w:t>
      </w:r>
      <w:r w:rsidRPr="00447007">
        <w:rPr>
          <w:b/>
          <w:noProof/>
        </w:rPr>
        <w:t>25</w:t>
      </w:r>
      <w:r w:rsidRPr="00447007">
        <w:rPr>
          <w:noProof/>
        </w:rPr>
        <w:t>(9): p. 1758.</w:t>
      </w:r>
    </w:p>
    <w:p w14:paraId="2E13A3D3" w14:textId="77777777" w:rsidR="00447007" w:rsidRPr="00447007" w:rsidRDefault="00447007" w:rsidP="00447007">
      <w:pPr>
        <w:pStyle w:val="EndNoteBibliography"/>
        <w:ind w:left="720" w:hanging="720"/>
        <w:rPr>
          <w:noProof/>
        </w:rPr>
      </w:pPr>
      <w:r w:rsidRPr="00447007">
        <w:rPr>
          <w:noProof/>
        </w:rPr>
        <w:t>62.</w:t>
      </w:r>
      <w:r w:rsidRPr="00447007">
        <w:rPr>
          <w:noProof/>
        </w:rPr>
        <w:tab/>
        <w:t xml:space="preserve">Al Awaidy, S.T. and F. Khamis, </w:t>
      </w:r>
      <w:r w:rsidRPr="00447007">
        <w:rPr>
          <w:i/>
          <w:noProof/>
        </w:rPr>
        <w:t>Middle east respiratory syndrome coronavirus (Mers-cov) in Oman: Current situation and going forward.</w:t>
      </w:r>
      <w:r w:rsidRPr="00447007">
        <w:rPr>
          <w:noProof/>
        </w:rPr>
        <w:t xml:space="preserve"> Oman medical journal, 2019. </w:t>
      </w:r>
      <w:r w:rsidRPr="00447007">
        <w:rPr>
          <w:b/>
          <w:noProof/>
        </w:rPr>
        <w:t>34</w:t>
      </w:r>
      <w:r w:rsidRPr="00447007">
        <w:rPr>
          <w:noProof/>
        </w:rPr>
        <w:t>(3): p. 181.</w:t>
      </w:r>
    </w:p>
    <w:p w14:paraId="5C49B86C" w14:textId="77777777" w:rsidR="00447007" w:rsidRPr="00447007" w:rsidRDefault="00447007" w:rsidP="00447007">
      <w:pPr>
        <w:pStyle w:val="EndNoteBibliography"/>
        <w:ind w:left="720" w:hanging="720"/>
        <w:rPr>
          <w:noProof/>
        </w:rPr>
      </w:pPr>
      <w:r w:rsidRPr="00447007">
        <w:rPr>
          <w:noProof/>
        </w:rPr>
        <w:t>63.</w:t>
      </w:r>
      <w:r w:rsidRPr="00447007">
        <w:rPr>
          <w:noProof/>
        </w:rPr>
        <w:tab/>
        <w:t xml:space="preserve">Al Awaidy, S.T., et al., </w:t>
      </w:r>
      <w:r w:rsidRPr="00447007">
        <w:rPr>
          <w:i/>
          <w:noProof/>
        </w:rPr>
        <w:t>The first clusters of Middle East respiratory syndrome coronavirus in Oman: Time to act.</w:t>
      </w:r>
      <w:r w:rsidRPr="00447007">
        <w:rPr>
          <w:noProof/>
        </w:rPr>
        <w:t xml:space="preserve"> Journal of infection and public health, 2020. </w:t>
      </w:r>
      <w:r w:rsidRPr="00447007">
        <w:rPr>
          <w:b/>
          <w:noProof/>
        </w:rPr>
        <w:t>13</w:t>
      </w:r>
      <w:r w:rsidRPr="00447007">
        <w:rPr>
          <w:noProof/>
        </w:rPr>
        <w:t>(5): p. 679-686.</w:t>
      </w:r>
    </w:p>
    <w:p w14:paraId="176A5647" w14:textId="77777777" w:rsidR="00447007" w:rsidRPr="00447007" w:rsidRDefault="00447007" w:rsidP="00447007">
      <w:pPr>
        <w:pStyle w:val="EndNoteBibliography"/>
        <w:ind w:left="720" w:hanging="720"/>
        <w:rPr>
          <w:noProof/>
        </w:rPr>
      </w:pPr>
      <w:r w:rsidRPr="00447007">
        <w:rPr>
          <w:noProof/>
        </w:rPr>
        <w:t>64.</w:t>
      </w:r>
      <w:r w:rsidRPr="00447007">
        <w:rPr>
          <w:noProof/>
        </w:rPr>
        <w:tab/>
        <w:t xml:space="preserve">Oman, G.o., </w:t>
      </w:r>
      <w:r w:rsidRPr="00447007">
        <w:rPr>
          <w:i/>
          <w:noProof/>
        </w:rPr>
        <w:t>MOH Registers First Two Novel Coronavirus (COVID-2019) in Oman</w:t>
      </w:r>
      <w:r w:rsidRPr="00447007">
        <w:rPr>
          <w:noProof/>
        </w:rPr>
        <w:t>. 2020, Government of Oman: Muscat, Oman.</w:t>
      </w:r>
    </w:p>
    <w:p w14:paraId="792C3614" w14:textId="77777777" w:rsidR="00447007" w:rsidRPr="00447007" w:rsidRDefault="00447007" w:rsidP="00447007">
      <w:pPr>
        <w:pStyle w:val="EndNoteBibliography"/>
        <w:ind w:left="720" w:hanging="720"/>
        <w:rPr>
          <w:noProof/>
        </w:rPr>
      </w:pPr>
      <w:r w:rsidRPr="00447007">
        <w:rPr>
          <w:noProof/>
        </w:rPr>
        <w:t>65.</w:t>
      </w:r>
      <w:r w:rsidRPr="00447007">
        <w:rPr>
          <w:noProof/>
        </w:rPr>
        <w:tab/>
        <w:t xml:space="preserve">Al Ghafri, T., et al., </w:t>
      </w:r>
      <w:r w:rsidRPr="00447007">
        <w:rPr>
          <w:i/>
          <w:noProof/>
        </w:rPr>
        <w:t>Responses to the pandemic COVID-19 in primary health care in Oman: Muscat experience.</w:t>
      </w:r>
      <w:r w:rsidRPr="00447007">
        <w:rPr>
          <w:noProof/>
        </w:rPr>
        <w:t xml:space="preserve"> Oman Medical Journal, 2021. </w:t>
      </w:r>
      <w:r w:rsidRPr="00447007">
        <w:rPr>
          <w:b/>
          <w:noProof/>
        </w:rPr>
        <w:t>36</w:t>
      </w:r>
      <w:r w:rsidRPr="00447007">
        <w:rPr>
          <w:noProof/>
        </w:rPr>
        <w:t>(1): p. e216.</w:t>
      </w:r>
    </w:p>
    <w:p w14:paraId="4DBBAEFD" w14:textId="77777777" w:rsidR="00447007" w:rsidRPr="00447007" w:rsidRDefault="00447007" w:rsidP="00447007">
      <w:pPr>
        <w:pStyle w:val="EndNoteBibliography"/>
        <w:ind w:left="720" w:hanging="720"/>
        <w:rPr>
          <w:noProof/>
        </w:rPr>
      </w:pPr>
      <w:r w:rsidRPr="00447007">
        <w:rPr>
          <w:noProof/>
        </w:rPr>
        <w:t>66.</w:t>
      </w:r>
      <w:r w:rsidRPr="00447007">
        <w:rPr>
          <w:noProof/>
        </w:rPr>
        <w:tab/>
        <w:t xml:space="preserve">Organization, W.H., </w:t>
      </w:r>
      <w:r w:rsidRPr="00447007">
        <w:rPr>
          <w:i/>
          <w:noProof/>
        </w:rPr>
        <w:t>WHO collaboration in Oman’s response to COVID-19</w:t>
      </w:r>
      <w:r w:rsidRPr="00447007">
        <w:rPr>
          <w:noProof/>
        </w:rPr>
        <w:t>. 2020, World Health Organization Regional Office for the Eastern Mediterranean: Online.</w:t>
      </w:r>
    </w:p>
    <w:p w14:paraId="6EBD13A9" w14:textId="77777777" w:rsidR="00447007" w:rsidRPr="00447007" w:rsidRDefault="00447007" w:rsidP="00447007">
      <w:pPr>
        <w:pStyle w:val="EndNoteBibliography"/>
        <w:ind w:left="720" w:hanging="720"/>
        <w:rPr>
          <w:noProof/>
        </w:rPr>
      </w:pPr>
      <w:r w:rsidRPr="00447007">
        <w:rPr>
          <w:noProof/>
        </w:rPr>
        <w:t>67.</w:t>
      </w:r>
      <w:r w:rsidRPr="00447007">
        <w:rPr>
          <w:noProof/>
        </w:rPr>
        <w:tab/>
        <w:t xml:space="preserve">Al Siyabi, H., et al., </w:t>
      </w:r>
      <w:r w:rsidRPr="00447007">
        <w:rPr>
          <w:i/>
          <w:noProof/>
        </w:rPr>
        <w:t>Community Participation during COVID-19 pandemic.</w:t>
      </w:r>
      <w:r w:rsidRPr="00447007">
        <w:rPr>
          <w:noProof/>
        </w:rPr>
        <w:t xml:space="preserve"> Frontiers in public health, 2020. </w:t>
      </w:r>
      <w:r w:rsidRPr="00447007">
        <w:rPr>
          <w:b/>
          <w:noProof/>
        </w:rPr>
        <w:t>8</w:t>
      </w:r>
      <w:r w:rsidRPr="00447007">
        <w:rPr>
          <w:noProof/>
        </w:rPr>
        <w:t>: p. 1044.</w:t>
      </w:r>
    </w:p>
    <w:p w14:paraId="34E437A8" w14:textId="77777777" w:rsidR="00447007" w:rsidRPr="00447007" w:rsidRDefault="00447007" w:rsidP="00447007">
      <w:pPr>
        <w:pStyle w:val="EndNoteBibliography"/>
        <w:ind w:left="720" w:hanging="720"/>
        <w:rPr>
          <w:noProof/>
        </w:rPr>
      </w:pPr>
      <w:r w:rsidRPr="00447007">
        <w:rPr>
          <w:noProof/>
        </w:rPr>
        <w:t>68.</w:t>
      </w:r>
      <w:r w:rsidRPr="00447007">
        <w:rPr>
          <w:noProof/>
        </w:rPr>
        <w:tab/>
        <w:t xml:space="preserve">Organization, W.H., </w:t>
      </w:r>
      <w:r w:rsidRPr="00447007">
        <w:rPr>
          <w:i/>
          <w:noProof/>
        </w:rPr>
        <w:t>Using technology to contain COVID-19 in Oman</w:t>
      </w:r>
      <w:r w:rsidRPr="00447007">
        <w:rPr>
          <w:noProof/>
        </w:rPr>
        <w:t>. 2020, World Health Organization Regional Office for the Eastern Mediterranean: Online.</w:t>
      </w:r>
    </w:p>
    <w:p w14:paraId="368DEDD5" w14:textId="77777777" w:rsidR="00447007" w:rsidRPr="00447007" w:rsidRDefault="00447007" w:rsidP="00447007">
      <w:pPr>
        <w:pStyle w:val="EndNoteBibliography"/>
        <w:ind w:left="720" w:hanging="720"/>
        <w:rPr>
          <w:noProof/>
        </w:rPr>
      </w:pPr>
      <w:r w:rsidRPr="00447007">
        <w:rPr>
          <w:noProof/>
        </w:rPr>
        <w:t>69.</w:t>
      </w:r>
      <w:r w:rsidRPr="00447007">
        <w:rPr>
          <w:noProof/>
        </w:rPr>
        <w:tab/>
        <w:t xml:space="preserve">Kelley, E., et al., </w:t>
      </w:r>
      <w:r w:rsidRPr="00447007">
        <w:rPr>
          <w:i/>
          <w:noProof/>
        </w:rPr>
        <w:t>Strengthening national capacity for patient and community engagement and empowerement in health care in Oman</w:t>
      </w:r>
      <w:r w:rsidRPr="00447007">
        <w:rPr>
          <w:noProof/>
        </w:rPr>
        <w:t>. 2017, WHO Eastern Mediterranean Regional Office: Geneva.</w:t>
      </w:r>
    </w:p>
    <w:p w14:paraId="0E864CF6" w14:textId="77777777" w:rsidR="00447007" w:rsidRPr="00447007" w:rsidRDefault="00447007" w:rsidP="00447007">
      <w:pPr>
        <w:pStyle w:val="EndNoteBibliography"/>
        <w:ind w:left="720" w:hanging="720"/>
        <w:rPr>
          <w:noProof/>
        </w:rPr>
      </w:pPr>
      <w:r w:rsidRPr="00447007">
        <w:rPr>
          <w:noProof/>
        </w:rPr>
        <w:t>70.</w:t>
      </w:r>
      <w:r w:rsidRPr="00447007">
        <w:rPr>
          <w:noProof/>
        </w:rPr>
        <w:tab/>
        <w:t xml:space="preserve">Service, T.N., </w:t>
      </w:r>
      <w:r w:rsidRPr="00447007">
        <w:rPr>
          <w:i/>
          <w:noProof/>
        </w:rPr>
        <w:t>Hospital beds under stress as COVID-19 cases surge in Oman</w:t>
      </w:r>
      <w:r w:rsidRPr="00447007">
        <w:rPr>
          <w:noProof/>
        </w:rPr>
        <w:t xml:space="preserve">, in </w:t>
      </w:r>
      <w:r w:rsidRPr="00447007">
        <w:rPr>
          <w:i/>
          <w:noProof/>
        </w:rPr>
        <w:t>Times of Oman</w:t>
      </w:r>
      <w:r w:rsidRPr="00447007">
        <w:rPr>
          <w:noProof/>
        </w:rPr>
        <w:t>. 2021: Muscat, Oman.</w:t>
      </w:r>
    </w:p>
    <w:p w14:paraId="31A376F8" w14:textId="77777777" w:rsidR="00447007" w:rsidRPr="00447007" w:rsidRDefault="00447007" w:rsidP="00447007">
      <w:pPr>
        <w:pStyle w:val="EndNoteBibliography"/>
        <w:ind w:left="720" w:hanging="720"/>
        <w:rPr>
          <w:noProof/>
        </w:rPr>
      </w:pPr>
      <w:r w:rsidRPr="00447007">
        <w:rPr>
          <w:noProof/>
        </w:rPr>
        <w:t>71.</w:t>
      </w:r>
      <w:r w:rsidRPr="00447007">
        <w:rPr>
          <w:noProof/>
        </w:rPr>
        <w:tab/>
        <w:t xml:space="preserve">Organization, W.H., </w:t>
      </w:r>
      <w:r w:rsidRPr="00447007">
        <w:rPr>
          <w:i/>
          <w:noProof/>
        </w:rPr>
        <w:t>COVID-19: WHO EMRO Biweekly Situation Report #11</w:t>
      </w:r>
      <w:r w:rsidRPr="00447007">
        <w:rPr>
          <w:noProof/>
        </w:rPr>
        <w:t xml:space="preserve">, in </w:t>
      </w:r>
      <w:r w:rsidRPr="00447007">
        <w:rPr>
          <w:i/>
          <w:noProof/>
        </w:rPr>
        <w:t>WHO EMRO Biweekly Situation Report</w:t>
      </w:r>
      <w:r w:rsidRPr="00447007">
        <w:rPr>
          <w:noProof/>
        </w:rPr>
        <w:t>. 2021, World Health Organization: Geneva.</w:t>
      </w:r>
    </w:p>
    <w:p w14:paraId="1A51BEDA" w14:textId="77777777" w:rsidR="00447007" w:rsidRPr="00447007" w:rsidRDefault="00447007" w:rsidP="00447007">
      <w:pPr>
        <w:pStyle w:val="EndNoteBibliography"/>
        <w:ind w:left="720" w:hanging="720"/>
        <w:rPr>
          <w:noProof/>
        </w:rPr>
      </w:pPr>
      <w:r w:rsidRPr="00447007">
        <w:rPr>
          <w:noProof/>
        </w:rPr>
        <w:t>72.</w:t>
      </w:r>
      <w:r w:rsidRPr="00447007">
        <w:rPr>
          <w:noProof/>
        </w:rPr>
        <w:tab/>
        <w:t xml:space="preserve">University, J.H., </w:t>
      </w:r>
      <w:r w:rsidRPr="00447007">
        <w:rPr>
          <w:i/>
          <w:noProof/>
        </w:rPr>
        <w:t>Coronavirus resource center</w:t>
      </w:r>
      <w:r w:rsidRPr="00447007">
        <w:rPr>
          <w:noProof/>
        </w:rPr>
        <w:t>. 2020, John Hopkins University of Medicine Baltimore, MD.</w:t>
      </w:r>
    </w:p>
    <w:p w14:paraId="253F20AA" w14:textId="77777777" w:rsidR="00447007" w:rsidRPr="00447007" w:rsidRDefault="00447007" w:rsidP="00447007">
      <w:pPr>
        <w:pStyle w:val="EndNoteBibliography"/>
        <w:ind w:left="720" w:hanging="720"/>
        <w:rPr>
          <w:noProof/>
        </w:rPr>
      </w:pPr>
      <w:r w:rsidRPr="00447007">
        <w:rPr>
          <w:noProof/>
        </w:rPr>
        <w:t>73.</w:t>
      </w:r>
      <w:r w:rsidRPr="00447007">
        <w:rPr>
          <w:noProof/>
        </w:rPr>
        <w:tab/>
        <w:t xml:space="preserve">The World Bank, </w:t>
      </w:r>
      <w:r w:rsidRPr="00447007">
        <w:rPr>
          <w:i/>
          <w:noProof/>
        </w:rPr>
        <w:t>Data for Peru</w:t>
      </w:r>
      <w:r w:rsidRPr="00447007">
        <w:rPr>
          <w:noProof/>
        </w:rPr>
        <w:t>. 2021.</w:t>
      </w:r>
    </w:p>
    <w:p w14:paraId="614D095B" w14:textId="77777777" w:rsidR="00447007" w:rsidRPr="00447007" w:rsidRDefault="00447007" w:rsidP="00447007">
      <w:pPr>
        <w:pStyle w:val="EndNoteBibliography"/>
        <w:ind w:left="720" w:hanging="720"/>
        <w:rPr>
          <w:noProof/>
        </w:rPr>
      </w:pPr>
      <w:r w:rsidRPr="00447007">
        <w:rPr>
          <w:noProof/>
        </w:rPr>
        <w:t>74.</w:t>
      </w:r>
      <w:r w:rsidRPr="00447007">
        <w:rPr>
          <w:noProof/>
        </w:rPr>
        <w:tab/>
        <w:t xml:space="preserve">Instituto Nacional de Estadistica e Informatica, </w:t>
      </w:r>
      <w:r w:rsidRPr="00447007">
        <w:rPr>
          <w:i/>
          <w:noProof/>
        </w:rPr>
        <w:t>Población y Vivienda</w:t>
      </w:r>
      <w:r w:rsidRPr="00447007">
        <w:rPr>
          <w:noProof/>
        </w:rPr>
        <w:t xml:space="preserve">, in </w:t>
      </w:r>
      <w:r w:rsidRPr="00447007">
        <w:rPr>
          <w:i/>
          <w:noProof/>
        </w:rPr>
        <w:t>Estadísticas</w:t>
      </w:r>
      <w:r w:rsidRPr="00447007">
        <w:rPr>
          <w:noProof/>
        </w:rPr>
        <w:t>. 2018, Instituto Nacional de Estadistica e Informatica.</w:t>
      </w:r>
    </w:p>
    <w:p w14:paraId="4930050C" w14:textId="77777777" w:rsidR="00447007" w:rsidRPr="00447007" w:rsidRDefault="00447007" w:rsidP="00447007">
      <w:pPr>
        <w:pStyle w:val="EndNoteBibliography"/>
        <w:ind w:left="720" w:hanging="720"/>
        <w:rPr>
          <w:noProof/>
        </w:rPr>
      </w:pPr>
      <w:r w:rsidRPr="00447007">
        <w:rPr>
          <w:noProof/>
        </w:rPr>
        <w:t>75.</w:t>
      </w:r>
      <w:r w:rsidRPr="00447007">
        <w:rPr>
          <w:noProof/>
        </w:rPr>
        <w:tab/>
        <w:t xml:space="preserve">Instituto Nacional de Estadistica e Informatica </w:t>
      </w:r>
      <w:r w:rsidRPr="00447007">
        <w:rPr>
          <w:i/>
          <w:noProof/>
        </w:rPr>
        <w:t>Pobreza monetaria alcanzó al 20,2% de la población en el año 2019</w:t>
      </w:r>
      <w:r w:rsidRPr="00447007">
        <w:rPr>
          <w:noProof/>
        </w:rPr>
        <w:t>. Notas de Prensa, 2020.</w:t>
      </w:r>
    </w:p>
    <w:p w14:paraId="449A4CBB" w14:textId="77777777" w:rsidR="00447007" w:rsidRPr="00447007" w:rsidRDefault="00447007" w:rsidP="00447007">
      <w:pPr>
        <w:pStyle w:val="EndNoteBibliography"/>
        <w:ind w:left="720" w:hanging="720"/>
        <w:rPr>
          <w:noProof/>
        </w:rPr>
      </w:pPr>
      <w:r w:rsidRPr="00447007">
        <w:rPr>
          <w:noProof/>
        </w:rPr>
        <w:t>76.</w:t>
      </w:r>
      <w:r w:rsidRPr="00447007">
        <w:rPr>
          <w:noProof/>
        </w:rPr>
        <w:tab/>
        <w:t xml:space="preserve">Instituto Nacional de Estadistica e Informatica, </w:t>
      </w:r>
      <w:r w:rsidRPr="00447007">
        <w:rPr>
          <w:i/>
          <w:noProof/>
        </w:rPr>
        <w:t>Producción y Empleo Informal en el Perú, Cuenta Satélite de la Economía Informal 2007-2019</w:t>
      </w:r>
      <w:r w:rsidRPr="00447007">
        <w:rPr>
          <w:noProof/>
        </w:rPr>
        <w:t>. 2020, Instituto Nacional de Estadistica e Informatica: Lima. p. 101-112.</w:t>
      </w:r>
    </w:p>
    <w:p w14:paraId="7C56628A" w14:textId="77777777" w:rsidR="00447007" w:rsidRPr="00447007" w:rsidRDefault="00447007" w:rsidP="00447007">
      <w:pPr>
        <w:pStyle w:val="EndNoteBibliography"/>
        <w:ind w:left="720" w:hanging="720"/>
        <w:rPr>
          <w:noProof/>
        </w:rPr>
      </w:pPr>
      <w:r w:rsidRPr="00447007">
        <w:rPr>
          <w:noProof/>
        </w:rPr>
        <w:t>77.</w:t>
      </w:r>
      <w:r w:rsidRPr="00447007">
        <w:rPr>
          <w:noProof/>
        </w:rPr>
        <w:tab/>
        <w:t xml:space="preserve">Oscar Cetrángolo, et al., </w:t>
      </w:r>
      <w:r w:rsidRPr="00447007">
        <w:rPr>
          <w:i/>
          <w:noProof/>
        </w:rPr>
        <w:t>EL SISTEMA DE SALUD DEL PERÚ: situación actual y estrategias para orientar la extensión de la cobertura contributiva</w:t>
      </w:r>
      <w:r w:rsidRPr="00447007">
        <w:rPr>
          <w:noProof/>
        </w:rPr>
        <w:t>. 2013, Organización Internacional del Trabajo,: Lima. p. 118p.</w:t>
      </w:r>
    </w:p>
    <w:p w14:paraId="5A3B8E0D" w14:textId="77777777" w:rsidR="00447007" w:rsidRPr="00447007" w:rsidRDefault="00447007" w:rsidP="00447007">
      <w:pPr>
        <w:pStyle w:val="EndNoteBibliography"/>
        <w:ind w:left="720" w:hanging="720"/>
        <w:rPr>
          <w:noProof/>
        </w:rPr>
      </w:pPr>
      <w:r w:rsidRPr="00447007">
        <w:rPr>
          <w:noProof/>
        </w:rPr>
        <w:t>78.</w:t>
      </w:r>
      <w:r w:rsidRPr="00447007">
        <w:rPr>
          <w:noProof/>
        </w:rPr>
        <w:tab/>
        <w:t xml:space="preserve">Ramos Rosas, E., et al., </w:t>
      </w:r>
      <w:r w:rsidRPr="00447007">
        <w:rPr>
          <w:i/>
          <w:noProof/>
        </w:rPr>
        <w:t>Identifying the determinants of health insurance coverage among Peruvian women of reproductive age: an assessment based on the national Peruvian demographic survey of 2017.</w:t>
      </w:r>
      <w:r w:rsidRPr="00447007">
        <w:rPr>
          <w:noProof/>
        </w:rPr>
        <w:t xml:space="preserve"> Int J Equity Health, 2020. </w:t>
      </w:r>
      <w:r w:rsidRPr="00447007">
        <w:rPr>
          <w:b/>
          <w:noProof/>
        </w:rPr>
        <w:t>19</w:t>
      </w:r>
      <w:r w:rsidRPr="00447007">
        <w:rPr>
          <w:noProof/>
        </w:rPr>
        <w:t>(1): p. 195.</w:t>
      </w:r>
    </w:p>
    <w:p w14:paraId="2D37A651" w14:textId="77777777" w:rsidR="00447007" w:rsidRPr="00447007" w:rsidRDefault="00447007" w:rsidP="00447007">
      <w:pPr>
        <w:pStyle w:val="EndNoteBibliography"/>
        <w:ind w:left="720" w:hanging="720"/>
        <w:rPr>
          <w:noProof/>
        </w:rPr>
      </w:pPr>
      <w:r w:rsidRPr="00447007">
        <w:rPr>
          <w:noProof/>
        </w:rPr>
        <w:t>79.</w:t>
      </w:r>
      <w:r w:rsidRPr="00447007">
        <w:rPr>
          <w:noProof/>
        </w:rPr>
        <w:tab/>
        <w:t xml:space="preserve">Hernandez-Vasquez, A., et al., </w:t>
      </w:r>
      <w:r w:rsidRPr="00447007">
        <w:rPr>
          <w:i/>
          <w:noProof/>
        </w:rPr>
        <w:t>[Health-related out-of-pocket expenses in older peruvian adults: analysis of the national household survey on living conditions and poverty 2017].</w:t>
      </w:r>
      <w:r w:rsidRPr="00447007">
        <w:rPr>
          <w:noProof/>
        </w:rPr>
        <w:t xml:space="preserve"> Rev Peru Med Exp Salud Publica, 2018. </w:t>
      </w:r>
      <w:r w:rsidRPr="00447007">
        <w:rPr>
          <w:b/>
          <w:noProof/>
        </w:rPr>
        <w:t>35</w:t>
      </w:r>
      <w:r w:rsidRPr="00447007">
        <w:rPr>
          <w:noProof/>
        </w:rPr>
        <w:t>(3): p. 390-399.</w:t>
      </w:r>
    </w:p>
    <w:p w14:paraId="3E80F416" w14:textId="77777777" w:rsidR="00447007" w:rsidRPr="00447007" w:rsidRDefault="00447007" w:rsidP="00447007">
      <w:pPr>
        <w:pStyle w:val="EndNoteBibliography"/>
        <w:ind w:left="720" w:hanging="720"/>
        <w:rPr>
          <w:noProof/>
        </w:rPr>
      </w:pPr>
      <w:r w:rsidRPr="00447007">
        <w:rPr>
          <w:noProof/>
        </w:rPr>
        <w:t>80.</w:t>
      </w:r>
      <w:r w:rsidRPr="00447007">
        <w:rPr>
          <w:noProof/>
        </w:rPr>
        <w:tab/>
        <w:t xml:space="preserve">Instituto Nacional de Estadistica e Informatica, </w:t>
      </w:r>
      <w:r w:rsidRPr="00447007">
        <w:rPr>
          <w:i/>
          <w:noProof/>
        </w:rPr>
        <w:t>Población afiliada a algún seguro de salud</w:t>
      </w:r>
      <w:r w:rsidRPr="00447007">
        <w:rPr>
          <w:noProof/>
        </w:rPr>
        <w:t>. 2018, Instituto Nacional de Estadistica e Informatica,: Lima.</w:t>
      </w:r>
    </w:p>
    <w:p w14:paraId="25EF2474" w14:textId="77777777" w:rsidR="00447007" w:rsidRPr="00447007" w:rsidRDefault="00447007" w:rsidP="00447007">
      <w:pPr>
        <w:pStyle w:val="EndNoteBibliography"/>
        <w:ind w:left="720" w:hanging="720"/>
        <w:rPr>
          <w:noProof/>
        </w:rPr>
      </w:pPr>
      <w:r w:rsidRPr="00447007">
        <w:rPr>
          <w:noProof/>
        </w:rPr>
        <w:t>81.</w:t>
      </w:r>
      <w:r w:rsidRPr="00447007">
        <w:rPr>
          <w:noProof/>
        </w:rPr>
        <w:tab/>
        <w:t xml:space="preserve">Congreso de la Republica, </w:t>
      </w:r>
      <w:r w:rsidRPr="00447007">
        <w:rPr>
          <w:i/>
          <w:noProof/>
        </w:rPr>
        <w:t>Ley Marco del Aseguramiento Universal en Salud</w:t>
      </w:r>
      <w:r w:rsidRPr="00447007">
        <w:rPr>
          <w:noProof/>
        </w:rPr>
        <w:t>, Congreso de la Republica, Editor. 2009: Lima.</w:t>
      </w:r>
    </w:p>
    <w:p w14:paraId="5A4E0070" w14:textId="77777777" w:rsidR="00447007" w:rsidRPr="00447007" w:rsidRDefault="00447007" w:rsidP="00447007">
      <w:pPr>
        <w:pStyle w:val="EndNoteBibliography"/>
        <w:ind w:left="720" w:hanging="720"/>
        <w:rPr>
          <w:noProof/>
        </w:rPr>
      </w:pPr>
      <w:r w:rsidRPr="00447007">
        <w:rPr>
          <w:noProof/>
        </w:rPr>
        <w:t>82.</w:t>
      </w:r>
      <w:r w:rsidRPr="00447007">
        <w:rPr>
          <w:noProof/>
        </w:rPr>
        <w:tab/>
        <w:t xml:space="preserve">Mezones-Holguin, E., et al., </w:t>
      </w:r>
      <w:r w:rsidRPr="00447007">
        <w:rPr>
          <w:i/>
          <w:noProof/>
        </w:rPr>
        <w:t>Cobertura de aseguramiento en salud: el caso peruano desde la Ley de Aseguramiento Universal.</w:t>
      </w:r>
      <w:r w:rsidRPr="00447007">
        <w:rPr>
          <w:noProof/>
        </w:rPr>
        <w:t xml:space="preserve"> 2019, 2019: p. 11.</w:t>
      </w:r>
    </w:p>
    <w:p w14:paraId="467E8508" w14:textId="77777777" w:rsidR="00447007" w:rsidRPr="00447007" w:rsidRDefault="00447007" w:rsidP="00447007">
      <w:pPr>
        <w:pStyle w:val="EndNoteBibliography"/>
        <w:ind w:left="720" w:hanging="720"/>
        <w:rPr>
          <w:noProof/>
        </w:rPr>
      </w:pPr>
      <w:r w:rsidRPr="00447007">
        <w:rPr>
          <w:noProof/>
        </w:rPr>
        <w:lastRenderedPageBreak/>
        <w:t>83.</w:t>
      </w:r>
      <w:r w:rsidRPr="00447007">
        <w:rPr>
          <w:noProof/>
        </w:rPr>
        <w:tab/>
        <w:t xml:space="preserve">Grupo de Seguimiento Concertado a las Políticas de Salud de la Mesa de Concertación para la Lucha contra la Pobreza, </w:t>
      </w:r>
      <w:r w:rsidRPr="00447007">
        <w:rPr>
          <w:i/>
          <w:noProof/>
        </w:rPr>
        <w:t>INFORME NACIONAL SOBRE EL IMPACTO DEL COVID-19 EN LAS DIMENSIONES ECONÓMICA, SOCIAL Y EN SALUD EN EL PERÚ (al mes de mayo, 2020)</w:t>
      </w:r>
      <w:r w:rsidRPr="00447007">
        <w:rPr>
          <w:noProof/>
        </w:rPr>
        <w:t xml:space="preserve">, in </w:t>
      </w:r>
      <w:r w:rsidRPr="00447007">
        <w:rPr>
          <w:i/>
          <w:noProof/>
        </w:rPr>
        <w:t xml:space="preserve">SEGUIMIENTO CONCERTADO ENTRE ESTADO Y SOCIEDAD CIVIL A LAS POLÍTICAS DE SALUD </w:t>
      </w:r>
      <w:r w:rsidRPr="00447007">
        <w:rPr>
          <w:noProof/>
        </w:rPr>
        <w:t>G.d. Salud-MCLCP, Editor. 2020, Grupo de Seguimiento Concertado a las Políticas de Salud de la Mesa</w:t>
      </w:r>
    </w:p>
    <w:p w14:paraId="7F1516C4" w14:textId="77777777" w:rsidR="00447007" w:rsidRPr="00447007" w:rsidRDefault="00447007" w:rsidP="00447007">
      <w:pPr>
        <w:pStyle w:val="EndNoteBibliography"/>
        <w:ind w:left="720" w:hanging="720"/>
        <w:rPr>
          <w:noProof/>
        </w:rPr>
      </w:pPr>
      <w:r w:rsidRPr="00447007">
        <w:rPr>
          <w:noProof/>
        </w:rPr>
        <w:t>de Concertación para la Lucha contra la Pobreza.</w:t>
      </w:r>
    </w:p>
    <w:p w14:paraId="0575BB65" w14:textId="77777777" w:rsidR="00447007" w:rsidRPr="00447007" w:rsidRDefault="00447007" w:rsidP="00447007">
      <w:pPr>
        <w:pStyle w:val="EndNoteBibliography"/>
        <w:ind w:left="720" w:hanging="720"/>
        <w:rPr>
          <w:noProof/>
        </w:rPr>
      </w:pPr>
      <w:r w:rsidRPr="00447007">
        <w:rPr>
          <w:noProof/>
        </w:rPr>
        <w:t>84.</w:t>
      </w:r>
      <w:r w:rsidRPr="00447007">
        <w:rPr>
          <w:noProof/>
        </w:rPr>
        <w:tab/>
        <w:t xml:space="preserve">Ministerio de Salud, </w:t>
      </w:r>
      <w:r w:rsidRPr="00447007">
        <w:rPr>
          <w:i/>
          <w:noProof/>
        </w:rPr>
        <w:t>Plan Esencial de Aseguramiento en Salud - PEAS: Ley Nº 29344 - Ley marco de aseguramiento universal en salud</w:t>
      </w:r>
      <w:r w:rsidRPr="00447007">
        <w:rPr>
          <w:noProof/>
        </w:rPr>
        <w:t>. 2010, Ministerio de Salud,: Lima.</w:t>
      </w:r>
    </w:p>
    <w:p w14:paraId="28820DD0" w14:textId="77777777" w:rsidR="00447007" w:rsidRPr="00447007" w:rsidRDefault="00447007" w:rsidP="00447007">
      <w:pPr>
        <w:pStyle w:val="EndNoteBibliography"/>
        <w:ind w:left="720" w:hanging="720"/>
        <w:rPr>
          <w:noProof/>
        </w:rPr>
      </w:pPr>
      <w:r w:rsidRPr="00447007">
        <w:rPr>
          <w:noProof/>
        </w:rPr>
        <w:t>85.</w:t>
      </w:r>
      <w:r w:rsidRPr="00447007">
        <w:rPr>
          <w:noProof/>
        </w:rPr>
        <w:tab/>
        <w:t xml:space="preserve">Matus-López, M., L. Prieto Toledo, and C. Cid, </w:t>
      </w:r>
      <w:r w:rsidRPr="00447007">
        <w:rPr>
          <w:i/>
          <w:noProof/>
        </w:rPr>
        <w:t>An assessment of fiscal space for health in Peru.</w:t>
      </w:r>
      <w:r w:rsidRPr="00447007">
        <w:rPr>
          <w:noProof/>
        </w:rPr>
        <w:t xml:space="preserve"> Revista Panamericana de Salud Pública, 2019: p. 1-6.</w:t>
      </w:r>
    </w:p>
    <w:p w14:paraId="059EDD56" w14:textId="77777777" w:rsidR="00447007" w:rsidRPr="00447007" w:rsidRDefault="00447007" w:rsidP="00447007">
      <w:pPr>
        <w:pStyle w:val="EndNoteBibliography"/>
        <w:ind w:left="720" w:hanging="720"/>
        <w:rPr>
          <w:noProof/>
        </w:rPr>
      </w:pPr>
      <w:r w:rsidRPr="00447007">
        <w:rPr>
          <w:noProof/>
        </w:rPr>
        <w:t>86.</w:t>
      </w:r>
      <w:r w:rsidRPr="00447007">
        <w:rPr>
          <w:noProof/>
        </w:rPr>
        <w:tab/>
        <w:t xml:space="preserve">Instituto Nacional de Estadistica e Informatica, </w:t>
      </w:r>
      <w:r w:rsidRPr="00447007">
        <w:rPr>
          <w:i/>
          <w:noProof/>
        </w:rPr>
        <w:t>Gasto Destinado Al Sector Salud, 2007- 2019</w:t>
      </w:r>
      <w:r w:rsidRPr="00447007">
        <w:rPr>
          <w:noProof/>
        </w:rPr>
        <w:t>. 2020.</w:t>
      </w:r>
    </w:p>
    <w:p w14:paraId="71B27E51" w14:textId="77777777" w:rsidR="00447007" w:rsidRPr="00447007" w:rsidRDefault="00447007" w:rsidP="00447007">
      <w:pPr>
        <w:pStyle w:val="EndNoteBibliography"/>
        <w:ind w:left="720" w:hanging="720"/>
        <w:rPr>
          <w:noProof/>
        </w:rPr>
      </w:pPr>
      <w:r w:rsidRPr="00447007">
        <w:rPr>
          <w:noProof/>
        </w:rPr>
        <w:t>87.</w:t>
      </w:r>
      <w:r w:rsidRPr="00447007">
        <w:rPr>
          <w:noProof/>
        </w:rPr>
        <w:tab/>
        <w:t xml:space="preserve">Carrillo-Larco, R.M., et al., </w:t>
      </w:r>
      <w:r w:rsidRPr="00447007">
        <w:rPr>
          <w:i/>
          <w:noProof/>
        </w:rPr>
        <w:t>The contribution of specific non-communicable diseases to the achievement of the Sustainable Development Goal 3.4 in Peru.</w:t>
      </w:r>
      <w:r w:rsidRPr="00447007">
        <w:rPr>
          <w:noProof/>
        </w:rPr>
        <w:t xml:space="preserve"> PLoS One, 2020. </w:t>
      </w:r>
      <w:r w:rsidRPr="00447007">
        <w:rPr>
          <w:b/>
          <w:noProof/>
        </w:rPr>
        <w:t>15</w:t>
      </w:r>
      <w:r w:rsidRPr="00447007">
        <w:rPr>
          <w:noProof/>
        </w:rPr>
        <w:t>(10): p. e0240494.</w:t>
      </w:r>
    </w:p>
    <w:p w14:paraId="27F725D3" w14:textId="77777777" w:rsidR="00447007" w:rsidRPr="00447007" w:rsidRDefault="00447007" w:rsidP="00447007">
      <w:pPr>
        <w:pStyle w:val="EndNoteBibliography"/>
        <w:ind w:left="720" w:hanging="720"/>
        <w:rPr>
          <w:noProof/>
        </w:rPr>
      </w:pPr>
      <w:r w:rsidRPr="00447007">
        <w:rPr>
          <w:noProof/>
        </w:rPr>
        <w:t>88.</w:t>
      </w:r>
      <w:r w:rsidRPr="00447007">
        <w:rPr>
          <w:noProof/>
        </w:rPr>
        <w:tab/>
        <w:t xml:space="preserve">Vázquez-Rowe, I. and A. Gandolfi, </w:t>
      </w:r>
      <w:r w:rsidRPr="00447007">
        <w:rPr>
          <w:i/>
          <w:noProof/>
        </w:rPr>
        <w:t>Peruvian efforts to contain COVID-19 fail to protect vulnerable population groups.</w:t>
      </w:r>
      <w:r w:rsidRPr="00447007">
        <w:rPr>
          <w:noProof/>
        </w:rPr>
        <w:t xml:space="preserve"> Public Health in Practice, 2020. </w:t>
      </w:r>
      <w:r w:rsidRPr="00447007">
        <w:rPr>
          <w:b/>
          <w:noProof/>
        </w:rPr>
        <w:t>1</w:t>
      </w:r>
      <w:r w:rsidRPr="00447007">
        <w:rPr>
          <w:noProof/>
        </w:rPr>
        <w:t>.</w:t>
      </w:r>
    </w:p>
    <w:p w14:paraId="42AF09C4" w14:textId="77777777" w:rsidR="00447007" w:rsidRPr="00447007" w:rsidRDefault="00447007" w:rsidP="00447007">
      <w:pPr>
        <w:pStyle w:val="EndNoteBibliography"/>
        <w:ind w:left="720" w:hanging="720"/>
        <w:rPr>
          <w:noProof/>
        </w:rPr>
      </w:pPr>
      <w:r w:rsidRPr="00447007">
        <w:rPr>
          <w:noProof/>
        </w:rPr>
        <w:t>89.</w:t>
      </w:r>
      <w:r w:rsidRPr="00447007">
        <w:rPr>
          <w:noProof/>
        </w:rPr>
        <w:tab/>
        <w:t xml:space="preserve">El Centro Nacional de Planeamiento Estratégico, </w:t>
      </w:r>
      <w:r w:rsidRPr="00447007">
        <w:rPr>
          <w:i/>
          <w:noProof/>
        </w:rPr>
        <w:t>Informe Nacional del Perú 2020: la protección de la Vida en la Emergencia y después</w:t>
      </w:r>
      <w:r w:rsidRPr="00447007">
        <w:rPr>
          <w:noProof/>
        </w:rPr>
        <w:t xml:space="preserve">, in </w:t>
      </w:r>
      <w:r w:rsidRPr="00447007">
        <w:rPr>
          <w:i/>
          <w:noProof/>
        </w:rPr>
        <w:t>II Informe Nacional Voluntario sobre la implementación de la Agenda 2030 para el desarrollo sostenible</w:t>
      </w:r>
      <w:r w:rsidRPr="00447007">
        <w:rPr>
          <w:noProof/>
        </w:rPr>
        <w:t>. 2020, El Centro Nacional de Planeamiento Estratégico,.</w:t>
      </w:r>
    </w:p>
    <w:p w14:paraId="1BF7C44E" w14:textId="77777777" w:rsidR="00447007" w:rsidRPr="00447007" w:rsidRDefault="00447007" w:rsidP="00447007">
      <w:pPr>
        <w:pStyle w:val="EndNoteBibliography"/>
        <w:ind w:left="720" w:hanging="720"/>
        <w:rPr>
          <w:noProof/>
        </w:rPr>
      </w:pPr>
      <w:r w:rsidRPr="00447007">
        <w:rPr>
          <w:noProof/>
        </w:rPr>
        <w:t>90.</w:t>
      </w:r>
      <w:r w:rsidRPr="00447007">
        <w:rPr>
          <w:noProof/>
        </w:rPr>
        <w:tab/>
        <w:t xml:space="preserve">Camila Gianella, et al., </w:t>
      </w:r>
      <w:r w:rsidRPr="00447007">
        <w:rPr>
          <w:i/>
          <w:noProof/>
        </w:rPr>
        <w:t>Reverting five years of progress: Impact of COVID-19 on maternal mortality in Peru.</w:t>
      </w:r>
      <w:r w:rsidRPr="00447007">
        <w:rPr>
          <w:noProof/>
        </w:rPr>
        <w:t xml:space="preserve"> Chr. Michelsen Institue Brief, 2021. </w:t>
      </w:r>
      <w:r w:rsidRPr="00447007">
        <w:rPr>
          <w:b/>
          <w:noProof/>
        </w:rPr>
        <w:t>Jan 2021</w:t>
      </w:r>
      <w:r w:rsidRPr="00447007">
        <w:rPr>
          <w:noProof/>
        </w:rPr>
        <w:t>: p. 4.</w:t>
      </w:r>
    </w:p>
    <w:p w14:paraId="4CEB6B1F" w14:textId="5AF137FB" w:rsidR="00447007" w:rsidRPr="00447007" w:rsidRDefault="00447007" w:rsidP="00447007">
      <w:pPr>
        <w:pStyle w:val="EndNoteBibliography"/>
        <w:ind w:left="720" w:hanging="720"/>
        <w:rPr>
          <w:noProof/>
        </w:rPr>
      </w:pPr>
      <w:r w:rsidRPr="00447007">
        <w:rPr>
          <w:noProof/>
        </w:rPr>
        <w:t>91.</w:t>
      </w:r>
      <w:r w:rsidRPr="00447007">
        <w:rPr>
          <w:noProof/>
        </w:rPr>
        <w:tab/>
        <w:t xml:space="preserve">Minesterio de Salud. </w:t>
      </w:r>
      <w:r w:rsidRPr="00447007">
        <w:rPr>
          <w:i/>
          <w:noProof/>
        </w:rPr>
        <w:t>Herramientas para la vigilancia epidemiológica</w:t>
      </w:r>
      <w:r w:rsidRPr="00447007">
        <w:rPr>
          <w:noProof/>
        </w:rPr>
        <w:t xml:space="preserve">.  [cited 2021 June 25, 2021]; Available from: </w:t>
      </w:r>
      <w:hyperlink r:id="rId40" w:history="1">
        <w:r w:rsidRPr="00447007">
          <w:rPr>
            <w:rStyle w:val="Hyperlink"/>
            <w:noProof/>
          </w:rPr>
          <w:t>https://www.dge.gob.pe/portalnuevo/publicaciones/materiales/herramientas-para-la-vigilancia-epidemiologica/</w:t>
        </w:r>
      </w:hyperlink>
      <w:r w:rsidRPr="00447007">
        <w:rPr>
          <w:noProof/>
        </w:rPr>
        <w:t>.</w:t>
      </w:r>
    </w:p>
    <w:p w14:paraId="1318A63B" w14:textId="77777777" w:rsidR="00447007" w:rsidRPr="00447007" w:rsidRDefault="00447007" w:rsidP="00447007">
      <w:pPr>
        <w:pStyle w:val="EndNoteBibliography"/>
        <w:ind w:left="720" w:hanging="720"/>
        <w:rPr>
          <w:i/>
          <w:noProof/>
        </w:rPr>
      </w:pPr>
      <w:r w:rsidRPr="00447007">
        <w:rPr>
          <w:noProof/>
        </w:rPr>
        <w:t>92.</w:t>
      </w:r>
      <w:r w:rsidRPr="00447007">
        <w:rPr>
          <w:noProof/>
        </w:rPr>
        <w:tab/>
        <w:t xml:space="preserve">Dirección General de Epidemiología (DGE), </w:t>
      </w:r>
      <w:r w:rsidRPr="00447007">
        <w:rPr>
          <w:i/>
          <w:noProof/>
        </w:rPr>
        <w:t xml:space="preserve">La Memoria de Gestión del año 2015 </w:t>
      </w:r>
    </w:p>
    <w:p w14:paraId="7A01EA20" w14:textId="77777777" w:rsidR="00447007" w:rsidRPr="00447007" w:rsidRDefault="00447007" w:rsidP="00447007">
      <w:pPr>
        <w:pStyle w:val="EndNoteBibliography"/>
        <w:ind w:left="720" w:hanging="720"/>
        <w:rPr>
          <w:noProof/>
        </w:rPr>
      </w:pPr>
      <w:r w:rsidRPr="00447007">
        <w:rPr>
          <w:noProof/>
        </w:rPr>
        <w:t>93.</w:t>
      </w:r>
      <w:r w:rsidRPr="00447007">
        <w:rPr>
          <w:noProof/>
        </w:rPr>
        <w:tab/>
        <w:t xml:space="preserve">Ministerio de Salud, </w:t>
      </w:r>
      <w:r w:rsidRPr="00447007">
        <w:rPr>
          <w:i/>
          <w:noProof/>
        </w:rPr>
        <w:t>Incremento de transmisión de dengue, con ocurrencia de brotes y elevada letalidad en el país (Alerta epidemiológica N° 28)</w:t>
      </w:r>
      <w:r w:rsidRPr="00447007">
        <w:rPr>
          <w:noProof/>
        </w:rPr>
        <w:t xml:space="preserve">, in </w:t>
      </w:r>
      <w:r w:rsidRPr="00447007">
        <w:rPr>
          <w:i/>
          <w:noProof/>
        </w:rPr>
        <w:t>MINSA Informes y Publicaciones</w:t>
      </w:r>
      <w:r w:rsidRPr="00447007">
        <w:rPr>
          <w:noProof/>
        </w:rPr>
        <w:t>. 2020.</w:t>
      </w:r>
    </w:p>
    <w:p w14:paraId="5D9E0B7E" w14:textId="77777777" w:rsidR="00447007" w:rsidRPr="00447007" w:rsidRDefault="00447007" w:rsidP="00447007">
      <w:pPr>
        <w:pStyle w:val="EndNoteBibliography"/>
        <w:ind w:left="720" w:hanging="720"/>
        <w:rPr>
          <w:noProof/>
        </w:rPr>
      </w:pPr>
      <w:r w:rsidRPr="00447007">
        <w:rPr>
          <w:noProof/>
        </w:rPr>
        <w:t>94.</w:t>
      </w:r>
      <w:r w:rsidRPr="00447007">
        <w:rPr>
          <w:noProof/>
        </w:rPr>
        <w:tab/>
        <w:t xml:space="preserve">Guagliardo, S.A., et al., </w:t>
      </w:r>
      <w:r w:rsidRPr="00447007">
        <w:rPr>
          <w:i/>
          <w:noProof/>
        </w:rPr>
        <w:t>Patterns of geographic expansion of Aedes aegypti in the Peruvian Amazon.</w:t>
      </w:r>
      <w:r w:rsidRPr="00447007">
        <w:rPr>
          <w:noProof/>
        </w:rPr>
        <w:t xml:space="preserve"> PLoS Negl Trop Dis, 2014. </w:t>
      </w:r>
      <w:r w:rsidRPr="00447007">
        <w:rPr>
          <w:b/>
          <w:noProof/>
        </w:rPr>
        <w:t>8</w:t>
      </w:r>
      <w:r w:rsidRPr="00447007">
        <w:rPr>
          <w:noProof/>
        </w:rPr>
        <w:t>(8): p. e3033.</w:t>
      </w:r>
    </w:p>
    <w:p w14:paraId="7DE6C470" w14:textId="77777777" w:rsidR="00447007" w:rsidRPr="00447007" w:rsidRDefault="00447007" w:rsidP="00447007">
      <w:pPr>
        <w:pStyle w:val="EndNoteBibliography"/>
        <w:ind w:left="720" w:hanging="720"/>
        <w:rPr>
          <w:noProof/>
        </w:rPr>
      </w:pPr>
      <w:r w:rsidRPr="00447007">
        <w:rPr>
          <w:noProof/>
        </w:rPr>
        <w:t>95.</w:t>
      </w:r>
      <w:r w:rsidRPr="00447007">
        <w:rPr>
          <w:noProof/>
        </w:rPr>
        <w:tab/>
        <w:t xml:space="preserve">Arroyo, C., </w:t>
      </w:r>
      <w:r w:rsidRPr="00447007">
        <w:rPr>
          <w:i/>
          <w:noProof/>
        </w:rPr>
        <w:t>Dengue—an Epidemic Within a Pandemic in Peru</w:t>
      </w:r>
      <w:r w:rsidRPr="00447007">
        <w:rPr>
          <w:noProof/>
        </w:rPr>
        <w:t xml:space="preserve">, in </w:t>
      </w:r>
      <w:r w:rsidRPr="00447007">
        <w:rPr>
          <w:i/>
          <w:noProof/>
        </w:rPr>
        <w:t>Inter Press Service News Agency</w:t>
      </w:r>
      <w:r w:rsidRPr="00447007">
        <w:rPr>
          <w:noProof/>
        </w:rPr>
        <w:t>. 2021: United Nations.</w:t>
      </w:r>
    </w:p>
    <w:p w14:paraId="564100D0" w14:textId="77777777" w:rsidR="00447007" w:rsidRPr="00447007" w:rsidRDefault="00447007" w:rsidP="00447007">
      <w:pPr>
        <w:pStyle w:val="EndNoteBibliography"/>
        <w:ind w:left="720" w:hanging="720"/>
        <w:rPr>
          <w:noProof/>
        </w:rPr>
      </w:pPr>
      <w:r w:rsidRPr="00447007">
        <w:rPr>
          <w:noProof/>
        </w:rPr>
        <w:t>96.</w:t>
      </w:r>
      <w:r w:rsidRPr="00447007">
        <w:rPr>
          <w:noProof/>
        </w:rPr>
        <w:tab/>
        <w:t xml:space="preserve">Ministerio de Salud, </w:t>
      </w:r>
      <w:r w:rsidRPr="00447007">
        <w:rPr>
          <w:i/>
          <w:noProof/>
        </w:rPr>
        <w:t>Alerta epidemiológica ante el incremento de casos de COVID-19 en el Perú (Alerta epidemiológica N°13)</w:t>
      </w:r>
      <w:r w:rsidRPr="00447007">
        <w:rPr>
          <w:noProof/>
        </w:rPr>
        <w:t xml:space="preserve">, in </w:t>
      </w:r>
      <w:r w:rsidRPr="00447007">
        <w:rPr>
          <w:i/>
          <w:noProof/>
        </w:rPr>
        <w:t>MINSA Informes y Publicaciones</w:t>
      </w:r>
      <w:r w:rsidRPr="00447007">
        <w:rPr>
          <w:noProof/>
        </w:rPr>
        <w:t>. 2020.</w:t>
      </w:r>
    </w:p>
    <w:p w14:paraId="7D8B4B2D" w14:textId="77777777" w:rsidR="00447007" w:rsidRPr="00447007" w:rsidRDefault="00447007" w:rsidP="00447007">
      <w:pPr>
        <w:pStyle w:val="EndNoteBibliography"/>
        <w:ind w:left="720" w:hanging="720"/>
        <w:rPr>
          <w:noProof/>
        </w:rPr>
      </w:pPr>
      <w:r w:rsidRPr="00447007">
        <w:rPr>
          <w:noProof/>
        </w:rPr>
        <w:t>97.</w:t>
      </w:r>
      <w:r w:rsidRPr="00447007">
        <w:rPr>
          <w:noProof/>
        </w:rPr>
        <w:tab/>
        <w:t xml:space="preserve">Vittor, A.Y., et al., </w:t>
      </w:r>
      <w:r w:rsidRPr="00447007">
        <w:rPr>
          <w:i/>
          <w:noProof/>
        </w:rPr>
        <w:t>The Effect of Deforestation on the Human-Biting Rate of Anopheles Darlingi, the Primary Vector of Falciparum Malaria in the Peruvian Amazon.</w:t>
      </w:r>
      <w:r w:rsidRPr="00447007">
        <w:rPr>
          <w:noProof/>
        </w:rPr>
        <w:t xml:space="preserve"> The American Journal of Tropical Medicine and Hygiene, 2006. </w:t>
      </w:r>
      <w:r w:rsidRPr="00447007">
        <w:rPr>
          <w:b/>
          <w:noProof/>
        </w:rPr>
        <w:t>74</w:t>
      </w:r>
      <w:r w:rsidRPr="00447007">
        <w:rPr>
          <w:noProof/>
        </w:rPr>
        <w:t>(1): p. 3-11.</w:t>
      </w:r>
    </w:p>
    <w:p w14:paraId="54A56F85" w14:textId="77777777" w:rsidR="00447007" w:rsidRPr="00447007" w:rsidRDefault="00447007" w:rsidP="00447007">
      <w:pPr>
        <w:pStyle w:val="EndNoteBibliography"/>
        <w:ind w:left="720" w:hanging="720"/>
        <w:rPr>
          <w:noProof/>
        </w:rPr>
      </w:pPr>
      <w:r w:rsidRPr="00447007">
        <w:rPr>
          <w:noProof/>
        </w:rPr>
        <w:t>98.</w:t>
      </w:r>
      <w:r w:rsidRPr="00447007">
        <w:rPr>
          <w:noProof/>
        </w:rPr>
        <w:tab/>
        <w:t xml:space="preserve">Jean-François Guégana, et al., </w:t>
      </w:r>
      <w:r w:rsidRPr="00447007">
        <w:rPr>
          <w:i/>
          <w:noProof/>
        </w:rPr>
        <w:t>Sustainable Development Goal #3, “health and well-being”, and the need for more integrative thinking.</w:t>
      </w:r>
      <w:r w:rsidRPr="00447007">
        <w:rPr>
          <w:noProof/>
        </w:rPr>
        <w:t xml:space="preserve"> Veterinaria México OA, 2018. </w:t>
      </w:r>
      <w:r w:rsidRPr="00447007">
        <w:rPr>
          <w:b/>
          <w:noProof/>
        </w:rPr>
        <w:t>2</w:t>
      </w:r>
      <w:r w:rsidRPr="00447007">
        <w:rPr>
          <w:noProof/>
        </w:rPr>
        <w:t>(5).</w:t>
      </w:r>
    </w:p>
    <w:p w14:paraId="0E16F092" w14:textId="07B06D4C" w:rsidR="00447007" w:rsidRPr="00447007" w:rsidRDefault="00447007" w:rsidP="00447007">
      <w:pPr>
        <w:pStyle w:val="EndNoteBibliography"/>
        <w:ind w:left="720" w:hanging="720"/>
        <w:rPr>
          <w:noProof/>
        </w:rPr>
      </w:pPr>
      <w:r w:rsidRPr="00447007">
        <w:rPr>
          <w:noProof/>
        </w:rPr>
        <w:t>99.</w:t>
      </w:r>
      <w:r w:rsidRPr="00447007">
        <w:rPr>
          <w:noProof/>
        </w:rPr>
        <w:tab/>
        <w:t xml:space="preserve">PAHO. </w:t>
      </w:r>
      <w:r w:rsidRPr="00447007">
        <w:rPr>
          <w:i/>
          <w:noProof/>
        </w:rPr>
        <w:t>Respuesta a la emergencia por COVID-19 en Perú</w:t>
      </w:r>
      <w:r w:rsidRPr="00447007">
        <w:rPr>
          <w:noProof/>
        </w:rPr>
        <w:t xml:space="preserve">.  [cited 2021 June 25, 2021]; Available from: </w:t>
      </w:r>
      <w:hyperlink r:id="rId41" w:history="1">
        <w:r w:rsidRPr="00447007">
          <w:rPr>
            <w:rStyle w:val="Hyperlink"/>
            <w:noProof/>
          </w:rPr>
          <w:t>https://www.paho.org/es/respuesta-emergencia-por-covid-19-peru</w:t>
        </w:r>
      </w:hyperlink>
      <w:r w:rsidRPr="00447007">
        <w:rPr>
          <w:noProof/>
        </w:rPr>
        <w:t>.</w:t>
      </w:r>
    </w:p>
    <w:p w14:paraId="25DE0484" w14:textId="77777777" w:rsidR="00447007" w:rsidRPr="00447007" w:rsidRDefault="00447007" w:rsidP="00447007">
      <w:pPr>
        <w:pStyle w:val="EndNoteBibliography"/>
        <w:ind w:left="720" w:hanging="720"/>
        <w:rPr>
          <w:noProof/>
        </w:rPr>
      </w:pPr>
      <w:r w:rsidRPr="00447007">
        <w:rPr>
          <w:noProof/>
        </w:rPr>
        <w:t>100.</w:t>
      </w:r>
      <w:r w:rsidRPr="00447007">
        <w:rPr>
          <w:noProof/>
        </w:rPr>
        <w:tab/>
        <w:t xml:space="preserve">Ministerio de Salud, </w:t>
      </w:r>
      <w:r w:rsidRPr="00447007">
        <w:rPr>
          <w:i/>
          <w:noProof/>
        </w:rPr>
        <w:t>Situación Actual COVID19 Perú 2020-2021</w:t>
      </w:r>
      <w:r w:rsidRPr="00447007">
        <w:rPr>
          <w:noProof/>
        </w:rPr>
        <w:t xml:space="preserve">, in </w:t>
      </w:r>
      <w:r w:rsidRPr="00447007">
        <w:rPr>
          <w:i/>
          <w:noProof/>
        </w:rPr>
        <w:t>Situación Actual COVID19 Perú 2020-2021</w:t>
      </w:r>
      <w:r w:rsidRPr="00447007">
        <w:rPr>
          <w:noProof/>
        </w:rPr>
        <w:t>. 2021, Ministerio de Salud: Lima.</w:t>
      </w:r>
    </w:p>
    <w:p w14:paraId="5217F227" w14:textId="4C91850F" w:rsidR="00447007" w:rsidRPr="00447007" w:rsidRDefault="00447007" w:rsidP="00447007">
      <w:pPr>
        <w:pStyle w:val="EndNoteBibliography"/>
        <w:ind w:left="720" w:hanging="720"/>
        <w:rPr>
          <w:noProof/>
        </w:rPr>
      </w:pPr>
      <w:r w:rsidRPr="00447007">
        <w:rPr>
          <w:noProof/>
        </w:rPr>
        <w:t>101.</w:t>
      </w:r>
      <w:r w:rsidRPr="00447007">
        <w:rPr>
          <w:noProof/>
        </w:rPr>
        <w:tab/>
        <w:t xml:space="preserve">Ministerio de Salud. </w:t>
      </w:r>
      <w:r w:rsidRPr="00447007">
        <w:rPr>
          <w:i/>
          <w:noProof/>
        </w:rPr>
        <w:t>Sala Situacional COVID-19 Peru</w:t>
      </w:r>
      <w:r w:rsidRPr="00447007">
        <w:rPr>
          <w:noProof/>
        </w:rPr>
        <w:t xml:space="preserve">. 2021  [cited 2021 June 21 2021]; Available from: </w:t>
      </w:r>
      <w:hyperlink r:id="rId42" w:history="1">
        <w:r w:rsidRPr="00447007">
          <w:rPr>
            <w:rStyle w:val="Hyperlink"/>
            <w:noProof/>
          </w:rPr>
          <w:t>https://covid19.minsa.gob.pe/sala_situacional.asp</w:t>
        </w:r>
      </w:hyperlink>
      <w:r w:rsidRPr="00447007">
        <w:rPr>
          <w:noProof/>
        </w:rPr>
        <w:t>.</w:t>
      </w:r>
    </w:p>
    <w:p w14:paraId="433E4CC7" w14:textId="77777777" w:rsidR="00447007" w:rsidRPr="00447007" w:rsidRDefault="00447007" w:rsidP="00447007">
      <w:pPr>
        <w:pStyle w:val="EndNoteBibliography"/>
        <w:ind w:left="720" w:hanging="720"/>
        <w:rPr>
          <w:noProof/>
        </w:rPr>
      </w:pPr>
      <w:r w:rsidRPr="00447007">
        <w:rPr>
          <w:noProof/>
        </w:rPr>
        <w:t>102.</w:t>
      </w:r>
      <w:r w:rsidRPr="00447007">
        <w:rPr>
          <w:noProof/>
        </w:rPr>
        <w:tab/>
        <w:t xml:space="preserve">Pablo Casalí, Ariela Goldschmit, and O. Cetrángolo, </w:t>
      </w:r>
      <w:r w:rsidRPr="00447007">
        <w:rPr>
          <w:i/>
          <w:noProof/>
        </w:rPr>
        <w:t>Respuestas de corto plazo a la COVID-19 y desafíos persistentes en los sistemas de salud de América Latina</w:t>
      </w:r>
      <w:r w:rsidRPr="00447007">
        <w:rPr>
          <w:noProof/>
        </w:rPr>
        <w:t>. 2021, Oficina de la OIT para los Países Andinos: Lima.</w:t>
      </w:r>
    </w:p>
    <w:p w14:paraId="0630CD1D" w14:textId="77777777" w:rsidR="00447007" w:rsidRPr="00447007" w:rsidRDefault="00447007" w:rsidP="00447007">
      <w:pPr>
        <w:pStyle w:val="EndNoteBibliography"/>
        <w:ind w:left="720" w:hanging="720"/>
        <w:rPr>
          <w:noProof/>
        </w:rPr>
      </w:pPr>
      <w:r w:rsidRPr="00447007">
        <w:rPr>
          <w:noProof/>
        </w:rPr>
        <w:t>103.</w:t>
      </w:r>
      <w:r w:rsidRPr="00447007">
        <w:rPr>
          <w:noProof/>
        </w:rPr>
        <w:tab/>
        <w:t xml:space="preserve">El Presidente de la Republica, </w:t>
      </w:r>
      <w:r w:rsidRPr="00447007">
        <w:rPr>
          <w:i/>
          <w:noProof/>
        </w:rPr>
        <w:t>Decreto Supremo que declara Estado de Emergencia Nacional por las graves circunstancias que afectan la vida de la Nación a consecuencia del brote del COVID-19</w:t>
      </w:r>
      <w:r w:rsidRPr="00447007">
        <w:rPr>
          <w:noProof/>
        </w:rPr>
        <w:t>, G.d. Peru, Editor. 2020: Lima.</w:t>
      </w:r>
    </w:p>
    <w:p w14:paraId="4D6324C3" w14:textId="77777777" w:rsidR="00447007" w:rsidRPr="00447007" w:rsidRDefault="00447007" w:rsidP="00447007">
      <w:pPr>
        <w:pStyle w:val="EndNoteBibliography"/>
        <w:ind w:left="720" w:hanging="720"/>
        <w:rPr>
          <w:noProof/>
        </w:rPr>
      </w:pPr>
      <w:r w:rsidRPr="00447007">
        <w:rPr>
          <w:noProof/>
        </w:rPr>
        <w:t>104.</w:t>
      </w:r>
      <w:r w:rsidRPr="00447007">
        <w:rPr>
          <w:noProof/>
        </w:rPr>
        <w:tab/>
        <w:t xml:space="preserve">Minesterio de Salud, </w:t>
      </w:r>
      <w:r w:rsidRPr="00447007">
        <w:rPr>
          <w:i/>
          <w:noProof/>
        </w:rPr>
        <w:t>quinto listado de deudos del personal de la salud fallecido a causa</w:t>
      </w:r>
      <w:r w:rsidRPr="00447007">
        <w:rPr>
          <w:noProof/>
        </w:rPr>
        <w:t>, G.d. Peru, Editor. 2021: Lima.</w:t>
      </w:r>
    </w:p>
    <w:p w14:paraId="45CC8458" w14:textId="77777777" w:rsidR="00447007" w:rsidRPr="00447007" w:rsidRDefault="00447007" w:rsidP="00447007">
      <w:pPr>
        <w:pStyle w:val="EndNoteBibliography"/>
        <w:ind w:left="720" w:hanging="720"/>
        <w:rPr>
          <w:noProof/>
        </w:rPr>
      </w:pPr>
      <w:r w:rsidRPr="00447007">
        <w:rPr>
          <w:noProof/>
        </w:rPr>
        <w:t>105.</w:t>
      </w:r>
      <w:r w:rsidRPr="00447007">
        <w:rPr>
          <w:noProof/>
        </w:rPr>
        <w:tab/>
        <w:t xml:space="preserve">Ministerio de Salud, </w:t>
      </w:r>
      <w:r w:rsidRPr="00447007">
        <w:rPr>
          <w:i/>
          <w:noProof/>
        </w:rPr>
        <w:t>Sala de situación de salud, Perú a la SE 17 - 2021</w:t>
      </w:r>
      <w:r w:rsidRPr="00447007">
        <w:rPr>
          <w:noProof/>
        </w:rPr>
        <w:t xml:space="preserve">, in </w:t>
      </w:r>
      <w:r w:rsidRPr="00447007">
        <w:rPr>
          <w:i/>
          <w:noProof/>
        </w:rPr>
        <w:t>Sala de situación de salud</w:t>
      </w:r>
      <w:r w:rsidRPr="00447007">
        <w:rPr>
          <w:noProof/>
        </w:rPr>
        <w:t>. 2021, Centro Nacional de Epidemiologia, Prevención y Control de Enfermedades,.</w:t>
      </w:r>
    </w:p>
    <w:p w14:paraId="17AB63A0" w14:textId="79A51E89" w:rsidR="00447007" w:rsidRPr="00447007" w:rsidRDefault="00447007" w:rsidP="00447007">
      <w:pPr>
        <w:pStyle w:val="EndNoteBibliography"/>
        <w:ind w:left="720" w:hanging="720"/>
        <w:rPr>
          <w:noProof/>
        </w:rPr>
      </w:pPr>
      <w:r w:rsidRPr="00447007">
        <w:rPr>
          <w:noProof/>
        </w:rPr>
        <w:t>106.</w:t>
      </w:r>
      <w:r w:rsidRPr="00447007">
        <w:rPr>
          <w:noProof/>
        </w:rPr>
        <w:tab/>
        <w:t xml:space="preserve">Ministerio de Salud. </w:t>
      </w:r>
      <w:r w:rsidRPr="00447007">
        <w:rPr>
          <w:i/>
          <w:noProof/>
        </w:rPr>
        <w:t>Teleconsulta, Teleorientacion, Telemonitoreo en Salud</w:t>
      </w:r>
      <w:r w:rsidRPr="00447007">
        <w:rPr>
          <w:noProof/>
        </w:rPr>
        <w:t xml:space="preserve">. Available from: </w:t>
      </w:r>
      <w:hyperlink r:id="rId43" w:history="1">
        <w:r w:rsidRPr="00447007">
          <w:rPr>
            <w:rStyle w:val="Hyperlink"/>
            <w:noProof/>
          </w:rPr>
          <w:t>https://teleatiendo.minsa.gob.pe/</w:t>
        </w:r>
      </w:hyperlink>
      <w:r w:rsidRPr="00447007">
        <w:rPr>
          <w:noProof/>
        </w:rPr>
        <w:t>.</w:t>
      </w:r>
    </w:p>
    <w:p w14:paraId="0AF667FF" w14:textId="77777777" w:rsidR="00447007" w:rsidRPr="00447007" w:rsidRDefault="00447007" w:rsidP="00447007">
      <w:pPr>
        <w:pStyle w:val="EndNoteBibliography"/>
        <w:ind w:left="720" w:hanging="720"/>
        <w:rPr>
          <w:noProof/>
        </w:rPr>
      </w:pPr>
      <w:r w:rsidRPr="00447007">
        <w:rPr>
          <w:noProof/>
        </w:rPr>
        <w:lastRenderedPageBreak/>
        <w:t>107.</w:t>
      </w:r>
      <w:r w:rsidRPr="00447007">
        <w:rPr>
          <w:noProof/>
        </w:rPr>
        <w:tab/>
        <w:t xml:space="preserve">El Presidente de la Republica, </w:t>
      </w:r>
      <w:r w:rsidRPr="00447007">
        <w:rPr>
          <w:i/>
          <w:noProof/>
        </w:rPr>
        <w:t>Decreto Supremo que aprueba el Reglamento de la Ley Nº 30421, Ley Marco de Telesalud, y del Decreto Legislativo Nº 1490, Decreto Legislativo que fortalece los alcances de la Telesalud</w:t>
      </w:r>
      <w:r w:rsidRPr="00447007">
        <w:rPr>
          <w:noProof/>
        </w:rPr>
        <w:t>, G.d. Peru, Editor. 2021.</w:t>
      </w:r>
    </w:p>
    <w:p w14:paraId="02D2499F" w14:textId="77777777" w:rsidR="00447007" w:rsidRPr="00447007" w:rsidRDefault="00447007" w:rsidP="00447007">
      <w:pPr>
        <w:pStyle w:val="EndNoteBibliography"/>
        <w:ind w:left="720" w:hanging="720"/>
        <w:rPr>
          <w:noProof/>
        </w:rPr>
      </w:pPr>
      <w:r w:rsidRPr="00447007">
        <w:rPr>
          <w:noProof/>
        </w:rPr>
        <w:t>108.</w:t>
      </w:r>
      <w:r w:rsidRPr="00447007">
        <w:rPr>
          <w:noProof/>
        </w:rPr>
        <w:tab/>
        <w:t xml:space="preserve">Ministerio de Salud, </w:t>
      </w:r>
      <w:r w:rsidRPr="00447007">
        <w:rPr>
          <w:i/>
          <w:noProof/>
        </w:rPr>
        <w:t>Coronavirus: medidas para enfrentar la pandemia según nivel de alerta y región</w:t>
      </w:r>
      <w:r w:rsidRPr="00447007">
        <w:rPr>
          <w:noProof/>
        </w:rPr>
        <w:t>. 2021.</w:t>
      </w:r>
    </w:p>
    <w:p w14:paraId="5017E0D6" w14:textId="77777777" w:rsidR="00447007" w:rsidRPr="00447007" w:rsidRDefault="00447007" w:rsidP="00447007">
      <w:pPr>
        <w:pStyle w:val="EndNoteBibliography"/>
        <w:ind w:left="720" w:hanging="720"/>
        <w:rPr>
          <w:noProof/>
        </w:rPr>
      </w:pPr>
      <w:r w:rsidRPr="00447007">
        <w:rPr>
          <w:noProof/>
        </w:rPr>
        <w:t>109.</w:t>
      </w:r>
      <w:r w:rsidRPr="00447007">
        <w:rPr>
          <w:noProof/>
        </w:rPr>
        <w:tab/>
        <w:t xml:space="preserve">Minesterio de Salud, </w:t>
      </w:r>
      <w:r w:rsidRPr="00447007">
        <w:rPr>
          <w:i/>
          <w:noProof/>
        </w:rPr>
        <w:t>Nueva estrategia de vacunación contra la COVID-19 con enfoque territorial</w:t>
      </w:r>
      <w:r w:rsidRPr="00447007">
        <w:rPr>
          <w:noProof/>
        </w:rPr>
        <w:t>. 2021.</w:t>
      </w:r>
    </w:p>
    <w:p w14:paraId="48BD4191" w14:textId="77777777" w:rsidR="00447007" w:rsidRPr="00447007" w:rsidRDefault="00447007" w:rsidP="00447007">
      <w:pPr>
        <w:pStyle w:val="EndNoteBibliography"/>
        <w:ind w:left="720" w:hanging="720"/>
        <w:rPr>
          <w:noProof/>
        </w:rPr>
      </w:pPr>
      <w:r w:rsidRPr="00447007">
        <w:rPr>
          <w:noProof/>
        </w:rPr>
        <w:t>110.</w:t>
      </w:r>
      <w:r w:rsidRPr="00447007">
        <w:rPr>
          <w:noProof/>
        </w:rPr>
        <w:tab/>
        <w:t xml:space="preserve">Minesterio de Salud, </w:t>
      </w:r>
      <w:r w:rsidRPr="00447007">
        <w:rPr>
          <w:i/>
          <w:noProof/>
        </w:rPr>
        <w:t>Campaña Nacional de Vacunación contra la COVID-19.</w:t>
      </w:r>
      <w:r w:rsidRPr="00447007">
        <w:rPr>
          <w:noProof/>
        </w:rPr>
        <w:t xml:space="preserve"> 2021.</w:t>
      </w:r>
    </w:p>
    <w:p w14:paraId="2C38FE92" w14:textId="77777777" w:rsidR="00447007" w:rsidRPr="00447007" w:rsidRDefault="00447007" w:rsidP="00447007">
      <w:pPr>
        <w:pStyle w:val="EndNoteBibliography"/>
        <w:ind w:left="720" w:hanging="720"/>
        <w:rPr>
          <w:noProof/>
        </w:rPr>
      </w:pPr>
      <w:r w:rsidRPr="00447007">
        <w:rPr>
          <w:noProof/>
        </w:rPr>
        <w:t>111.</w:t>
      </w:r>
      <w:r w:rsidRPr="00447007">
        <w:rPr>
          <w:noProof/>
        </w:rPr>
        <w:tab/>
        <w:t xml:space="preserve">Gobierno de Peru, </w:t>
      </w:r>
      <w:r w:rsidRPr="00447007">
        <w:rPr>
          <w:i/>
          <w:noProof/>
        </w:rPr>
        <w:t>Aprueban la Directiva Administrativa que regula la cobertura prestacional del plan de seguro SIS PARA TODOS y SIS MYPES de la IAFAS Seguro Integral de Salud</w:t>
      </w:r>
      <w:r w:rsidRPr="00447007">
        <w:rPr>
          <w:noProof/>
        </w:rPr>
        <w:t>. 2020: Lima.</w:t>
      </w:r>
    </w:p>
    <w:p w14:paraId="515E3EB5" w14:textId="77777777" w:rsidR="00447007" w:rsidRPr="00447007" w:rsidRDefault="00447007" w:rsidP="00447007">
      <w:pPr>
        <w:pStyle w:val="EndNoteBibliography"/>
        <w:ind w:left="720" w:hanging="720"/>
        <w:rPr>
          <w:noProof/>
        </w:rPr>
      </w:pPr>
      <w:r w:rsidRPr="00447007">
        <w:rPr>
          <w:noProof/>
        </w:rPr>
        <w:t>112.</w:t>
      </w:r>
      <w:r w:rsidRPr="00447007">
        <w:rPr>
          <w:noProof/>
        </w:rPr>
        <w:tab/>
        <w:t xml:space="preserve">Saal, C.M.A., W.E.B. Rojas, and J.H.V. Ortega, </w:t>
      </w:r>
      <w:r w:rsidRPr="00447007">
        <w:rPr>
          <w:i/>
          <w:noProof/>
        </w:rPr>
        <w:t>INFORME TÉCNICO ANÁLISIS E IDENTIFICACIÓN DE LAS PERSONAS NO ASEGURADAS EN SALUD A NIVEL NACIONAL</w:t>
      </w:r>
      <w:r w:rsidRPr="00447007">
        <w:rPr>
          <w:noProof/>
        </w:rPr>
        <w:t>. 2020, Superintendencia Nacional de Salud: Lima.</w:t>
      </w:r>
    </w:p>
    <w:p w14:paraId="1EF6AC51" w14:textId="77777777" w:rsidR="00447007" w:rsidRPr="00447007" w:rsidRDefault="00447007" w:rsidP="00447007">
      <w:pPr>
        <w:pStyle w:val="EndNoteBibliography"/>
        <w:ind w:left="720" w:hanging="720"/>
        <w:rPr>
          <w:noProof/>
        </w:rPr>
      </w:pPr>
      <w:r w:rsidRPr="00447007">
        <w:rPr>
          <w:noProof/>
        </w:rPr>
        <w:t>113.</w:t>
      </w:r>
      <w:r w:rsidRPr="00447007">
        <w:rPr>
          <w:noProof/>
        </w:rPr>
        <w:tab/>
        <w:t xml:space="preserve">Presidencia del Consejo de Ministros, </w:t>
      </w:r>
      <w:r w:rsidRPr="00447007">
        <w:rPr>
          <w:i/>
          <w:noProof/>
        </w:rPr>
        <w:t>Normativa sobre Estado de Emergencia por Coronavirus</w:t>
      </w:r>
      <w:r w:rsidRPr="00447007">
        <w:rPr>
          <w:noProof/>
        </w:rPr>
        <w:t>.</w:t>
      </w:r>
    </w:p>
    <w:p w14:paraId="045FCA02" w14:textId="77777777" w:rsidR="00447007" w:rsidRPr="00447007" w:rsidRDefault="00447007" w:rsidP="00447007">
      <w:pPr>
        <w:pStyle w:val="EndNoteBibliography"/>
        <w:ind w:left="720" w:hanging="720"/>
        <w:rPr>
          <w:noProof/>
        </w:rPr>
      </w:pPr>
      <w:r w:rsidRPr="00447007">
        <w:rPr>
          <w:noProof/>
        </w:rPr>
        <w:t>114.</w:t>
      </w:r>
      <w:r w:rsidRPr="00447007">
        <w:rPr>
          <w:noProof/>
        </w:rPr>
        <w:tab/>
        <w:t xml:space="preserve">Economico, F., </w:t>
      </w:r>
      <w:r w:rsidRPr="00447007">
        <w:rPr>
          <w:i/>
          <w:noProof/>
        </w:rPr>
        <w:t>COVID-19, pobreza monetaria y desigualdad</w:t>
      </w:r>
      <w:r w:rsidRPr="00447007">
        <w:rPr>
          <w:noProof/>
        </w:rPr>
        <w:t xml:space="preserve">, in </w:t>
      </w:r>
      <w:r w:rsidRPr="00447007">
        <w:rPr>
          <w:i/>
          <w:noProof/>
        </w:rPr>
        <w:t>FOCO Economico</w:t>
      </w:r>
      <w:r w:rsidRPr="00447007">
        <w:rPr>
          <w:noProof/>
        </w:rPr>
        <w:t>. 2020.</w:t>
      </w:r>
    </w:p>
    <w:p w14:paraId="3A56145D" w14:textId="77777777" w:rsidR="00447007" w:rsidRPr="00447007" w:rsidRDefault="00447007" w:rsidP="00447007">
      <w:pPr>
        <w:pStyle w:val="EndNoteBibliography"/>
        <w:ind w:left="720" w:hanging="720"/>
        <w:rPr>
          <w:noProof/>
        </w:rPr>
      </w:pPr>
      <w:r w:rsidRPr="00447007">
        <w:rPr>
          <w:noProof/>
        </w:rPr>
        <w:t>115.</w:t>
      </w:r>
      <w:r w:rsidRPr="00447007">
        <w:rPr>
          <w:noProof/>
        </w:rPr>
        <w:tab/>
        <w:t xml:space="preserve">Ministerio de Salud, </w:t>
      </w:r>
      <w:r w:rsidRPr="00447007">
        <w:rPr>
          <w:i/>
          <w:noProof/>
        </w:rPr>
        <w:t>Plan de intervención para Comunidades Indígenas y Centros Poblados Rurales de la Amazonía frente a la emergencia del COVID-19</w:t>
      </w:r>
      <w:r w:rsidRPr="00447007">
        <w:rPr>
          <w:noProof/>
        </w:rPr>
        <w:t>. 2021: Lima.</w:t>
      </w:r>
    </w:p>
    <w:p w14:paraId="133AB46D" w14:textId="77777777" w:rsidR="00447007" w:rsidRPr="00447007" w:rsidRDefault="00447007" w:rsidP="00447007">
      <w:pPr>
        <w:pStyle w:val="EndNoteBibliography"/>
        <w:ind w:left="720" w:hanging="720"/>
        <w:rPr>
          <w:noProof/>
        </w:rPr>
      </w:pPr>
      <w:r w:rsidRPr="00447007">
        <w:rPr>
          <w:noProof/>
        </w:rPr>
        <w:t>116.</w:t>
      </w:r>
      <w:r w:rsidRPr="00447007">
        <w:rPr>
          <w:noProof/>
        </w:rPr>
        <w:tab/>
        <w:t xml:space="preserve">Karim, N., et al., </w:t>
      </w:r>
      <w:r w:rsidRPr="00447007">
        <w:rPr>
          <w:i/>
          <w:noProof/>
        </w:rPr>
        <w:t>Lessons learned from Rwanda: innovative strategies for prevention and containment of COVID-19.</w:t>
      </w:r>
      <w:r w:rsidRPr="00447007">
        <w:rPr>
          <w:noProof/>
        </w:rPr>
        <w:t xml:space="preserve"> Annals of Global Health, 2021. </w:t>
      </w:r>
      <w:r w:rsidRPr="00447007">
        <w:rPr>
          <w:b/>
          <w:noProof/>
        </w:rPr>
        <w:t>87</w:t>
      </w:r>
      <w:r w:rsidRPr="00447007">
        <w:rPr>
          <w:noProof/>
        </w:rPr>
        <w:t>(1).</w:t>
      </w:r>
    </w:p>
    <w:p w14:paraId="02D8A1F4" w14:textId="77777777" w:rsidR="00447007" w:rsidRPr="00447007" w:rsidRDefault="00447007" w:rsidP="00447007">
      <w:pPr>
        <w:pStyle w:val="EndNoteBibliography"/>
        <w:ind w:left="720" w:hanging="720"/>
        <w:rPr>
          <w:noProof/>
        </w:rPr>
      </w:pPr>
      <w:r w:rsidRPr="00447007">
        <w:rPr>
          <w:noProof/>
        </w:rPr>
        <w:t>117.</w:t>
      </w:r>
      <w:r w:rsidRPr="00447007">
        <w:rPr>
          <w:noProof/>
        </w:rPr>
        <w:tab/>
        <w:t xml:space="preserve">The World Bank, </w:t>
      </w:r>
      <w:r w:rsidRPr="00447007">
        <w:rPr>
          <w:i/>
          <w:noProof/>
        </w:rPr>
        <w:t>Population density (people per sq. km of land area) - Rwanda</w:t>
      </w:r>
      <w:r w:rsidRPr="00447007">
        <w:rPr>
          <w:noProof/>
        </w:rPr>
        <w:t>. The World Bank.</w:t>
      </w:r>
    </w:p>
    <w:p w14:paraId="6272D326" w14:textId="77777777" w:rsidR="00447007" w:rsidRPr="00447007" w:rsidRDefault="00447007" w:rsidP="00447007">
      <w:pPr>
        <w:pStyle w:val="EndNoteBibliography"/>
        <w:ind w:left="720" w:hanging="720"/>
        <w:rPr>
          <w:noProof/>
        </w:rPr>
      </w:pPr>
      <w:r w:rsidRPr="00447007">
        <w:rPr>
          <w:noProof/>
        </w:rPr>
        <w:t>118.</w:t>
      </w:r>
      <w:r w:rsidRPr="00447007">
        <w:rPr>
          <w:noProof/>
        </w:rPr>
        <w:tab/>
        <w:t xml:space="preserve">Africa, W., </w:t>
      </w:r>
      <w:r w:rsidRPr="00447007">
        <w:rPr>
          <w:i/>
          <w:noProof/>
        </w:rPr>
        <w:t>Update COVID-19 01 March 2021</w:t>
      </w:r>
      <w:r w:rsidRPr="00447007">
        <w:rPr>
          <w:noProof/>
        </w:rPr>
        <w:t>. 2021, World Health Organization: Rwanda.</w:t>
      </w:r>
    </w:p>
    <w:p w14:paraId="34C843B2" w14:textId="77777777" w:rsidR="00447007" w:rsidRPr="00447007" w:rsidRDefault="00447007" w:rsidP="00447007">
      <w:pPr>
        <w:pStyle w:val="EndNoteBibliography"/>
        <w:ind w:left="720" w:hanging="720"/>
        <w:rPr>
          <w:noProof/>
        </w:rPr>
      </w:pPr>
      <w:r w:rsidRPr="00447007">
        <w:rPr>
          <w:noProof/>
        </w:rPr>
        <w:t>119.</w:t>
      </w:r>
      <w:r w:rsidRPr="00447007">
        <w:rPr>
          <w:noProof/>
        </w:rPr>
        <w:tab/>
        <w:t xml:space="preserve">Africanews, </w:t>
      </w:r>
      <w:r w:rsidRPr="00447007">
        <w:rPr>
          <w:i/>
          <w:noProof/>
        </w:rPr>
        <w:t>UK and South African Covid-19 variants found in Rwanda</w:t>
      </w:r>
      <w:r w:rsidRPr="00447007">
        <w:rPr>
          <w:noProof/>
        </w:rPr>
        <w:t xml:space="preserve">, in </w:t>
      </w:r>
      <w:r w:rsidRPr="00447007">
        <w:rPr>
          <w:i/>
          <w:noProof/>
        </w:rPr>
        <w:t>africanews</w:t>
      </w:r>
      <w:r w:rsidRPr="00447007">
        <w:rPr>
          <w:noProof/>
        </w:rPr>
        <w:t>. 2021.</w:t>
      </w:r>
    </w:p>
    <w:p w14:paraId="4F8DC6D7" w14:textId="77777777" w:rsidR="00447007" w:rsidRPr="00447007" w:rsidRDefault="00447007" w:rsidP="00447007">
      <w:pPr>
        <w:pStyle w:val="EndNoteBibliography"/>
        <w:ind w:left="720" w:hanging="720"/>
        <w:rPr>
          <w:noProof/>
        </w:rPr>
      </w:pPr>
      <w:r w:rsidRPr="00447007">
        <w:rPr>
          <w:noProof/>
        </w:rPr>
        <w:t>120.</w:t>
      </w:r>
      <w:r w:rsidRPr="00447007">
        <w:rPr>
          <w:noProof/>
        </w:rPr>
        <w:tab/>
        <w:t xml:space="preserve">WHO, </w:t>
      </w:r>
      <w:r w:rsidRPr="00447007">
        <w:rPr>
          <w:i/>
          <w:noProof/>
        </w:rPr>
        <w:t>Primary health care systems (PRIMASYS): case study from Rwanda, abridged version</w:t>
      </w:r>
      <w:r w:rsidRPr="00447007">
        <w:rPr>
          <w:noProof/>
        </w:rPr>
        <w:t>. 2017, World Health Organization: Geneva.</w:t>
      </w:r>
    </w:p>
    <w:p w14:paraId="06163E48" w14:textId="77777777" w:rsidR="00447007" w:rsidRPr="00447007" w:rsidRDefault="00447007" w:rsidP="00447007">
      <w:pPr>
        <w:pStyle w:val="EndNoteBibliography"/>
        <w:ind w:left="720" w:hanging="720"/>
        <w:rPr>
          <w:noProof/>
        </w:rPr>
      </w:pPr>
      <w:r w:rsidRPr="00447007">
        <w:rPr>
          <w:noProof/>
        </w:rPr>
        <w:t>121.</w:t>
      </w:r>
      <w:r w:rsidRPr="00447007">
        <w:rPr>
          <w:noProof/>
        </w:rPr>
        <w:tab/>
        <w:t xml:space="preserve">Africa, W., </w:t>
      </w:r>
      <w:r w:rsidRPr="00447007">
        <w:rPr>
          <w:i/>
          <w:noProof/>
        </w:rPr>
        <w:t>Rwanda: the beacon of Universal Health Coverage in Africa</w:t>
      </w:r>
      <w:r w:rsidRPr="00447007">
        <w:rPr>
          <w:noProof/>
        </w:rPr>
        <w:t>. 2019, World Health Organization: Geneva.</w:t>
      </w:r>
    </w:p>
    <w:p w14:paraId="0D9B9D09" w14:textId="77777777" w:rsidR="00447007" w:rsidRPr="00447007" w:rsidRDefault="00447007" w:rsidP="00447007">
      <w:pPr>
        <w:pStyle w:val="EndNoteBibliography"/>
        <w:ind w:left="720" w:hanging="720"/>
        <w:rPr>
          <w:noProof/>
        </w:rPr>
      </w:pPr>
      <w:r w:rsidRPr="00447007">
        <w:rPr>
          <w:noProof/>
        </w:rPr>
        <w:t>122.</w:t>
      </w:r>
      <w:r w:rsidRPr="00447007">
        <w:rPr>
          <w:noProof/>
        </w:rPr>
        <w:tab/>
        <w:t xml:space="preserve">Nyandekwe, M., M. Nzayirambaho, and J.B. Kakoma, </w:t>
      </w:r>
      <w:r w:rsidRPr="00447007">
        <w:rPr>
          <w:i/>
          <w:noProof/>
        </w:rPr>
        <w:t>Universal health insurance in Rwanda: major challenges and solutions for financial sustainability case study of Rwanda community-based health insurance part I.</w:t>
      </w:r>
      <w:r w:rsidRPr="00447007">
        <w:rPr>
          <w:noProof/>
        </w:rPr>
        <w:t xml:space="preserve"> The Pan African Medical Journal, 2020. </w:t>
      </w:r>
      <w:r w:rsidRPr="00447007">
        <w:rPr>
          <w:b/>
          <w:noProof/>
        </w:rPr>
        <w:t>37</w:t>
      </w:r>
      <w:r w:rsidRPr="00447007">
        <w:rPr>
          <w:noProof/>
        </w:rPr>
        <w:t>.</w:t>
      </w:r>
    </w:p>
    <w:p w14:paraId="4EB421A4" w14:textId="77777777" w:rsidR="00447007" w:rsidRPr="00447007" w:rsidRDefault="00447007" w:rsidP="00447007">
      <w:pPr>
        <w:pStyle w:val="EndNoteBibliography"/>
        <w:ind w:left="720" w:hanging="720"/>
        <w:rPr>
          <w:noProof/>
        </w:rPr>
      </w:pPr>
      <w:r w:rsidRPr="00447007">
        <w:rPr>
          <w:noProof/>
        </w:rPr>
        <w:t>123.</w:t>
      </w:r>
      <w:r w:rsidRPr="00447007">
        <w:rPr>
          <w:noProof/>
        </w:rPr>
        <w:tab/>
        <w:t xml:space="preserve">Nyatanyi, T., et al., </w:t>
      </w:r>
      <w:r w:rsidRPr="00447007">
        <w:rPr>
          <w:i/>
          <w:noProof/>
        </w:rPr>
        <w:t>Implementing One Health as an integrated approach to health in Rwanda.</w:t>
      </w:r>
      <w:r w:rsidRPr="00447007">
        <w:rPr>
          <w:noProof/>
        </w:rPr>
        <w:t xml:space="preserve"> BMJ global health, 2017. </w:t>
      </w:r>
      <w:r w:rsidRPr="00447007">
        <w:rPr>
          <w:b/>
          <w:noProof/>
        </w:rPr>
        <w:t>2</w:t>
      </w:r>
      <w:r w:rsidRPr="00447007">
        <w:rPr>
          <w:noProof/>
        </w:rPr>
        <w:t>(1).</w:t>
      </w:r>
    </w:p>
    <w:p w14:paraId="6CFED8EB" w14:textId="77777777" w:rsidR="00447007" w:rsidRPr="00447007" w:rsidRDefault="00447007" w:rsidP="00447007">
      <w:pPr>
        <w:pStyle w:val="EndNoteBibliography"/>
        <w:ind w:left="720" w:hanging="720"/>
        <w:rPr>
          <w:noProof/>
        </w:rPr>
      </w:pPr>
      <w:r w:rsidRPr="00447007">
        <w:rPr>
          <w:noProof/>
        </w:rPr>
        <w:t>124.</w:t>
      </w:r>
      <w:r w:rsidRPr="00447007">
        <w:rPr>
          <w:noProof/>
        </w:rPr>
        <w:tab/>
        <w:t xml:space="preserve">Liu, K., S. Subramanian, and C. Lu, </w:t>
      </w:r>
      <w:r w:rsidRPr="00447007">
        <w:rPr>
          <w:i/>
          <w:noProof/>
        </w:rPr>
        <w:t>Assessing national and subnational inequalities in medical care utilization and financial risk protection in Rwanda.</w:t>
      </w:r>
      <w:r w:rsidRPr="00447007">
        <w:rPr>
          <w:noProof/>
        </w:rPr>
        <w:t xml:space="preserve"> International journal for equity in health, 2019. </w:t>
      </w:r>
      <w:r w:rsidRPr="00447007">
        <w:rPr>
          <w:b/>
          <w:noProof/>
        </w:rPr>
        <w:t>18</w:t>
      </w:r>
      <w:r w:rsidRPr="00447007">
        <w:rPr>
          <w:noProof/>
        </w:rPr>
        <w:t>(1): p. 1-10.</w:t>
      </w:r>
    </w:p>
    <w:p w14:paraId="6CEE7F09" w14:textId="77777777" w:rsidR="00447007" w:rsidRPr="00447007" w:rsidRDefault="00447007" w:rsidP="00447007">
      <w:pPr>
        <w:pStyle w:val="EndNoteBibliography"/>
        <w:ind w:left="720" w:hanging="720"/>
        <w:rPr>
          <w:noProof/>
        </w:rPr>
      </w:pPr>
      <w:r w:rsidRPr="00447007">
        <w:rPr>
          <w:noProof/>
        </w:rPr>
        <w:t>125.</w:t>
      </w:r>
      <w:r w:rsidRPr="00447007">
        <w:rPr>
          <w:noProof/>
        </w:rPr>
        <w:tab/>
        <w:t xml:space="preserve">Binagwaho, A., et al., </w:t>
      </w:r>
      <w:r w:rsidRPr="00447007">
        <w:rPr>
          <w:i/>
          <w:noProof/>
        </w:rPr>
        <w:t>Rwanda 20 years on: investing in life.</w:t>
      </w:r>
      <w:r w:rsidRPr="00447007">
        <w:rPr>
          <w:noProof/>
        </w:rPr>
        <w:t xml:space="preserve"> The Lancet, 2014. </w:t>
      </w:r>
      <w:r w:rsidRPr="00447007">
        <w:rPr>
          <w:b/>
          <w:noProof/>
        </w:rPr>
        <w:t>384</w:t>
      </w:r>
      <w:r w:rsidRPr="00447007">
        <w:rPr>
          <w:noProof/>
        </w:rPr>
        <w:t>(9940): p. 371-375.</w:t>
      </w:r>
    </w:p>
    <w:p w14:paraId="69C16008" w14:textId="77777777" w:rsidR="00447007" w:rsidRPr="00447007" w:rsidRDefault="00447007" w:rsidP="00447007">
      <w:pPr>
        <w:pStyle w:val="EndNoteBibliography"/>
        <w:ind w:left="720" w:hanging="720"/>
        <w:rPr>
          <w:noProof/>
        </w:rPr>
      </w:pPr>
      <w:r w:rsidRPr="00447007">
        <w:rPr>
          <w:noProof/>
        </w:rPr>
        <w:t>126.</w:t>
      </w:r>
      <w:r w:rsidRPr="00447007">
        <w:rPr>
          <w:noProof/>
        </w:rPr>
        <w:tab/>
        <w:t xml:space="preserve">Ndagijiama, U., </w:t>
      </w:r>
      <w:r w:rsidRPr="00447007">
        <w:rPr>
          <w:i/>
          <w:noProof/>
        </w:rPr>
        <w:t>2019 Rwanda Voluntary National Review (VNR) Report</w:t>
      </w:r>
      <w:r w:rsidRPr="00447007">
        <w:rPr>
          <w:noProof/>
        </w:rPr>
        <w:t xml:space="preserve">, in </w:t>
      </w:r>
      <w:r w:rsidRPr="00447007">
        <w:rPr>
          <w:i/>
          <w:noProof/>
        </w:rPr>
        <w:t>Sustainable Development Goals</w:t>
      </w:r>
      <w:r w:rsidRPr="00447007">
        <w:rPr>
          <w:noProof/>
        </w:rPr>
        <w:t>. 2019, World Health Organization.</w:t>
      </w:r>
    </w:p>
    <w:p w14:paraId="1AF49A70" w14:textId="77777777" w:rsidR="00447007" w:rsidRPr="00447007" w:rsidRDefault="00447007" w:rsidP="00447007">
      <w:pPr>
        <w:pStyle w:val="EndNoteBibliography"/>
        <w:ind w:left="720" w:hanging="720"/>
        <w:rPr>
          <w:noProof/>
        </w:rPr>
      </w:pPr>
      <w:r w:rsidRPr="00447007">
        <w:rPr>
          <w:noProof/>
        </w:rPr>
        <w:t>127.</w:t>
      </w:r>
      <w:r w:rsidRPr="00447007">
        <w:rPr>
          <w:noProof/>
        </w:rPr>
        <w:tab/>
        <w:t xml:space="preserve">Africa Health Workforce Observatory, </w:t>
      </w:r>
      <w:r w:rsidRPr="00447007">
        <w:rPr>
          <w:i/>
          <w:noProof/>
        </w:rPr>
        <w:t>Human Resources for Health Country Profile.</w:t>
      </w:r>
      <w:r w:rsidRPr="00447007">
        <w:rPr>
          <w:noProof/>
        </w:rPr>
        <w:t xml:space="preserve"> 2009.</w:t>
      </w:r>
    </w:p>
    <w:p w14:paraId="7FB2DC18" w14:textId="77777777" w:rsidR="00447007" w:rsidRPr="00447007" w:rsidRDefault="00447007" w:rsidP="00447007">
      <w:pPr>
        <w:pStyle w:val="EndNoteBibliography"/>
        <w:ind w:left="720" w:hanging="720"/>
        <w:rPr>
          <w:noProof/>
        </w:rPr>
      </w:pPr>
      <w:r w:rsidRPr="00447007">
        <w:rPr>
          <w:noProof/>
        </w:rPr>
        <w:t>128.</w:t>
      </w:r>
      <w:r w:rsidRPr="00447007">
        <w:rPr>
          <w:noProof/>
        </w:rPr>
        <w:tab/>
        <w:t xml:space="preserve">Bank, W., </w:t>
      </w:r>
      <w:r w:rsidRPr="00447007">
        <w:rPr>
          <w:i/>
          <w:noProof/>
        </w:rPr>
        <w:t>Physicians (per 1,000 people) - Rwanda</w:t>
      </w:r>
      <w:r w:rsidRPr="00447007">
        <w:rPr>
          <w:noProof/>
        </w:rPr>
        <w:t>. 2019, World Bank: Online.</w:t>
      </w:r>
    </w:p>
    <w:p w14:paraId="668DB94F" w14:textId="77777777" w:rsidR="00447007" w:rsidRPr="00447007" w:rsidRDefault="00447007" w:rsidP="00447007">
      <w:pPr>
        <w:pStyle w:val="EndNoteBibliography"/>
        <w:ind w:left="720" w:hanging="720"/>
        <w:rPr>
          <w:noProof/>
        </w:rPr>
      </w:pPr>
      <w:r w:rsidRPr="00447007">
        <w:rPr>
          <w:noProof/>
        </w:rPr>
        <w:t>129.</w:t>
      </w:r>
      <w:r w:rsidRPr="00447007">
        <w:rPr>
          <w:noProof/>
        </w:rPr>
        <w:tab/>
        <w:t xml:space="preserve">Nyamusore, J., et al., </w:t>
      </w:r>
      <w:r w:rsidRPr="00447007">
        <w:rPr>
          <w:i/>
          <w:noProof/>
        </w:rPr>
        <w:t>The Rwanda National Ebola Preparedness Exercise and Response Strategies.</w:t>
      </w:r>
      <w:r w:rsidRPr="00447007">
        <w:rPr>
          <w:noProof/>
        </w:rPr>
        <w:t xml:space="preserve"> Rwanda Public Health Bulletin. </w:t>
      </w:r>
      <w:r w:rsidRPr="00447007">
        <w:rPr>
          <w:b/>
          <w:noProof/>
        </w:rPr>
        <w:t>1</w:t>
      </w:r>
      <w:r w:rsidRPr="00447007">
        <w:rPr>
          <w:noProof/>
        </w:rPr>
        <w:t>(2): p. 6-10.</w:t>
      </w:r>
    </w:p>
    <w:p w14:paraId="4FA97C0A" w14:textId="77777777" w:rsidR="00447007" w:rsidRPr="00447007" w:rsidRDefault="00447007" w:rsidP="00447007">
      <w:pPr>
        <w:pStyle w:val="EndNoteBibliography"/>
        <w:ind w:left="720" w:hanging="720"/>
        <w:rPr>
          <w:noProof/>
        </w:rPr>
      </w:pPr>
      <w:r w:rsidRPr="00447007">
        <w:rPr>
          <w:noProof/>
        </w:rPr>
        <w:t>130.</w:t>
      </w:r>
      <w:r w:rsidRPr="00447007">
        <w:rPr>
          <w:noProof/>
        </w:rPr>
        <w:tab/>
        <w:t xml:space="preserve">Wilson, R., </w:t>
      </w:r>
      <w:r w:rsidRPr="00447007">
        <w:rPr>
          <w:i/>
          <w:noProof/>
        </w:rPr>
        <w:t>Electronic Infectious Disease Surveillance and Response (eIDSR) System in Rwanda</w:t>
      </w:r>
      <w:r w:rsidRPr="00447007">
        <w:rPr>
          <w:noProof/>
        </w:rPr>
        <w:t xml:space="preserve">, in </w:t>
      </w:r>
      <w:r w:rsidRPr="00447007">
        <w:rPr>
          <w:i/>
          <w:noProof/>
        </w:rPr>
        <w:t>Rwanda Health Systems Strengthening (RHSS) Project</w:t>
      </w:r>
      <w:r w:rsidRPr="00447007">
        <w:rPr>
          <w:noProof/>
        </w:rPr>
        <w:t>. 2018, USAID: Kigali.</w:t>
      </w:r>
    </w:p>
    <w:p w14:paraId="482B78E9" w14:textId="77777777" w:rsidR="00447007" w:rsidRPr="00447007" w:rsidRDefault="00447007" w:rsidP="00447007">
      <w:pPr>
        <w:pStyle w:val="EndNoteBibliography"/>
        <w:ind w:left="720" w:hanging="720"/>
        <w:rPr>
          <w:noProof/>
        </w:rPr>
      </w:pPr>
      <w:r w:rsidRPr="00447007">
        <w:rPr>
          <w:noProof/>
        </w:rPr>
        <w:t>131.</w:t>
      </w:r>
      <w:r w:rsidRPr="00447007">
        <w:rPr>
          <w:noProof/>
        </w:rPr>
        <w:tab/>
        <w:t xml:space="preserve">Organization., W.H., </w:t>
      </w:r>
      <w:r w:rsidRPr="00447007">
        <w:rPr>
          <w:i/>
          <w:noProof/>
        </w:rPr>
        <w:t>Joint external evaluation of IHR core capacities of the Republic of Rwanda.</w:t>
      </w:r>
      <w:r w:rsidRPr="00447007">
        <w:rPr>
          <w:noProof/>
        </w:rPr>
        <w:t xml:space="preserve">, in </w:t>
      </w:r>
      <w:r w:rsidRPr="00447007">
        <w:rPr>
          <w:i/>
          <w:noProof/>
        </w:rPr>
        <w:t>WHO Joint external evaluation of IHR core capacities</w:t>
      </w:r>
      <w:r w:rsidRPr="00447007">
        <w:rPr>
          <w:noProof/>
        </w:rPr>
        <w:t>. 2018, World Health Organization.</w:t>
      </w:r>
    </w:p>
    <w:p w14:paraId="15A6305B" w14:textId="77777777" w:rsidR="00447007" w:rsidRPr="00447007" w:rsidRDefault="00447007" w:rsidP="00447007">
      <w:pPr>
        <w:pStyle w:val="EndNoteBibliography"/>
        <w:ind w:left="720" w:hanging="720"/>
        <w:rPr>
          <w:noProof/>
        </w:rPr>
      </w:pPr>
      <w:r w:rsidRPr="00447007">
        <w:rPr>
          <w:noProof/>
        </w:rPr>
        <w:t>132.</w:t>
      </w:r>
      <w:r w:rsidRPr="00447007">
        <w:rPr>
          <w:noProof/>
        </w:rPr>
        <w:tab/>
        <w:t xml:space="preserve">Sayinzoga, F. and L. Bijlmakers, </w:t>
      </w:r>
      <w:r w:rsidRPr="00447007">
        <w:rPr>
          <w:i/>
          <w:noProof/>
        </w:rPr>
        <w:t>Drivers of improved health sector performance in Rwanda: a qualitative view from within.</w:t>
      </w:r>
      <w:r w:rsidRPr="00447007">
        <w:rPr>
          <w:noProof/>
        </w:rPr>
        <w:t xml:space="preserve"> BMC health services research, 2016. </w:t>
      </w:r>
      <w:r w:rsidRPr="00447007">
        <w:rPr>
          <w:b/>
          <w:noProof/>
        </w:rPr>
        <w:t>16</w:t>
      </w:r>
      <w:r w:rsidRPr="00447007">
        <w:rPr>
          <w:noProof/>
        </w:rPr>
        <w:t>(1): p. 1-10.</w:t>
      </w:r>
    </w:p>
    <w:p w14:paraId="5E763B06" w14:textId="77777777" w:rsidR="00447007" w:rsidRPr="00447007" w:rsidRDefault="00447007" w:rsidP="00447007">
      <w:pPr>
        <w:pStyle w:val="EndNoteBibliography"/>
        <w:ind w:left="720" w:hanging="720"/>
        <w:rPr>
          <w:noProof/>
        </w:rPr>
      </w:pPr>
      <w:r w:rsidRPr="00447007">
        <w:rPr>
          <w:noProof/>
        </w:rPr>
        <w:t>133.</w:t>
      </w:r>
      <w:r w:rsidRPr="00447007">
        <w:rPr>
          <w:noProof/>
        </w:rPr>
        <w:tab/>
        <w:t xml:space="preserve">Bower, J., et al., </w:t>
      </w:r>
      <w:r w:rsidRPr="00447007">
        <w:rPr>
          <w:i/>
          <w:noProof/>
        </w:rPr>
        <w:t>Rwanda’s response to COVID-19 and future challenges</w:t>
      </w:r>
      <w:r w:rsidRPr="00447007">
        <w:rPr>
          <w:noProof/>
        </w:rPr>
        <w:t>. 2020, International Growth Centre: Online.</w:t>
      </w:r>
    </w:p>
    <w:p w14:paraId="79B146F7" w14:textId="77777777" w:rsidR="00447007" w:rsidRPr="00447007" w:rsidRDefault="00447007" w:rsidP="00447007">
      <w:pPr>
        <w:pStyle w:val="EndNoteBibliography"/>
        <w:ind w:left="720" w:hanging="720"/>
        <w:rPr>
          <w:noProof/>
        </w:rPr>
      </w:pPr>
      <w:r w:rsidRPr="00447007">
        <w:rPr>
          <w:noProof/>
        </w:rPr>
        <w:t>134.</w:t>
      </w:r>
      <w:r w:rsidRPr="00447007">
        <w:rPr>
          <w:noProof/>
        </w:rPr>
        <w:tab/>
        <w:t xml:space="preserve">WHO Africa, </w:t>
      </w:r>
      <w:r w:rsidRPr="00447007">
        <w:rPr>
          <w:i/>
          <w:noProof/>
        </w:rPr>
        <w:t>Robots use in Rwanda to fight against COVID-19</w:t>
      </w:r>
      <w:r w:rsidRPr="00447007">
        <w:rPr>
          <w:noProof/>
        </w:rPr>
        <w:t>. 2021: Brazzaville.</w:t>
      </w:r>
    </w:p>
    <w:p w14:paraId="101EAA67" w14:textId="77777777" w:rsidR="00447007" w:rsidRPr="00447007" w:rsidRDefault="00447007" w:rsidP="00447007">
      <w:pPr>
        <w:pStyle w:val="EndNoteBibliography"/>
        <w:ind w:left="720" w:hanging="720"/>
        <w:rPr>
          <w:noProof/>
        </w:rPr>
      </w:pPr>
      <w:r w:rsidRPr="00447007">
        <w:rPr>
          <w:noProof/>
        </w:rPr>
        <w:t>135.</w:t>
      </w:r>
      <w:r w:rsidRPr="00447007">
        <w:rPr>
          <w:noProof/>
        </w:rPr>
        <w:tab/>
        <w:t xml:space="preserve">Farrar, J., </w:t>
      </w:r>
      <w:r w:rsidRPr="00447007">
        <w:rPr>
          <w:i/>
          <w:noProof/>
        </w:rPr>
        <w:t>The Most Important Health-Care Tool is Trust</w:t>
      </w:r>
      <w:r w:rsidRPr="00447007">
        <w:rPr>
          <w:noProof/>
        </w:rPr>
        <w:t xml:space="preserve">, in </w:t>
      </w:r>
      <w:r w:rsidRPr="00447007">
        <w:rPr>
          <w:i/>
          <w:noProof/>
        </w:rPr>
        <w:t>Project Syndicate</w:t>
      </w:r>
      <w:r w:rsidRPr="00447007">
        <w:rPr>
          <w:noProof/>
        </w:rPr>
        <w:t>. 2019, Project Syndicate: Online.</w:t>
      </w:r>
    </w:p>
    <w:p w14:paraId="424E1F45" w14:textId="77777777" w:rsidR="00447007" w:rsidRPr="00447007" w:rsidRDefault="00447007" w:rsidP="00447007">
      <w:pPr>
        <w:pStyle w:val="EndNoteBibliography"/>
        <w:ind w:left="720" w:hanging="720"/>
        <w:rPr>
          <w:noProof/>
        </w:rPr>
      </w:pPr>
      <w:r w:rsidRPr="00447007">
        <w:rPr>
          <w:noProof/>
        </w:rPr>
        <w:t>136.</w:t>
      </w:r>
      <w:r w:rsidRPr="00447007">
        <w:rPr>
          <w:noProof/>
        </w:rPr>
        <w:tab/>
        <w:t xml:space="preserve">OECD, </w:t>
      </w:r>
      <w:r w:rsidRPr="00447007">
        <w:rPr>
          <w:i/>
          <w:noProof/>
        </w:rPr>
        <w:t>Trust in Government</w:t>
      </w:r>
      <w:r w:rsidRPr="00447007">
        <w:rPr>
          <w:noProof/>
        </w:rPr>
        <w:t>. 2021, OECD: Paris.</w:t>
      </w:r>
    </w:p>
    <w:p w14:paraId="29DBA1AC" w14:textId="77777777" w:rsidR="00447007" w:rsidRPr="00447007" w:rsidRDefault="00447007" w:rsidP="00447007">
      <w:pPr>
        <w:pStyle w:val="EndNoteBibliography"/>
        <w:ind w:left="720" w:hanging="720"/>
        <w:rPr>
          <w:noProof/>
        </w:rPr>
      </w:pPr>
      <w:r w:rsidRPr="00447007">
        <w:rPr>
          <w:noProof/>
        </w:rPr>
        <w:t>137.</w:t>
      </w:r>
      <w:r w:rsidRPr="00447007">
        <w:rPr>
          <w:noProof/>
        </w:rPr>
        <w:tab/>
        <w:t xml:space="preserve">Cahan, E.M., </w:t>
      </w:r>
      <w:r w:rsidRPr="00447007">
        <w:rPr>
          <w:i/>
          <w:noProof/>
        </w:rPr>
        <w:t>Rwanda’s secret weapon against covid-19: trust.</w:t>
      </w:r>
      <w:r w:rsidRPr="00447007">
        <w:rPr>
          <w:noProof/>
        </w:rPr>
        <w:t xml:space="preserve"> bmj, 2020. </w:t>
      </w:r>
      <w:r w:rsidRPr="00447007">
        <w:rPr>
          <w:b/>
          <w:noProof/>
        </w:rPr>
        <w:t>371</w:t>
      </w:r>
      <w:r w:rsidRPr="00447007">
        <w:rPr>
          <w:noProof/>
        </w:rPr>
        <w:t>.</w:t>
      </w:r>
    </w:p>
    <w:p w14:paraId="539AA891" w14:textId="77777777" w:rsidR="00447007" w:rsidRPr="00447007" w:rsidRDefault="00447007" w:rsidP="00447007">
      <w:pPr>
        <w:pStyle w:val="EndNoteBibliography"/>
        <w:ind w:left="720" w:hanging="720"/>
        <w:rPr>
          <w:noProof/>
        </w:rPr>
      </w:pPr>
      <w:r w:rsidRPr="00447007">
        <w:rPr>
          <w:noProof/>
        </w:rPr>
        <w:lastRenderedPageBreak/>
        <w:t>138.</w:t>
      </w:r>
      <w:r w:rsidRPr="00447007">
        <w:rPr>
          <w:noProof/>
        </w:rPr>
        <w:tab/>
        <w:t xml:space="preserve">Hartley, K., S. Bales, and A.S. Bali, </w:t>
      </w:r>
      <w:r w:rsidRPr="00447007">
        <w:rPr>
          <w:i/>
          <w:noProof/>
        </w:rPr>
        <w:t>COVID-19 response in a unitary state: emerging lessons from Vietnam.</w:t>
      </w:r>
      <w:r w:rsidRPr="00447007">
        <w:rPr>
          <w:noProof/>
        </w:rPr>
        <w:t xml:space="preserve"> Policy Design and Practice, 2021. </w:t>
      </w:r>
      <w:r w:rsidRPr="00447007">
        <w:rPr>
          <w:b/>
          <w:noProof/>
        </w:rPr>
        <w:t>4</w:t>
      </w:r>
      <w:r w:rsidRPr="00447007">
        <w:rPr>
          <w:noProof/>
        </w:rPr>
        <w:t>(1): p. 152-168.</w:t>
      </w:r>
    </w:p>
    <w:p w14:paraId="554D25BD" w14:textId="77777777" w:rsidR="00447007" w:rsidRPr="00447007" w:rsidRDefault="00447007" w:rsidP="00447007">
      <w:pPr>
        <w:pStyle w:val="EndNoteBibliography"/>
        <w:ind w:left="720" w:hanging="720"/>
        <w:rPr>
          <w:noProof/>
        </w:rPr>
      </w:pPr>
      <w:r w:rsidRPr="00447007">
        <w:rPr>
          <w:noProof/>
        </w:rPr>
        <w:t>139.</w:t>
      </w:r>
      <w:r w:rsidRPr="00447007">
        <w:rPr>
          <w:noProof/>
        </w:rPr>
        <w:tab/>
        <w:t xml:space="preserve">Cheng, T.-M., </w:t>
      </w:r>
      <w:r w:rsidRPr="00447007">
        <w:rPr>
          <w:i/>
          <w:noProof/>
        </w:rPr>
        <w:t>Vietnam’s health care system emphasizes prevention and pursues universal coverage.</w:t>
      </w:r>
      <w:r w:rsidRPr="00447007">
        <w:rPr>
          <w:noProof/>
        </w:rPr>
        <w:t xml:space="preserve"> Health Affairs, 2014. </w:t>
      </w:r>
      <w:r w:rsidRPr="00447007">
        <w:rPr>
          <w:b/>
          <w:noProof/>
        </w:rPr>
        <w:t>33</w:t>
      </w:r>
      <w:r w:rsidRPr="00447007">
        <w:rPr>
          <w:noProof/>
        </w:rPr>
        <w:t>(11): p. 2057-2063.</w:t>
      </w:r>
    </w:p>
    <w:p w14:paraId="2690764F" w14:textId="77777777" w:rsidR="00447007" w:rsidRPr="00447007" w:rsidRDefault="00447007" w:rsidP="00447007">
      <w:pPr>
        <w:pStyle w:val="EndNoteBibliography"/>
        <w:ind w:left="720" w:hanging="720"/>
        <w:rPr>
          <w:noProof/>
        </w:rPr>
      </w:pPr>
      <w:r w:rsidRPr="00447007">
        <w:rPr>
          <w:noProof/>
        </w:rPr>
        <w:t>140.</w:t>
      </w:r>
      <w:r w:rsidRPr="00447007">
        <w:rPr>
          <w:noProof/>
        </w:rPr>
        <w:tab/>
        <w:t xml:space="preserve">Takashima, K., et al., </w:t>
      </w:r>
      <w:r w:rsidRPr="00447007">
        <w:rPr>
          <w:i/>
          <w:noProof/>
        </w:rPr>
        <w:t>A review of Vietnam’s healthcare reform through the Direction of Healthcare Activities (DOHA).</w:t>
      </w:r>
      <w:r w:rsidRPr="00447007">
        <w:rPr>
          <w:noProof/>
        </w:rPr>
        <w:t xml:space="preserve"> Environmental health and preventive medicine, 2017. </w:t>
      </w:r>
      <w:r w:rsidRPr="00447007">
        <w:rPr>
          <w:b/>
          <w:noProof/>
        </w:rPr>
        <w:t>22</w:t>
      </w:r>
      <w:r w:rsidRPr="00447007">
        <w:rPr>
          <w:noProof/>
        </w:rPr>
        <w:t>(1): p. 1-7.</w:t>
      </w:r>
    </w:p>
    <w:p w14:paraId="1237BEAD" w14:textId="77777777" w:rsidR="00447007" w:rsidRPr="00447007" w:rsidRDefault="00447007" w:rsidP="00447007">
      <w:pPr>
        <w:pStyle w:val="EndNoteBibliography"/>
        <w:ind w:left="720" w:hanging="720"/>
        <w:rPr>
          <w:noProof/>
        </w:rPr>
      </w:pPr>
      <w:r w:rsidRPr="00447007">
        <w:rPr>
          <w:noProof/>
        </w:rPr>
        <w:t>141.</w:t>
      </w:r>
      <w:r w:rsidRPr="00447007">
        <w:rPr>
          <w:noProof/>
        </w:rPr>
        <w:tab/>
        <w:t xml:space="preserve">Reich, M.R., et al., </w:t>
      </w:r>
      <w:r w:rsidRPr="00447007">
        <w:rPr>
          <w:i/>
          <w:noProof/>
        </w:rPr>
        <w:t>Moving towards universal health coverage: lessons from 11 country studies.</w:t>
      </w:r>
      <w:r w:rsidRPr="00447007">
        <w:rPr>
          <w:noProof/>
        </w:rPr>
        <w:t xml:space="preserve"> The Lancet, 2016. </w:t>
      </w:r>
      <w:r w:rsidRPr="00447007">
        <w:rPr>
          <w:b/>
          <w:noProof/>
        </w:rPr>
        <w:t>387</w:t>
      </w:r>
      <w:r w:rsidRPr="00447007">
        <w:rPr>
          <w:noProof/>
        </w:rPr>
        <w:t>(10020): p. 811-816.</w:t>
      </w:r>
    </w:p>
    <w:p w14:paraId="449F5AC2" w14:textId="77777777" w:rsidR="00447007" w:rsidRPr="00447007" w:rsidRDefault="00447007" w:rsidP="00447007">
      <w:pPr>
        <w:pStyle w:val="EndNoteBibliography"/>
        <w:ind w:left="720" w:hanging="720"/>
        <w:rPr>
          <w:noProof/>
        </w:rPr>
      </w:pPr>
      <w:r w:rsidRPr="00447007">
        <w:rPr>
          <w:noProof/>
        </w:rPr>
        <w:t>142.</w:t>
      </w:r>
      <w:r w:rsidRPr="00447007">
        <w:rPr>
          <w:noProof/>
        </w:rPr>
        <w:tab/>
        <w:t xml:space="preserve">UNICEF, </w:t>
      </w:r>
      <w:r w:rsidRPr="00447007">
        <w:rPr>
          <w:i/>
          <w:noProof/>
        </w:rPr>
        <w:t>Maternal and Newborn Health Disparities Viet Nam</w:t>
      </w:r>
      <w:r w:rsidRPr="00447007">
        <w:rPr>
          <w:noProof/>
        </w:rPr>
        <w:t xml:space="preserve">, in </w:t>
      </w:r>
      <w:r w:rsidRPr="00447007">
        <w:rPr>
          <w:i/>
          <w:noProof/>
        </w:rPr>
        <w:t>Maternal and Newborn Health Disparities</w:t>
      </w:r>
      <w:r w:rsidRPr="00447007">
        <w:rPr>
          <w:noProof/>
        </w:rPr>
        <w:t>. 2015, UNICEF.</w:t>
      </w:r>
    </w:p>
    <w:p w14:paraId="6104E2E9" w14:textId="77777777" w:rsidR="00447007" w:rsidRPr="00447007" w:rsidRDefault="00447007" w:rsidP="00447007">
      <w:pPr>
        <w:pStyle w:val="EndNoteBibliography"/>
        <w:ind w:left="720" w:hanging="720"/>
        <w:rPr>
          <w:noProof/>
        </w:rPr>
      </w:pPr>
      <w:r w:rsidRPr="00447007">
        <w:rPr>
          <w:noProof/>
        </w:rPr>
        <w:t>143.</w:t>
      </w:r>
      <w:r w:rsidRPr="00447007">
        <w:rPr>
          <w:noProof/>
        </w:rPr>
        <w:tab/>
        <w:t xml:space="preserve">IOM, </w:t>
      </w:r>
      <w:r w:rsidRPr="00447007">
        <w:rPr>
          <w:i/>
          <w:noProof/>
        </w:rPr>
        <w:t>Situation Analysis of Migrant Health in Viet Nam</w:t>
      </w:r>
      <w:r w:rsidRPr="00447007">
        <w:rPr>
          <w:noProof/>
        </w:rPr>
        <w:t>. 2020, International Organization for Migration.</w:t>
      </w:r>
    </w:p>
    <w:p w14:paraId="075E77D5" w14:textId="77777777" w:rsidR="00447007" w:rsidRPr="00447007" w:rsidRDefault="00447007" w:rsidP="00447007">
      <w:pPr>
        <w:pStyle w:val="EndNoteBibliography"/>
        <w:ind w:left="720" w:hanging="720"/>
        <w:rPr>
          <w:noProof/>
        </w:rPr>
      </w:pPr>
      <w:r w:rsidRPr="00447007">
        <w:rPr>
          <w:noProof/>
        </w:rPr>
        <w:t>144.</w:t>
      </w:r>
      <w:r w:rsidRPr="00447007">
        <w:rPr>
          <w:noProof/>
        </w:rPr>
        <w:tab/>
        <w:t xml:space="preserve">MOH, V.N., </w:t>
      </w:r>
      <w:r w:rsidRPr="00447007">
        <w:rPr>
          <w:i/>
          <w:noProof/>
        </w:rPr>
        <w:t>Viet Nam’s Voluntary National Review on the Implementaiton of the Sustainable Development Goals</w:t>
      </w:r>
      <w:r w:rsidRPr="00447007">
        <w:rPr>
          <w:noProof/>
        </w:rPr>
        <w:t>. 2018, Viet Nam’s Ministry of Health: Ha Noi.</w:t>
      </w:r>
    </w:p>
    <w:p w14:paraId="6B086AC7" w14:textId="77777777" w:rsidR="00447007" w:rsidRPr="00447007" w:rsidRDefault="00447007" w:rsidP="00447007">
      <w:pPr>
        <w:pStyle w:val="EndNoteBibliography"/>
        <w:ind w:left="720" w:hanging="720"/>
        <w:rPr>
          <w:noProof/>
        </w:rPr>
      </w:pPr>
      <w:r w:rsidRPr="00447007">
        <w:rPr>
          <w:noProof/>
        </w:rPr>
        <w:t>145.</w:t>
      </w:r>
      <w:r w:rsidRPr="00447007">
        <w:rPr>
          <w:noProof/>
        </w:rPr>
        <w:tab/>
        <w:t xml:space="preserve">UN. </w:t>
      </w:r>
      <w:r w:rsidRPr="00447007">
        <w:rPr>
          <w:i/>
          <w:noProof/>
        </w:rPr>
        <w:t>The Sustainable Development Goals in Viet Nam</w:t>
      </w:r>
      <w:r w:rsidRPr="00447007">
        <w:rPr>
          <w:noProof/>
        </w:rPr>
        <w:t>. 2021  [cited 2021.</w:t>
      </w:r>
    </w:p>
    <w:p w14:paraId="59BEA5BC" w14:textId="77777777" w:rsidR="00447007" w:rsidRPr="00447007" w:rsidRDefault="00447007" w:rsidP="00447007">
      <w:pPr>
        <w:pStyle w:val="EndNoteBibliography"/>
        <w:ind w:left="720" w:hanging="720"/>
        <w:rPr>
          <w:noProof/>
        </w:rPr>
      </w:pPr>
      <w:r w:rsidRPr="00447007">
        <w:rPr>
          <w:noProof/>
        </w:rPr>
        <w:t>146.</w:t>
      </w:r>
      <w:r w:rsidRPr="00447007">
        <w:rPr>
          <w:noProof/>
        </w:rPr>
        <w:tab/>
        <w:t xml:space="preserve">Lee, Y. and S.Y. Kim, </w:t>
      </w:r>
      <w:r w:rsidRPr="00447007">
        <w:rPr>
          <w:i/>
          <w:noProof/>
        </w:rPr>
        <w:t>Public health law coverage in support of the health-related sustainable development goals (SDGs) among 33 Western Pacific countries.</w:t>
      </w:r>
      <w:r w:rsidRPr="00447007">
        <w:rPr>
          <w:noProof/>
        </w:rPr>
        <w:t xml:space="preserve"> Globalization and health, 2019. </w:t>
      </w:r>
      <w:r w:rsidRPr="00447007">
        <w:rPr>
          <w:b/>
          <w:noProof/>
        </w:rPr>
        <w:t>15</w:t>
      </w:r>
      <w:r w:rsidRPr="00447007">
        <w:rPr>
          <w:noProof/>
        </w:rPr>
        <w:t>(1): p. 1-12.</w:t>
      </w:r>
    </w:p>
    <w:p w14:paraId="653A9EE6" w14:textId="77777777" w:rsidR="00447007" w:rsidRPr="00447007" w:rsidRDefault="00447007" w:rsidP="00447007">
      <w:pPr>
        <w:pStyle w:val="EndNoteBibliography"/>
        <w:ind w:left="720" w:hanging="720"/>
        <w:rPr>
          <w:noProof/>
        </w:rPr>
      </w:pPr>
      <w:r w:rsidRPr="00447007">
        <w:rPr>
          <w:noProof/>
        </w:rPr>
        <w:t>147.</w:t>
      </w:r>
      <w:r w:rsidRPr="00447007">
        <w:rPr>
          <w:noProof/>
        </w:rPr>
        <w:tab/>
        <w:t xml:space="preserve">Raven, J., et al., </w:t>
      </w:r>
      <w:r w:rsidRPr="00447007">
        <w:rPr>
          <w:i/>
          <w:noProof/>
        </w:rPr>
        <w:t>Using guidelines to improve neonatal health in China and Vietnam: a qualitative study.</w:t>
      </w:r>
      <w:r w:rsidRPr="00447007">
        <w:rPr>
          <w:noProof/>
        </w:rPr>
        <w:t xml:space="preserve"> BMC health services research, 2016. </w:t>
      </w:r>
      <w:r w:rsidRPr="00447007">
        <w:rPr>
          <w:b/>
          <w:noProof/>
        </w:rPr>
        <w:t>16</w:t>
      </w:r>
      <w:r w:rsidRPr="00447007">
        <w:rPr>
          <w:noProof/>
        </w:rPr>
        <w:t>(1): p. 1-13.</w:t>
      </w:r>
    </w:p>
    <w:p w14:paraId="14690682" w14:textId="77777777" w:rsidR="00447007" w:rsidRPr="00447007" w:rsidRDefault="00447007" w:rsidP="00447007">
      <w:pPr>
        <w:pStyle w:val="EndNoteBibliography"/>
        <w:ind w:left="720" w:hanging="720"/>
        <w:rPr>
          <w:noProof/>
        </w:rPr>
      </w:pPr>
      <w:r w:rsidRPr="00447007">
        <w:rPr>
          <w:noProof/>
        </w:rPr>
        <w:t>148.</w:t>
      </w:r>
      <w:r w:rsidRPr="00447007">
        <w:rPr>
          <w:noProof/>
        </w:rPr>
        <w:tab/>
        <w:t xml:space="preserve">Tran, B.X., et al., </w:t>
      </w:r>
      <w:r w:rsidRPr="00447007">
        <w:rPr>
          <w:i/>
          <w:noProof/>
        </w:rPr>
        <w:t>Health status and health service utilization in remote and mountainous areas in Vietnam.</w:t>
      </w:r>
      <w:r w:rsidRPr="00447007">
        <w:rPr>
          <w:noProof/>
        </w:rPr>
        <w:t xml:space="preserve"> Health and quality of life outcomes, 2016. </w:t>
      </w:r>
      <w:r w:rsidRPr="00447007">
        <w:rPr>
          <w:b/>
          <w:noProof/>
        </w:rPr>
        <w:t>14</w:t>
      </w:r>
      <w:r w:rsidRPr="00447007">
        <w:rPr>
          <w:noProof/>
        </w:rPr>
        <w:t>(1): p. 1-9.</w:t>
      </w:r>
    </w:p>
    <w:p w14:paraId="62C2E41B" w14:textId="77777777" w:rsidR="00447007" w:rsidRPr="00447007" w:rsidRDefault="00447007" w:rsidP="00447007">
      <w:pPr>
        <w:pStyle w:val="EndNoteBibliography"/>
        <w:ind w:left="720" w:hanging="720"/>
        <w:rPr>
          <w:noProof/>
        </w:rPr>
      </w:pPr>
      <w:r w:rsidRPr="00447007">
        <w:rPr>
          <w:noProof/>
        </w:rPr>
        <w:t>149.</w:t>
      </w:r>
      <w:r w:rsidRPr="00447007">
        <w:rPr>
          <w:noProof/>
        </w:rPr>
        <w:tab/>
        <w:t xml:space="preserve">Thu, H.L., </w:t>
      </w:r>
      <w:r w:rsidRPr="00447007">
        <w:rPr>
          <w:i/>
          <w:noProof/>
        </w:rPr>
        <w:t>Vietnam: A Successful Battle Against the Virus.</w:t>
      </w:r>
      <w:r w:rsidRPr="00447007">
        <w:rPr>
          <w:noProof/>
        </w:rPr>
        <w:t xml:space="preserve"> Asia Unbound (New York: Council on Foreign Relations), 2020.</w:t>
      </w:r>
    </w:p>
    <w:p w14:paraId="7C99FBB9" w14:textId="77777777" w:rsidR="00447007" w:rsidRPr="00447007" w:rsidRDefault="00447007" w:rsidP="00447007">
      <w:pPr>
        <w:pStyle w:val="EndNoteBibliography"/>
        <w:ind w:left="720" w:hanging="720"/>
        <w:rPr>
          <w:noProof/>
        </w:rPr>
      </w:pPr>
      <w:r w:rsidRPr="00447007">
        <w:rPr>
          <w:noProof/>
        </w:rPr>
        <w:t>150.</w:t>
      </w:r>
      <w:r w:rsidRPr="00447007">
        <w:rPr>
          <w:noProof/>
        </w:rPr>
        <w:tab/>
        <w:t xml:space="preserve">Hartley, K. and D.S. Jarvis, </w:t>
      </w:r>
      <w:r w:rsidRPr="00447007">
        <w:rPr>
          <w:i/>
          <w:noProof/>
        </w:rPr>
        <w:t>Policymaking in a low-trust state: Legitimacy, state capacity, and responses to COVID-19 in Hong Kong.</w:t>
      </w:r>
      <w:r w:rsidRPr="00447007">
        <w:rPr>
          <w:noProof/>
        </w:rPr>
        <w:t xml:space="preserve"> Policy and Society, 2020. </w:t>
      </w:r>
      <w:r w:rsidRPr="00447007">
        <w:rPr>
          <w:b/>
          <w:noProof/>
        </w:rPr>
        <w:t>39</w:t>
      </w:r>
      <w:r w:rsidRPr="00447007">
        <w:rPr>
          <w:noProof/>
        </w:rPr>
        <w:t>(3): p. 403-423.</w:t>
      </w:r>
    </w:p>
    <w:p w14:paraId="63CBDA52" w14:textId="77777777" w:rsidR="00447007" w:rsidRPr="00447007" w:rsidRDefault="00447007" w:rsidP="00447007">
      <w:pPr>
        <w:pStyle w:val="EndNoteBibliography"/>
        <w:ind w:left="720" w:hanging="720"/>
        <w:rPr>
          <w:noProof/>
        </w:rPr>
      </w:pPr>
      <w:r w:rsidRPr="00447007">
        <w:rPr>
          <w:noProof/>
        </w:rPr>
        <w:t>151.</w:t>
      </w:r>
      <w:r w:rsidRPr="00447007">
        <w:rPr>
          <w:noProof/>
        </w:rPr>
        <w:tab/>
        <w:t xml:space="preserve">Organization, W.H., </w:t>
      </w:r>
      <w:r w:rsidRPr="00447007">
        <w:rPr>
          <w:i/>
          <w:noProof/>
        </w:rPr>
        <w:t>Joint external evaluation of IHR core capacities of Viet Nam: mission report: 28 October-4 November 2016</w:t>
      </w:r>
      <w:r w:rsidRPr="00447007">
        <w:rPr>
          <w:noProof/>
        </w:rPr>
        <w:t>. 2017, World Health Organization.</w:t>
      </w:r>
    </w:p>
    <w:p w14:paraId="05766656" w14:textId="77777777" w:rsidR="00447007" w:rsidRPr="00447007" w:rsidRDefault="00447007" w:rsidP="00447007">
      <w:pPr>
        <w:pStyle w:val="EndNoteBibliography"/>
        <w:ind w:left="720" w:hanging="720"/>
        <w:rPr>
          <w:noProof/>
        </w:rPr>
      </w:pPr>
      <w:r w:rsidRPr="00447007">
        <w:rPr>
          <w:noProof/>
        </w:rPr>
        <w:t>152.</w:t>
      </w:r>
      <w:r w:rsidRPr="00447007">
        <w:rPr>
          <w:noProof/>
        </w:rPr>
        <w:tab/>
        <w:t xml:space="preserve">Thai, P.Q., et al., </w:t>
      </w:r>
      <w:r w:rsidRPr="00447007">
        <w:rPr>
          <w:i/>
          <w:noProof/>
        </w:rPr>
        <w:t>The first 100 days of severe acute respiratory syndrome coronavirus 2 (SARS-CoV-2) control in Vietnam.</w:t>
      </w:r>
      <w:r w:rsidRPr="00447007">
        <w:rPr>
          <w:noProof/>
        </w:rPr>
        <w:t xml:space="preserve"> Clinical infectious diseases, 2021. </w:t>
      </w:r>
      <w:r w:rsidRPr="00447007">
        <w:rPr>
          <w:b/>
          <w:noProof/>
        </w:rPr>
        <w:t>72</w:t>
      </w:r>
      <w:r w:rsidRPr="00447007">
        <w:rPr>
          <w:noProof/>
        </w:rPr>
        <w:t>(9): p. e334-e342.</w:t>
      </w:r>
    </w:p>
    <w:p w14:paraId="0E690818" w14:textId="77777777" w:rsidR="00447007" w:rsidRPr="00447007" w:rsidRDefault="00447007" w:rsidP="00447007">
      <w:pPr>
        <w:pStyle w:val="EndNoteBibliography"/>
        <w:ind w:left="720" w:hanging="720"/>
        <w:rPr>
          <w:i/>
          <w:noProof/>
        </w:rPr>
      </w:pPr>
      <w:r w:rsidRPr="00447007">
        <w:rPr>
          <w:noProof/>
        </w:rPr>
        <w:t>153.</w:t>
      </w:r>
      <w:r w:rsidRPr="00447007">
        <w:rPr>
          <w:noProof/>
        </w:rPr>
        <w:tab/>
        <w:t xml:space="preserve">FASTER, S.O.R., et al., </w:t>
      </w:r>
      <w:r w:rsidRPr="00447007">
        <w:rPr>
          <w:i/>
          <w:noProof/>
        </w:rPr>
        <w:t>UPDATES FROM THE FIELD.</w:t>
      </w:r>
    </w:p>
    <w:p w14:paraId="1E2BA8DB" w14:textId="77777777" w:rsidR="00447007" w:rsidRPr="00447007" w:rsidRDefault="00447007" w:rsidP="00447007">
      <w:pPr>
        <w:pStyle w:val="EndNoteBibliography"/>
        <w:ind w:left="720" w:hanging="720"/>
        <w:rPr>
          <w:noProof/>
        </w:rPr>
      </w:pPr>
      <w:r w:rsidRPr="00447007">
        <w:rPr>
          <w:noProof/>
        </w:rPr>
        <w:t>154.</w:t>
      </w:r>
      <w:r w:rsidRPr="00447007">
        <w:rPr>
          <w:noProof/>
        </w:rPr>
        <w:tab/>
        <w:t xml:space="preserve">Tran, B.X., et al., </w:t>
      </w:r>
      <w:r w:rsidRPr="00447007">
        <w:rPr>
          <w:i/>
          <w:noProof/>
        </w:rPr>
        <w:t>The operational readiness capacities of the grassroots health system in responses to epidemics: Implications for COVID-19 control in Vietnam.</w:t>
      </w:r>
      <w:r w:rsidRPr="00447007">
        <w:rPr>
          <w:noProof/>
        </w:rPr>
        <w:t xml:space="preserve"> Journal of global health, 2020. </w:t>
      </w:r>
      <w:r w:rsidRPr="00447007">
        <w:rPr>
          <w:b/>
          <w:noProof/>
        </w:rPr>
        <w:t>10</w:t>
      </w:r>
      <w:r w:rsidRPr="00447007">
        <w:rPr>
          <w:noProof/>
        </w:rPr>
        <w:t>(1).</w:t>
      </w:r>
    </w:p>
    <w:p w14:paraId="03225BBA" w14:textId="77777777" w:rsidR="00447007" w:rsidRPr="00447007" w:rsidRDefault="00447007" w:rsidP="00447007">
      <w:pPr>
        <w:pStyle w:val="EndNoteBibliography"/>
        <w:ind w:left="720" w:hanging="720"/>
        <w:rPr>
          <w:noProof/>
        </w:rPr>
      </w:pPr>
      <w:r w:rsidRPr="00447007">
        <w:rPr>
          <w:noProof/>
        </w:rPr>
        <w:t>155.</w:t>
      </w:r>
      <w:r w:rsidRPr="00447007">
        <w:rPr>
          <w:noProof/>
        </w:rPr>
        <w:tab/>
        <w:t xml:space="preserve">Van Nguyen, Q., D.A. Cao, and S.H. Nghiem, </w:t>
      </w:r>
      <w:r w:rsidRPr="00447007">
        <w:rPr>
          <w:i/>
          <w:noProof/>
        </w:rPr>
        <w:t>The Spread of COVID-19 and Policy Responses in Vietnam: An Overview.</w:t>
      </w:r>
      <w:r w:rsidRPr="00447007">
        <w:rPr>
          <w:noProof/>
        </w:rPr>
        <w:t xml:space="preserve"> International Journal of Infectious Diseases, 2020.</w:t>
      </w:r>
    </w:p>
    <w:p w14:paraId="59D4CCCE" w14:textId="77777777" w:rsidR="00447007" w:rsidRPr="00447007" w:rsidRDefault="00447007" w:rsidP="00447007">
      <w:pPr>
        <w:pStyle w:val="EndNoteBibliography"/>
        <w:ind w:left="720" w:hanging="720"/>
        <w:rPr>
          <w:noProof/>
        </w:rPr>
      </w:pPr>
      <w:r w:rsidRPr="00447007">
        <w:rPr>
          <w:noProof/>
        </w:rPr>
        <w:t>156.</w:t>
      </w:r>
      <w:r w:rsidRPr="00447007">
        <w:rPr>
          <w:noProof/>
        </w:rPr>
        <w:tab/>
        <w:t xml:space="preserve">Nguyen, T.H. and D.C. Vu, </w:t>
      </w:r>
      <w:r w:rsidRPr="00447007">
        <w:rPr>
          <w:i/>
          <w:noProof/>
        </w:rPr>
        <w:t>Summary of the COVID-19 outbreak in Vietnam–Lessons and suggestions.</w:t>
      </w:r>
      <w:r w:rsidRPr="00447007">
        <w:rPr>
          <w:noProof/>
        </w:rPr>
        <w:t xml:space="preserve"> Travel medicine and infectious disease, 2020.</w:t>
      </w:r>
    </w:p>
    <w:p w14:paraId="501C8A98" w14:textId="77777777" w:rsidR="00447007" w:rsidRPr="00447007" w:rsidRDefault="00447007" w:rsidP="00447007">
      <w:pPr>
        <w:pStyle w:val="EndNoteBibliography"/>
        <w:ind w:left="720" w:hanging="720"/>
        <w:rPr>
          <w:noProof/>
        </w:rPr>
      </w:pPr>
      <w:r w:rsidRPr="00447007">
        <w:rPr>
          <w:noProof/>
        </w:rPr>
        <w:t>157.</w:t>
      </w:r>
      <w:r w:rsidRPr="00447007">
        <w:rPr>
          <w:noProof/>
        </w:rPr>
        <w:tab/>
        <w:t xml:space="preserve">Quach, H.-L. and N.-A. Hoang, </w:t>
      </w:r>
      <w:r w:rsidRPr="00447007">
        <w:rPr>
          <w:i/>
          <w:noProof/>
        </w:rPr>
        <w:t>COVID-19 in Vietnam: A lesson of pre-preparation.</w:t>
      </w:r>
      <w:r w:rsidRPr="00447007">
        <w:rPr>
          <w:noProof/>
        </w:rPr>
        <w:t xml:space="preserve"> Journal of Clinical Virology, 2020. </w:t>
      </w:r>
      <w:r w:rsidRPr="00447007">
        <w:rPr>
          <w:b/>
          <w:noProof/>
        </w:rPr>
        <w:t>127</w:t>
      </w:r>
      <w:r w:rsidRPr="00447007">
        <w:rPr>
          <w:noProof/>
        </w:rPr>
        <w:t>: p. 104379.</w:t>
      </w:r>
    </w:p>
    <w:p w14:paraId="6C802E46" w14:textId="77777777" w:rsidR="00447007" w:rsidRPr="00447007" w:rsidRDefault="00447007" w:rsidP="00447007">
      <w:pPr>
        <w:pStyle w:val="EndNoteBibliography"/>
        <w:ind w:left="720" w:hanging="720"/>
        <w:rPr>
          <w:noProof/>
        </w:rPr>
      </w:pPr>
      <w:r w:rsidRPr="00447007">
        <w:rPr>
          <w:noProof/>
        </w:rPr>
        <w:t>158.</w:t>
      </w:r>
      <w:r w:rsidRPr="00447007">
        <w:rPr>
          <w:noProof/>
        </w:rPr>
        <w:tab/>
        <w:t xml:space="preserve">Minister, P., </w:t>
      </w:r>
      <w:r w:rsidRPr="00447007">
        <w:rPr>
          <w:i/>
          <w:noProof/>
        </w:rPr>
        <w:t>06/CT-TTg: Strengthening Preventive and Control.</w:t>
      </w:r>
      <w:r w:rsidRPr="00447007">
        <w:rPr>
          <w:noProof/>
        </w:rPr>
        <w:t xml:space="preserve"> Measures Against New Complications of Acute Respiratory Infections Caused by New Strains of Corona Virus, 2020.</w:t>
      </w:r>
    </w:p>
    <w:p w14:paraId="10B3A39C" w14:textId="77777777" w:rsidR="00447007" w:rsidRPr="00447007" w:rsidRDefault="00447007" w:rsidP="00447007">
      <w:pPr>
        <w:pStyle w:val="EndNoteBibliography"/>
        <w:ind w:left="720" w:hanging="720"/>
        <w:rPr>
          <w:noProof/>
        </w:rPr>
      </w:pPr>
      <w:r w:rsidRPr="00447007">
        <w:rPr>
          <w:noProof/>
        </w:rPr>
        <w:t>159.</w:t>
      </w:r>
      <w:r w:rsidRPr="00447007">
        <w:rPr>
          <w:noProof/>
        </w:rPr>
        <w:tab/>
      </w:r>
      <w:r w:rsidRPr="00447007">
        <w:rPr>
          <w:i/>
          <w:noProof/>
        </w:rPr>
        <w:t>Press Release</w:t>
      </w:r>
      <w:r w:rsidRPr="00447007">
        <w:rPr>
          <w:noProof/>
        </w:rPr>
        <w:t>. 2020, The Vietnamese Ministry of Health.</w:t>
      </w:r>
    </w:p>
    <w:p w14:paraId="0675EC02" w14:textId="77777777" w:rsidR="00447007" w:rsidRPr="00447007" w:rsidRDefault="00447007" w:rsidP="00447007">
      <w:pPr>
        <w:pStyle w:val="EndNoteBibliography"/>
        <w:ind w:left="720" w:hanging="720"/>
        <w:rPr>
          <w:noProof/>
        </w:rPr>
      </w:pPr>
      <w:r w:rsidRPr="00447007">
        <w:rPr>
          <w:noProof/>
        </w:rPr>
        <w:t>160.</w:t>
      </w:r>
      <w:r w:rsidRPr="00447007">
        <w:rPr>
          <w:noProof/>
        </w:rPr>
        <w:tab/>
        <w:t xml:space="preserve">Tuan, D., </w:t>
      </w:r>
      <w:r w:rsidRPr="00447007">
        <w:rPr>
          <w:i/>
          <w:noProof/>
        </w:rPr>
        <w:t>The Prime Minister agreed to continue implementing Directive 16 at least until April 22 in some localities</w:t>
      </w:r>
      <w:r w:rsidRPr="00447007">
        <w:rPr>
          <w:noProof/>
        </w:rPr>
        <w:t xml:space="preserve">, in </w:t>
      </w:r>
      <w:r w:rsidRPr="00447007">
        <w:rPr>
          <w:i/>
          <w:noProof/>
        </w:rPr>
        <w:t>Government Electronic Newspaper</w:t>
      </w:r>
      <w:r w:rsidRPr="00447007">
        <w:rPr>
          <w:noProof/>
        </w:rPr>
        <w:t>. 2020, Government of Vietnam: Government Portal.</w:t>
      </w:r>
    </w:p>
    <w:p w14:paraId="28F9F24D" w14:textId="77777777" w:rsidR="00447007" w:rsidRPr="00447007" w:rsidRDefault="00447007" w:rsidP="00447007">
      <w:pPr>
        <w:pStyle w:val="EndNoteBibliography"/>
        <w:ind w:left="720" w:hanging="720"/>
        <w:rPr>
          <w:noProof/>
        </w:rPr>
      </w:pPr>
      <w:r w:rsidRPr="00447007">
        <w:rPr>
          <w:noProof/>
        </w:rPr>
        <w:t>161.</w:t>
      </w:r>
      <w:r w:rsidRPr="00447007">
        <w:rPr>
          <w:noProof/>
        </w:rPr>
        <w:tab/>
        <w:t xml:space="preserve">Tran, T.P.T., et al., </w:t>
      </w:r>
      <w:r w:rsidRPr="00447007">
        <w:rPr>
          <w:i/>
          <w:noProof/>
        </w:rPr>
        <w:t>Rapid response to the COVID-19 pandemic: Vietnam government’s experience and preliminary success.</w:t>
      </w:r>
      <w:r w:rsidRPr="00447007">
        <w:rPr>
          <w:noProof/>
        </w:rPr>
        <w:t xml:space="preserve"> Journal of Global Health, 2020. </w:t>
      </w:r>
      <w:r w:rsidRPr="00447007">
        <w:rPr>
          <w:b/>
          <w:noProof/>
        </w:rPr>
        <w:t>10</w:t>
      </w:r>
      <w:r w:rsidRPr="00447007">
        <w:rPr>
          <w:noProof/>
        </w:rPr>
        <w:t>(2).</w:t>
      </w:r>
    </w:p>
    <w:p w14:paraId="50E2B5EB" w14:textId="77777777" w:rsidR="00447007" w:rsidRPr="00447007" w:rsidRDefault="00447007" w:rsidP="00447007">
      <w:pPr>
        <w:pStyle w:val="EndNoteBibliography"/>
        <w:ind w:left="720" w:hanging="720"/>
        <w:rPr>
          <w:noProof/>
        </w:rPr>
      </w:pPr>
      <w:r w:rsidRPr="00447007">
        <w:rPr>
          <w:noProof/>
        </w:rPr>
        <w:t>162.</w:t>
      </w:r>
      <w:r w:rsidRPr="00447007">
        <w:rPr>
          <w:noProof/>
        </w:rPr>
        <w:tab/>
        <w:t xml:space="preserve">Hoang, V.M., et al., </w:t>
      </w:r>
      <w:r w:rsidRPr="00447007">
        <w:rPr>
          <w:i/>
          <w:noProof/>
        </w:rPr>
        <w:t>Describing the pattern of the COVID-19 epidemic in Vietnam.</w:t>
      </w:r>
      <w:r w:rsidRPr="00447007">
        <w:rPr>
          <w:noProof/>
        </w:rPr>
        <w:t xml:space="preserve"> Global health action, 2020. </w:t>
      </w:r>
      <w:r w:rsidRPr="00447007">
        <w:rPr>
          <w:b/>
          <w:noProof/>
        </w:rPr>
        <w:t>13</w:t>
      </w:r>
      <w:r w:rsidRPr="00447007">
        <w:rPr>
          <w:noProof/>
        </w:rPr>
        <w:t>(1): p. 1776526.</w:t>
      </w:r>
    </w:p>
    <w:p w14:paraId="1295681C" w14:textId="77777777" w:rsidR="00447007" w:rsidRPr="00447007" w:rsidRDefault="00447007" w:rsidP="00447007">
      <w:pPr>
        <w:pStyle w:val="EndNoteBibliography"/>
        <w:ind w:left="720" w:hanging="720"/>
        <w:rPr>
          <w:noProof/>
        </w:rPr>
      </w:pPr>
      <w:r w:rsidRPr="00447007">
        <w:rPr>
          <w:noProof/>
        </w:rPr>
        <w:t>163.</w:t>
      </w:r>
      <w:r w:rsidRPr="00447007">
        <w:rPr>
          <w:noProof/>
        </w:rPr>
        <w:tab/>
        <w:t xml:space="preserve">Black, G., </w:t>
      </w:r>
      <w:r w:rsidRPr="00447007">
        <w:rPr>
          <w:i/>
          <w:noProof/>
        </w:rPr>
        <w:t>Vietnam may have the most effective response to Covid-19.</w:t>
      </w:r>
      <w:r w:rsidRPr="00447007">
        <w:rPr>
          <w:noProof/>
        </w:rPr>
        <w:t xml:space="preserve"> The Nation, 2020. </w:t>
      </w:r>
      <w:r w:rsidRPr="00447007">
        <w:rPr>
          <w:b/>
          <w:noProof/>
        </w:rPr>
        <w:t>24</w:t>
      </w:r>
      <w:r w:rsidRPr="00447007">
        <w:rPr>
          <w:noProof/>
        </w:rPr>
        <w:t>.</w:t>
      </w:r>
    </w:p>
    <w:p w14:paraId="70B0BBB7" w14:textId="77777777" w:rsidR="00447007" w:rsidRPr="00447007" w:rsidRDefault="00447007" w:rsidP="00447007">
      <w:pPr>
        <w:pStyle w:val="EndNoteBibliography"/>
        <w:ind w:left="720" w:hanging="720"/>
        <w:rPr>
          <w:noProof/>
        </w:rPr>
      </w:pPr>
      <w:r w:rsidRPr="00447007">
        <w:rPr>
          <w:noProof/>
        </w:rPr>
        <w:t>164.</w:t>
      </w:r>
      <w:r w:rsidRPr="00447007">
        <w:rPr>
          <w:noProof/>
        </w:rPr>
        <w:tab/>
        <w:t xml:space="preserve">Dabla-Norris, E., A.-M. Gulde-Wolf, and F. Painchaud, </w:t>
      </w:r>
      <w:r w:rsidRPr="00447007">
        <w:rPr>
          <w:i/>
          <w:noProof/>
        </w:rPr>
        <w:t>Vietnam's Success in Containing COVID-19 Offers Roadmap for Other Developing Countries.</w:t>
      </w:r>
      <w:r w:rsidRPr="00447007">
        <w:rPr>
          <w:noProof/>
        </w:rPr>
        <w:t xml:space="preserve"> IMF Country Focus, 2020.</w:t>
      </w:r>
    </w:p>
    <w:p w14:paraId="481D02A2" w14:textId="77777777" w:rsidR="00447007" w:rsidRPr="00447007" w:rsidRDefault="00447007" w:rsidP="00447007">
      <w:pPr>
        <w:pStyle w:val="EndNoteBibliography"/>
        <w:ind w:left="720" w:hanging="720"/>
        <w:rPr>
          <w:noProof/>
        </w:rPr>
      </w:pPr>
      <w:r w:rsidRPr="00447007">
        <w:rPr>
          <w:noProof/>
        </w:rPr>
        <w:t>165.</w:t>
      </w:r>
      <w:r w:rsidRPr="00447007">
        <w:rPr>
          <w:noProof/>
        </w:rPr>
        <w:tab/>
        <w:t xml:space="preserve">Morisset, J., </w:t>
      </w:r>
      <w:r w:rsidRPr="00447007">
        <w:rPr>
          <w:i/>
          <w:noProof/>
        </w:rPr>
        <w:t>Vietnam: Potential Policies Responses to the COVID-19 Epidemic</w:t>
      </w:r>
      <w:r w:rsidRPr="00447007">
        <w:rPr>
          <w:noProof/>
        </w:rPr>
        <w:t>. 2020, World Bank.</w:t>
      </w:r>
    </w:p>
    <w:p w14:paraId="028A7FA1" w14:textId="77777777" w:rsidR="00447007" w:rsidRPr="00447007" w:rsidRDefault="00447007" w:rsidP="00447007">
      <w:pPr>
        <w:pStyle w:val="EndNoteBibliography"/>
        <w:ind w:left="720" w:hanging="720"/>
        <w:rPr>
          <w:noProof/>
        </w:rPr>
      </w:pPr>
      <w:r w:rsidRPr="00447007">
        <w:rPr>
          <w:noProof/>
        </w:rPr>
        <w:t>166.</w:t>
      </w:r>
      <w:r w:rsidRPr="00447007">
        <w:rPr>
          <w:noProof/>
        </w:rPr>
        <w:tab/>
        <w:t xml:space="preserve">Brauner, J.M., et al., </w:t>
      </w:r>
      <w:r w:rsidRPr="00447007">
        <w:rPr>
          <w:i/>
          <w:noProof/>
        </w:rPr>
        <w:t>Inferring the effectiveness of government interventions against COVID-19.</w:t>
      </w:r>
      <w:r w:rsidRPr="00447007">
        <w:rPr>
          <w:noProof/>
        </w:rPr>
        <w:t xml:space="preserve"> Science, 2021. </w:t>
      </w:r>
      <w:r w:rsidRPr="00447007">
        <w:rPr>
          <w:b/>
          <w:noProof/>
        </w:rPr>
        <w:t>371</w:t>
      </w:r>
      <w:r w:rsidRPr="00447007">
        <w:rPr>
          <w:noProof/>
        </w:rPr>
        <w:t>(6531).</w:t>
      </w:r>
    </w:p>
    <w:p w14:paraId="3F0174BA" w14:textId="77777777" w:rsidR="00447007" w:rsidRPr="00447007" w:rsidRDefault="00447007" w:rsidP="00447007">
      <w:pPr>
        <w:pStyle w:val="EndNoteBibliography"/>
        <w:ind w:left="720" w:hanging="720"/>
        <w:rPr>
          <w:noProof/>
        </w:rPr>
      </w:pPr>
      <w:r w:rsidRPr="00447007">
        <w:rPr>
          <w:noProof/>
        </w:rPr>
        <w:lastRenderedPageBreak/>
        <w:t>167.</w:t>
      </w:r>
      <w:r w:rsidRPr="00447007">
        <w:rPr>
          <w:noProof/>
        </w:rPr>
        <w:tab/>
        <w:t xml:space="preserve">González-Bustamante, B., </w:t>
      </w:r>
      <w:r w:rsidRPr="00447007">
        <w:rPr>
          <w:i/>
          <w:noProof/>
        </w:rPr>
        <w:t>Evolution and early government responses to COVID-19 in South America.</w:t>
      </w:r>
      <w:r w:rsidRPr="00447007">
        <w:rPr>
          <w:noProof/>
        </w:rPr>
        <w:t xml:space="preserve"> World development, 2021. </w:t>
      </w:r>
      <w:r w:rsidRPr="00447007">
        <w:rPr>
          <w:b/>
          <w:noProof/>
        </w:rPr>
        <w:t>137</w:t>
      </w:r>
      <w:r w:rsidRPr="00447007">
        <w:rPr>
          <w:noProof/>
        </w:rPr>
        <w:t>: p. 105180.</w:t>
      </w:r>
    </w:p>
    <w:p w14:paraId="0677C8CF" w14:textId="77777777" w:rsidR="00447007" w:rsidRPr="00447007" w:rsidRDefault="00447007" w:rsidP="00447007">
      <w:pPr>
        <w:pStyle w:val="EndNoteBibliography"/>
        <w:ind w:left="720" w:hanging="720"/>
        <w:rPr>
          <w:noProof/>
        </w:rPr>
      </w:pPr>
      <w:r w:rsidRPr="00447007">
        <w:rPr>
          <w:noProof/>
        </w:rPr>
        <w:t>168.</w:t>
      </w:r>
      <w:r w:rsidRPr="00447007">
        <w:rPr>
          <w:noProof/>
        </w:rPr>
        <w:tab/>
        <w:t xml:space="preserve">Agostino, D., M. Arnaboldi, and M.D. Lema, </w:t>
      </w:r>
      <w:r w:rsidRPr="00447007">
        <w:rPr>
          <w:i/>
          <w:noProof/>
        </w:rPr>
        <w:t>New development: COVID-19 as an accelerator of digital transformation in public service delivery.</w:t>
      </w:r>
      <w:r w:rsidRPr="00447007">
        <w:rPr>
          <w:noProof/>
        </w:rPr>
        <w:t xml:space="preserve"> Public Money &amp; Management, 2021. </w:t>
      </w:r>
      <w:r w:rsidRPr="00447007">
        <w:rPr>
          <w:b/>
          <w:noProof/>
        </w:rPr>
        <w:t>41</w:t>
      </w:r>
      <w:r w:rsidRPr="00447007">
        <w:rPr>
          <w:noProof/>
        </w:rPr>
        <w:t>(1): p. 69-72.</w:t>
      </w:r>
    </w:p>
    <w:p w14:paraId="5826ACC3" w14:textId="17E9FC11" w:rsidR="00394A06" w:rsidRPr="00F8511B" w:rsidRDefault="00AF53B7" w:rsidP="008E0565">
      <w:pPr>
        <w:pStyle w:val="CommentText"/>
        <w:rPr>
          <w:rFonts w:asciiTheme="minorHAnsi" w:hAnsiTheme="minorHAnsi" w:cstheme="minorHAnsi"/>
          <w:sz w:val="22"/>
          <w:szCs w:val="22"/>
        </w:rPr>
      </w:pPr>
      <w:r>
        <w:rPr>
          <w:rFonts w:asciiTheme="minorHAnsi" w:hAnsiTheme="minorHAnsi" w:cstheme="minorHAnsi"/>
          <w:sz w:val="22"/>
          <w:szCs w:val="22"/>
        </w:rPr>
        <w:fldChar w:fldCharType="end"/>
      </w:r>
    </w:p>
    <w:sectPr w:rsidR="00394A06" w:rsidRPr="00F8511B">
      <w:footerReference w:type="even" r:id="rId44"/>
      <w:footerReference w:type="default" r:id="rId45"/>
      <w:pgSz w:w="11906" w:h="16838"/>
      <w:pgMar w:top="1440" w:right="1440" w:bottom="1440" w:left="1440" w:header="706" w:footer="706"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Yesim Tozan" w:date="2021-06-27T08:00:00Z" w:initials="YT">
    <w:p w14:paraId="0E69E6AE" w14:textId="00454500" w:rsidR="00F5048B" w:rsidRDefault="00F5048B">
      <w:pPr>
        <w:pStyle w:val="CommentText"/>
      </w:pPr>
      <w:r>
        <w:rPr>
          <w:rStyle w:val="CommentReference"/>
        </w:rPr>
        <w:annotationRef/>
      </w:r>
      <w:r w:rsidR="00296025">
        <w:t xml:space="preserve">Insert ref 27 </w:t>
      </w:r>
      <w:proofErr w:type="spellStart"/>
      <w:r w:rsidR="00296025">
        <w:t>here</w:t>
      </w:r>
      <w:r>
        <w:t>Priority</w:t>
      </w:r>
      <w:proofErr w:type="spellEnd"/>
      <w:r>
        <w:t xml:space="preserve"> 1</w:t>
      </w:r>
    </w:p>
    <w:p w14:paraId="62F2CF37" w14:textId="05C87C7C" w:rsidR="00F5048B" w:rsidRDefault="00F5048B" w:rsidP="00F5048B">
      <w:pPr>
        <w:pStyle w:val="CommentText"/>
        <w:numPr>
          <w:ilvl w:val="0"/>
          <w:numId w:val="20"/>
        </w:numPr>
      </w:pPr>
      <w:r>
        <w:t xml:space="preserve"> Adding the missing intro text</w:t>
      </w:r>
      <w:r w:rsidR="00300638">
        <w:t xml:space="preserve"> for the newly added </w:t>
      </w:r>
      <w:r>
        <w:t>case studies</w:t>
      </w:r>
      <w:r w:rsidR="00836714">
        <w:t xml:space="preserve">—DONE </w:t>
      </w:r>
    </w:p>
    <w:p w14:paraId="748D3633" w14:textId="59F1AF6E" w:rsidR="00F5048B" w:rsidRDefault="00F5048B" w:rsidP="00F5048B">
      <w:pPr>
        <w:pStyle w:val="CommentText"/>
        <w:numPr>
          <w:ilvl w:val="0"/>
          <w:numId w:val="20"/>
        </w:numPr>
      </w:pPr>
      <w:r>
        <w:t xml:space="preserve"> Incorporating Nigeria and Rwanda into this Master draft</w:t>
      </w:r>
      <w:r w:rsidR="00836714">
        <w:t xml:space="preserve">—DONE </w:t>
      </w:r>
    </w:p>
    <w:p w14:paraId="6865456D" w14:textId="77777777" w:rsidR="00F5048B" w:rsidRDefault="00F5048B" w:rsidP="00F5048B">
      <w:pPr>
        <w:pStyle w:val="CommentText"/>
      </w:pPr>
      <w:r>
        <w:t>Priority 2</w:t>
      </w:r>
    </w:p>
    <w:p w14:paraId="47A39FDB" w14:textId="35DA17E5" w:rsidR="00F5048B" w:rsidRDefault="00F5048B" w:rsidP="00F5048B">
      <w:pPr>
        <w:pStyle w:val="CommentText"/>
        <w:numPr>
          <w:ilvl w:val="0"/>
          <w:numId w:val="20"/>
        </w:numPr>
      </w:pPr>
      <w:r>
        <w:t>Inserting all refs and updating bibliography</w:t>
      </w:r>
      <w:r w:rsidR="007D28EA">
        <w:t>—DONE except PERU case study</w:t>
      </w:r>
      <w:r w:rsidR="009D13F4">
        <w:t xml:space="preserve"> - DONE</w:t>
      </w:r>
    </w:p>
    <w:p w14:paraId="6DD93D45" w14:textId="77777777" w:rsidR="00F5048B" w:rsidRDefault="00F5048B" w:rsidP="00F5048B">
      <w:pPr>
        <w:pStyle w:val="CommentText"/>
      </w:pPr>
      <w:r>
        <w:t>Priority 3</w:t>
      </w:r>
    </w:p>
    <w:p w14:paraId="006FF281" w14:textId="5B4C8BAD" w:rsidR="00F5048B" w:rsidRDefault="00F5048B" w:rsidP="00F5048B">
      <w:pPr>
        <w:pStyle w:val="CommentText"/>
        <w:numPr>
          <w:ilvl w:val="0"/>
          <w:numId w:val="20"/>
        </w:numPr>
      </w:pPr>
      <w:r>
        <w:t xml:space="preserve"> Responding to comments highlighted in green  </w:t>
      </w:r>
    </w:p>
    <w:p w14:paraId="416D916F" w14:textId="77777777" w:rsidR="00F5048B" w:rsidRDefault="00F5048B" w:rsidP="00F5048B">
      <w:pPr>
        <w:pStyle w:val="CommentText"/>
      </w:pPr>
      <w:r>
        <w:t>Priority 4</w:t>
      </w:r>
    </w:p>
    <w:p w14:paraId="533895E5" w14:textId="53D0A59F" w:rsidR="00F5048B" w:rsidRDefault="00300638" w:rsidP="00F5048B">
      <w:pPr>
        <w:pStyle w:val="CommentText"/>
        <w:numPr>
          <w:ilvl w:val="0"/>
          <w:numId w:val="20"/>
        </w:numPr>
      </w:pPr>
      <w:r>
        <w:t xml:space="preserve"> Responding to comments highlighted in green </w:t>
      </w:r>
      <w:r w:rsidR="009D13F4">
        <w:t>-DONE</w:t>
      </w:r>
    </w:p>
  </w:comment>
  <w:comment w:id="35" w:author="Sooyoung Kim" w:date="2021-06-28T17:50:00Z" w:initials="SK">
    <w:p w14:paraId="5D9945EB" w14:textId="7E8BD45D" w:rsidR="00073643" w:rsidRDefault="00073643">
      <w:pPr>
        <w:pStyle w:val="CommentText"/>
      </w:pPr>
      <w:r>
        <w:rPr>
          <w:rStyle w:val="CommentReference"/>
        </w:rPr>
        <w:annotationRef/>
      </w:r>
      <w:r>
        <w:t>I think this is an important finding that was missing. The paragraph needs to be reviewed/edited.</w:t>
      </w:r>
    </w:p>
  </w:comment>
  <w:comment w:id="59" w:author="Sooyoung Kim" w:date="2021-06-28T17:51:00Z" w:initials="SK">
    <w:p w14:paraId="7A543E74" w14:textId="1C13B353" w:rsidR="00073643" w:rsidRDefault="00073643">
      <w:pPr>
        <w:pStyle w:val="CommentText"/>
      </w:pPr>
      <w:r>
        <w:rPr>
          <w:rStyle w:val="CommentReference"/>
        </w:rPr>
        <w:annotationRef/>
      </w:r>
      <w:r>
        <w:t>Added some more to reflect findings from all case studies</w:t>
      </w:r>
    </w:p>
  </w:comment>
  <w:comment w:id="84" w:author="Sooyoung Kim" w:date="2021-06-28T17:33:00Z" w:initials="SK">
    <w:p w14:paraId="2067C72D" w14:textId="4D26B00E" w:rsidR="000E2DB5" w:rsidRDefault="000E2DB5">
      <w:pPr>
        <w:pStyle w:val="CommentText"/>
      </w:pPr>
      <w:r>
        <w:rPr>
          <w:rStyle w:val="CommentReference"/>
        </w:rPr>
        <w:annotationRef/>
      </w:r>
      <w:r>
        <w:t xml:space="preserve">I just updated the elements based on WHO’s definition of pillars that </w:t>
      </w:r>
      <w:proofErr w:type="gramStart"/>
      <w:r>
        <w:t>consist</w:t>
      </w:r>
      <w:proofErr w:type="gramEnd"/>
      <w:r>
        <w:t xml:space="preserve"> health system strengthening</w:t>
      </w:r>
    </w:p>
  </w:comment>
  <w:comment w:id="136" w:author="Yesim Tozan" w:date="2021-06-27T23:46:00Z" w:initials="YT">
    <w:p w14:paraId="2B49683D" w14:textId="2CD1E209" w:rsidR="00296025" w:rsidRDefault="00296025">
      <w:pPr>
        <w:pStyle w:val="CommentText"/>
      </w:pPr>
      <w:r>
        <w:rPr>
          <w:rStyle w:val="CommentReference"/>
        </w:rPr>
        <w:annotationRef/>
      </w:r>
      <w:r>
        <w:t>Insert ref 27 here Wenham et al.</w:t>
      </w:r>
    </w:p>
  </w:comment>
  <w:comment w:id="157" w:author="Yesim Tozan" w:date="2021-06-28T00:44:00Z" w:initials="YT">
    <w:p w14:paraId="240BF323" w14:textId="77777777" w:rsidR="00296025" w:rsidRDefault="00296025" w:rsidP="00296025">
      <w:r>
        <w:rPr>
          <w:rStyle w:val="CommentReference"/>
        </w:rPr>
        <w:annotationRef/>
      </w:r>
    </w:p>
    <w:p w14:paraId="7CB21ADB" w14:textId="365D555D" w:rsidR="00296025" w:rsidRPr="00296025" w:rsidRDefault="00296025" w:rsidP="00296025">
      <w:pPr>
        <w:rPr>
          <w:rFonts w:ascii="Arial" w:hAnsi="Arial" w:cs="Arial"/>
          <w:color w:val="1A0DAB"/>
          <w:shd w:val="clear" w:color="auto" w:fill="FFFFFF"/>
        </w:rPr>
      </w:pPr>
      <w:r>
        <w:fldChar w:fldCharType="begin"/>
      </w:r>
      <w:r>
        <w:instrText xml:space="preserve"> HYPERLINK "https://apps.who.int/iris/rest/bitstreams/1093367/retrieve" </w:instrText>
      </w:r>
      <w:r>
        <w:fldChar w:fldCharType="separate"/>
      </w:r>
      <w:r>
        <w:t xml:space="preserve">WHO 2017 </w:t>
      </w:r>
      <w:r>
        <w:rPr>
          <w:rFonts w:ascii="Arial" w:hAnsi="Arial" w:cs="Arial"/>
          <w:b/>
          <w:bCs/>
          <w:color w:val="1A0DAB"/>
          <w:sz w:val="30"/>
          <w:szCs w:val="30"/>
          <w:shd w:val="clear" w:color="auto" w:fill="FFFFFF"/>
        </w:rPr>
        <w:t>Country cooperation strategy for WHO and Oman 2018–2</w:t>
      </w:r>
      <w:r>
        <w:rPr>
          <w:rFonts w:ascii="Arial" w:hAnsi="Arial" w:cs="Arial"/>
          <w:b/>
          <w:bCs/>
          <w:color w:val="1A0DAB"/>
          <w:sz w:val="30"/>
          <w:szCs w:val="30"/>
          <w:shd w:val="clear" w:color="auto" w:fill="FFFFFF"/>
        </w:rPr>
        <w:t>0</w:t>
      </w:r>
      <w:r>
        <w:rPr>
          <w:rFonts w:ascii="Arial" w:hAnsi="Arial" w:cs="Arial"/>
          <w:b/>
          <w:bCs/>
          <w:color w:val="1A0DAB"/>
          <w:sz w:val="30"/>
          <w:szCs w:val="30"/>
          <w:shd w:val="clear" w:color="auto" w:fill="FFFFFF"/>
        </w:rPr>
        <w:t>22</w:t>
      </w:r>
    </w:p>
    <w:p w14:paraId="36A7702F" w14:textId="21B38E7E" w:rsidR="00296025" w:rsidRDefault="00296025" w:rsidP="00296025">
      <w:r>
        <w:fldChar w:fldCharType="end"/>
      </w:r>
    </w:p>
  </w:comment>
  <w:comment w:id="168" w:author="Sooyoung Kim" w:date="2021-06-21T16:35:00Z" w:initials="SK">
    <w:p w14:paraId="6BD73B44" w14:textId="77777777" w:rsidR="00D2263A" w:rsidRDefault="00D2263A" w:rsidP="00623095">
      <w:pPr>
        <w:pStyle w:val="CommentText"/>
      </w:pPr>
      <w:r>
        <w:rPr>
          <w:rStyle w:val="CommentReference"/>
        </w:rPr>
        <w:annotationRef/>
      </w:r>
      <w:r w:rsidRPr="00E02032">
        <w:t>(</w:t>
      </w:r>
      <w:hyperlink r:id="rId1" w:history="1">
        <w:r w:rsidRPr="00E02032">
          <w:rPr>
            <w:rStyle w:val="Hyperlink"/>
          </w:rPr>
          <w:t>https://da</w:t>
        </w:r>
        <w:r w:rsidRPr="00E02032">
          <w:rPr>
            <w:rStyle w:val="Hyperlink"/>
          </w:rPr>
          <w:t>t</w:t>
        </w:r>
        <w:r w:rsidRPr="00E02032">
          <w:rPr>
            <w:rStyle w:val="Hyperlink"/>
          </w:rPr>
          <w:t>a.worldbank.org/?locations=PE-XT</w:t>
        </w:r>
      </w:hyperlink>
      <w:r w:rsidRPr="00E02032">
        <w:t>)</w:t>
      </w:r>
    </w:p>
  </w:comment>
  <w:comment w:id="170" w:author="Sooyoung Kim" w:date="2021-06-21T17:10:00Z" w:initials="SK">
    <w:p w14:paraId="7056F7A7" w14:textId="77777777" w:rsidR="00D2263A" w:rsidRDefault="00D2263A" w:rsidP="000934BC">
      <w:pPr>
        <w:pStyle w:val="CommentText"/>
      </w:pPr>
      <w:r>
        <w:rPr>
          <w:rStyle w:val="CommentReference"/>
        </w:rPr>
        <w:annotationRef/>
      </w:r>
      <w:r w:rsidRPr="00CC7EAF">
        <w:rPr>
          <w:color w:val="000000"/>
        </w:rPr>
        <w:t>(https://www.inei.gob.pe/estadisticas/indice-tematico/poblacion-y-vivienda/)</w:t>
      </w:r>
    </w:p>
  </w:comment>
  <w:comment w:id="174" w:author="Sooyoung Kim" w:date="2021-06-21T16:35:00Z" w:initials="SK">
    <w:p w14:paraId="5367BC40" w14:textId="77777777" w:rsidR="00D2263A" w:rsidRPr="001A44FA" w:rsidRDefault="00D2263A" w:rsidP="000934BC">
      <w:pPr>
        <w:pStyle w:val="CommentText"/>
        <w:rPr>
          <w:lang w:val="es-ES"/>
        </w:rPr>
      </w:pPr>
      <w:r>
        <w:rPr>
          <w:rStyle w:val="CommentReference"/>
        </w:rPr>
        <w:annotationRef/>
      </w:r>
      <w:r w:rsidRPr="001A44FA">
        <w:rPr>
          <w:lang w:val="es-ES"/>
        </w:rPr>
        <w:t>(</w:t>
      </w:r>
      <w:hyperlink r:id="rId2" w:history="1">
        <w:r w:rsidRPr="001A44FA">
          <w:rPr>
            <w:rStyle w:val="Hyperlink"/>
            <w:lang w:val="es-ES"/>
          </w:rPr>
          <w:t>https://www.inei.gob.pe/estadisticas/indice-tematico/poblacion-y-vivienda/</w:t>
        </w:r>
      </w:hyperlink>
      <w:r w:rsidRPr="001A44FA">
        <w:rPr>
          <w:lang w:val="es-ES"/>
        </w:rPr>
        <w:t xml:space="preserve"> </w:t>
      </w:r>
      <w:hyperlink r:id="rId3" w:tgtFrame="_blank" w:history="1">
        <w:r w:rsidRPr="001A44FA">
          <w:rPr>
            <w:rStyle w:val="Hyperlink"/>
            <w:color w:val="000000"/>
            <w:lang w:val="es-ES"/>
          </w:rPr>
          <w:t>Indicadores demográficos, por departamento</w:t>
        </w:r>
      </w:hyperlink>
      <w:r w:rsidRPr="001A44FA">
        <w:rPr>
          <w:lang w:val="es-ES"/>
        </w:rPr>
        <w:t>)</w:t>
      </w:r>
    </w:p>
  </w:comment>
  <w:comment w:id="175" w:author="Sooyoung Kim" w:date="2021-06-21T16:36:00Z" w:initials="SK">
    <w:p w14:paraId="4DADC362" w14:textId="77777777" w:rsidR="00D2263A" w:rsidRPr="001A44FA" w:rsidRDefault="00D2263A" w:rsidP="000934BC">
      <w:pPr>
        <w:pStyle w:val="CommentText"/>
        <w:rPr>
          <w:lang w:val="es-ES"/>
        </w:rPr>
      </w:pPr>
      <w:r>
        <w:rPr>
          <w:rStyle w:val="CommentReference"/>
        </w:rPr>
        <w:annotationRef/>
      </w:r>
      <w:hyperlink r:id="rId4" w:history="1">
        <w:r w:rsidRPr="001A44FA">
          <w:rPr>
            <w:rStyle w:val="Hyperlink"/>
            <w:lang w:val="es-ES"/>
          </w:rPr>
          <w:t>https://www.inei.gob.pe/prensa/noticias/pobreza-monetaria-alcanzo-al-202-</w:t>
        </w:r>
        <w:r w:rsidRPr="001A44FA">
          <w:rPr>
            <w:rStyle w:val="Hyperlink"/>
            <w:lang w:val="es-ES"/>
          </w:rPr>
          <w:t>d</w:t>
        </w:r>
        <w:r w:rsidRPr="001A44FA">
          <w:rPr>
            <w:rStyle w:val="Hyperlink"/>
            <w:lang w:val="es-ES"/>
          </w:rPr>
          <w:t>e-la-poblacion-en-el-ano-2019-12196/</w:t>
        </w:r>
      </w:hyperlink>
      <w:r w:rsidRPr="001A44FA">
        <w:rPr>
          <w:lang w:val="es-ES"/>
        </w:rPr>
        <w:t>.</w:t>
      </w:r>
    </w:p>
  </w:comment>
  <w:comment w:id="177" w:author="Sooyoung Kim" w:date="2021-06-21T16:36:00Z" w:initials="SK">
    <w:p w14:paraId="1E2D622B" w14:textId="77777777" w:rsidR="00D2263A" w:rsidRPr="001A44FA" w:rsidRDefault="00D2263A" w:rsidP="000934BC">
      <w:pPr>
        <w:pStyle w:val="CommentText"/>
        <w:rPr>
          <w:lang w:val="es-ES"/>
        </w:rPr>
      </w:pPr>
      <w:r>
        <w:rPr>
          <w:rStyle w:val="CommentReference"/>
        </w:rPr>
        <w:annotationRef/>
      </w:r>
      <w:r w:rsidRPr="001A44FA">
        <w:rPr>
          <w:lang w:val="es-ES"/>
        </w:rPr>
        <w:t>(</w:t>
      </w:r>
      <w:hyperlink r:id="rId5" w:history="1">
        <w:r w:rsidRPr="001A44FA">
          <w:rPr>
            <w:rStyle w:val="Hyperlink"/>
            <w:lang w:val="es-ES"/>
          </w:rPr>
          <w:t>https://www.inei.gob.pe/m</w:t>
        </w:r>
        <w:r w:rsidRPr="001A44FA">
          <w:rPr>
            <w:rStyle w:val="Hyperlink"/>
            <w:lang w:val="es-ES"/>
          </w:rPr>
          <w:t>e</w:t>
        </w:r>
        <w:r w:rsidRPr="001A44FA">
          <w:rPr>
            <w:rStyle w:val="Hyperlink"/>
            <w:lang w:val="es-ES"/>
          </w:rPr>
          <w:t>dia/MenuRecursivo/publicaciones_digitales/Est/Lib1764/cap04.pdf</w:t>
        </w:r>
      </w:hyperlink>
      <w:r w:rsidRPr="001A44FA">
        <w:rPr>
          <w:lang w:val="es-ES"/>
        </w:rPr>
        <w:t>,</w:t>
      </w:r>
    </w:p>
  </w:comment>
  <w:comment w:id="182" w:author="Sooyoung Kim" w:date="2021-06-21T16:48:00Z" w:initials="SK">
    <w:p w14:paraId="4E1BBDBF" w14:textId="77777777" w:rsidR="00D2263A" w:rsidRPr="001A44FA" w:rsidRDefault="00D2263A" w:rsidP="000934BC">
      <w:pPr>
        <w:pStyle w:val="CommentText"/>
        <w:rPr>
          <w:lang w:val="es-ES"/>
        </w:rPr>
      </w:pPr>
      <w:r>
        <w:rPr>
          <w:rStyle w:val="CommentReference"/>
        </w:rPr>
        <w:annotationRef/>
      </w:r>
      <w:hyperlink r:id="rId6" w:history="1">
        <w:r w:rsidRPr="001A44FA">
          <w:rPr>
            <w:rStyle w:val="Hyperlink"/>
            <w:lang w:val="es-ES"/>
          </w:rPr>
          <w:t>https://www.inei.gob.pe/media/MenuRecursivo/publicaciones_digitales/Est/Lib1764/cap04.pdf</w:t>
        </w:r>
      </w:hyperlink>
    </w:p>
  </w:comment>
  <w:comment w:id="190" w:author="Sooyoung Kim" w:date="2021-06-21T16:50:00Z" w:initials="SK">
    <w:p w14:paraId="17723336" w14:textId="77777777" w:rsidR="00D2263A" w:rsidRPr="001A44FA" w:rsidRDefault="00D2263A" w:rsidP="00623095">
      <w:pPr>
        <w:pStyle w:val="CommentText"/>
        <w:rPr>
          <w:lang w:val="es-ES"/>
        </w:rPr>
      </w:pPr>
      <w:r>
        <w:rPr>
          <w:rStyle w:val="CommentReference"/>
        </w:rPr>
        <w:annotationRef/>
      </w:r>
      <w:r w:rsidRPr="001A44FA">
        <w:rPr>
          <w:lang w:val="es-ES"/>
        </w:rPr>
        <w:t>(http://www.ilo.org/wcmsp5/groups/public/---</w:t>
      </w:r>
      <w:proofErr w:type="spellStart"/>
      <w:r w:rsidRPr="001A44FA">
        <w:rPr>
          <w:lang w:val="es-ES"/>
        </w:rPr>
        <w:t>americas</w:t>
      </w:r>
      <w:proofErr w:type="spellEnd"/>
      <w:r w:rsidRPr="001A44FA">
        <w:rPr>
          <w:lang w:val="es-ES"/>
        </w:rPr>
        <w:t>/---ro-lima/</w:t>
      </w:r>
      <w:proofErr w:type="spellStart"/>
      <w:r w:rsidRPr="001A44FA">
        <w:rPr>
          <w:lang w:val="es-ES"/>
        </w:rPr>
        <w:t>documents</w:t>
      </w:r>
      <w:proofErr w:type="spellEnd"/>
      <w:r w:rsidRPr="001A44FA">
        <w:rPr>
          <w:lang w:val="es-ES"/>
        </w:rPr>
        <w:t>/</w:t>
      </w:r>
      <w:proofErr w:type="spellStart"/>
      <w:r w:rsidRPr="001A44FA">
        <w:rPr>
          <w:lang w:val="es-ES"/>
        </w:rPr>
        <w:t>publication</w:t>
      </w:r>
      <w:proofErr w:type="spellEnd"/>
      <w:r w:rsidRPr="001A44FA">
        <w:rPr>
          <w:lang w:val="es-ES"/>
        </w:rPr>
        <w:t>/wcms_213905.pdf)</w:t>
      </w:r>
    </w:p>
  </w:comment>
  <w:comment w:id="198" w:author="Sooyoung Kim" w:date="2021-06-21T16:50:00Z" w:initials="SK">
    <w:p w14:paraId="13234D73" w14:textId="77777777" w:rsidR="00D2263A" w:rsidRPr="001A44FA" w:rsidRDefault="00D2263A" w:rsidP="00623095">
      <w:pPr>
        <w:pStyle w:val="CommentText"/>
        <w:rPr>
          <w:lang w:val="es-ES"/>
        </w:rPr>
      </w:pPr>
      <w:r>
        <w:rPr>
          <w:rStyle w:val="CommentReference"/>
        </w:rPr>
        <w:annotationRef/>
      </w:r>
      <w:hyperlink r:id="rId7" w:history="1">
        <w:r w:rsidRPr="001A44FA">
          <w:rPr>
            <w:rStyle w:val="Hyperlink"/>
            <w:lang w:val="es-ES"/>
          </w:rPr>
          <w:t>https://www.ncbi.nlm.ni</w:t>
        </w:r>
        <w:r w:rsidRPr="001A44FA">
          <w:rPr>
            <w:rStyle w:val="Hyperlink"/>
            <w:lang w:val="es-ES"/>
          </w:rPr>
          <w:t>h</w:t>
        </w:r>
        <w:r w:rsidRPr="001A44FA">
          <w:rPr>
            <w:rStyle w:val="Hyperlink"/>
            <w:lang w:val="es-ES"/>
          </w:rPr>
          <w:t>.gov/pmc/articles/PMC7607729/</w:t>
        </w:r>
      </w:hyperlink>
    </w:p>
  </w:comment>
  <w:comment w:id="204" w:author="Sooyoung Kim" w:date="2021-06-21T17:20:00Z" w:initials="SK">
    <w:p w14:paraId="4C5EFC69" w14:textId="77777777" w:rsidR="00D2263A" w:rsidRPr="00CC7EAF" w:rsidRDefault="00D2263A" w:rsidP="00623095">
      <w:pPr>
        <w:rPr>
          <w:color w:val="000000"/>
        </w:rPr>
      </w:pPr>
      <w:r>
        <w:rPr>
          <w:rStyle w:val="CommentReference"/>
        </w:rPr>
        <w:annotationRef/>
      </w:r>
      <w:r w:rsidRPr="00CC7EAF">
        <w:rPr>
          <w:color w:val="000000"/>
        </w:rPr>
        <w:t xml:space="preserve">(18. Hernandez-Vasquez A, Rojas-Roque C, </w:t>
      </w:r>
      <w:proofErr w:type="spellStart"/>
      <w:r w:rsidRPr="00CC7EAF">
        <w:rPr>
          <w:color w:val="000000"/>
        </w:rPr>
        <w:t>Santero</w:t>
      </w:r>
      <w:proofErr w:type="spellEnd"/>
      <w:r w:rsidRPr="00CC7EAF">
        <w:rPr>
          <w:color w:val="000000"/>
        </w:rPr>
        <w:t xml:space="preserve"> M, Prado-</w:t>
      </w:r>
      <w:proofErr w:type="spellStart"/>
      <w:r w:rsidRPr="00CC7EAF">
        <w:rPr>
          <w:color w:val="000000"/>
        </w:rPr>
        <w:t>Galbarro</w:t>
      </w:r>
      <w:proofErr w:type="spellEnd"/>
      <w:r w:rsidRPr="00CC7EAF">
        <w:rPr>
          <w:color w:val="000000"/>
        </w:rPr>
        <w:t xml:space="preserve"> FJ, </w:t>
      </w:r>
      <w:proofErr w:type="spellStart"/>
      <w:r w:rsidRPr="00CC7EAF">
        <w:rPr>
          <w:color w:val="000000"/>
        </w:rPr>
        <w:t>Rosselli</w:t>
      </w:r>
      <w:proofErr w:type="spellEnd"/>
      <w:r w:rsidRPr="00CC7EAF">
        <w:rPr>
          <w:color w:val="000000"/>
        </w:rPr>
        <w:t xml:space="preserve"> D. Health-related out-of-pocket expenses in older </w:t>
      </w:r>
      <w:proofErr w:type="spellStart"/>
      <w:r w:rsidRPr="00CC7EAF">
        <w:rPr>
          <w:color w:val="000000"/>
        </w:rPr>
        <w:t>peruvian</w:t>
      </w:r>
      <w:proofErr w:type="spellEnd"/>
      <w:r w:rsidRPr="00CC7EAF">
        <w:rPr>
          <w:color w:val="000000"/>
        </w:rPr>
        <w:t xml:space="preserve"> adults: analysis of the national household survey on living conditions and poverty 2017. Rev Peru Med Exp </w:t>
      </w:r>
      <w:proofErr w:type="spellStart"/>
      <w:r w:rsidRPr="00CC7EAF">
        <w:rPr>
          <w:color w:val="000000"/>
        </w:rPr>
        <w:t>Salud</w:t>
      </w:r>
      <w:proofErr w:type="spellEnd"/>
      <w:r w:rsidRPr="00CC7EAF">
        <w:rPr>
          <w:color w:val="000000"/>
        </w:rPr>
        <w:t xml:space="preserve"> Publica. 2018;35(3):390–399. [</w:t>
      </w:r>
      <w:hyperlink r:id="rId8" w:history="1">
        <w:r w:rsidRPr="00CC7EAF">
          <w:rPr>
            <w:color w:val="000000"/>
          </w:rPr>
          <w:t>PubMed</w:t>
        </w:r>
      </w:hyperlink>
      <w:r w:rsidRPr="00CC7EAF">
        <w:rPr>
          <w:color w:val="000000"/>
        </w:rPr>
        <w:t>] [</w:t>
      </w:r>
      <w:hyperlink r:id="rId9" w:tgtFrame="_blank" w:history="1">
        <w:r w:rsidRPr="00CC7EAF">
          <w:rPr>
            <w:color w:val="000000"/>
          </w:rPr>
          <w:t>Google Scholar</w:t>
        </w:r>
      </w:hyperlink>
      <w:r w:rsidRPr="00CC7EAF">
        <w:rPr>
          <w:color w:val="000000"/>
        </w:rPr>
        <w:t xml:space="preserve">] </w:t>
      </w:r>
      <w:proofErr w:type="spellStart"/>
      <w:r w:rsidRPr="00CC7EAF">
        <w:rPr>
          <w:color w:val="000000"/>
        </w:rPr>
        <w:t>Pavone</w:t>
      </w:r>
      <w:proofErr w:type="spellEnd"/>
      <w:r w:rsidRPr="00CC7EAF">
        <w:rPr>
          <w:color w:val="000000"/>
        </w:rPr>
        <w:t xml:space="preserve"> MP, Sanchez EJ. Determinants of out-of-pocket spending on health among the poor population served by public health services in Peru, 2010-2014Determinantes da </w:t>
      </w:r>
      <w:proofErr w:type="spellStart"/>
      <w:r w:rsidRPr="00CC7EAF">
        <w:rPr>
          <w:color w:val="000000"/>
        </w:rPr>
        <w:t>despesa</w:t>
      </w:r>
      <w:proofErr w:type="spellEnd"/>
      <w:r w:rsidRPr="00CC7EAF">
        <w:rPr>
          <w:color w:val="000000"/>
        </w:rPr>
        <w:t xml:space="preserve"> por </w:t>
      </w:r>
      <w:proofErr w:type="spellStart"/>
      <w:r w:rsidRPr="00CC7EAF">
        <w:rPr>
          <w:color w:val="000000"/>
        </w:rPr>
        <w:t>conta</w:t>
      </w:r>
      <w:proofErr w:type="spellEnd"/>
      <w:r w:rsidRPr="00CC7EAF">
        <w:rPr>
          <w:color w:val="000000"/>
        </w:rPr>
        <w:t xml:space="preserve"> propria </w:t>
      </w:r>
      <w:proofErr w:type="spellStart"/>
      <w:r w:rsidRPr="00CC7EAF">
        <w:rPr>
          <w:color w:val="000000"/>
        </w:rPr>
        <w:t>em</w:t>
      </w:r>
      <w:proofErr w:type="spellEnd"/>
      <w:r w:rsidRPr="00CC7EAF">
        <w:rPr>
          <w:color w:val="000000"/>
        </w:rPr>
        <w:t xml:space="preserve"> </w:t>
      </w:r>
      <w:proofErr w:type="spellStart"/>
      <w:r w:rsidRPr="00CC7EAF">
        <w:rPr>
          <w:color w:val="000000"/>
        </w:rPr>
        <w:t>saude</w:t>
      </w:r>
      <w:proofErr w:type="spellEnd"/>
      <w:r w:rsidRPr="00CC7EAF">
        <w:rPr>
          <w:color w:val="000000"/>
        </w:rPr>
        <w:t xml:space="preserve"> da </w:t>
      </w:r>
      <w:proofErr w:type="spellStart"/>
      <w:r w:rsidRPr="00CC7EAF">
        <w:rPr>
          <w:color w:val="000000"/>
        </w:rPr>
        <w:t>populacao</w:t>
      </w:r>
      <w:proofErr w:type="spellEnd"/>
      <w:r w:rsidRPr="00CC7EAF">
        <w:rPr>
          <w:color w:val="000000"/>
        </w:rPr>
        <w:t xml:space="preserve"> </w:t>
      </w:r>
      <w:proofErr w:type="spellStart"/>
      <w:r w:rsidRPr="00CC7EAF">
        <w:rPr>
          <w:color w:val="000000"/>
        </w:rPr>
        <w:t>pobre</w:t>
      </w:r>
      <w:proofErr w:type="spellEnd"/>
      <w:r w:rsidRPr="00CC7EAF">
        <w:rPr>
          <w:color w:val="000000"/>
        </w:rPr>
        <w:t xml:space="preserve"> </w:t>
      </w:r>
      <w:proofErr w:type="spellStart"/>
      <w:r w:rsidRPr="00CC7EAF">
        <w:rPr>
          <w:color w:val="000000"/>
        </w:rPr>
        <w:t>atendida</w:t>
      </w:r>
      <w:proofErr w:type="spellEnd"/>
      <w:r w:rsidRPr="00CC7EAF">
        <w:rPr>
          <w:color w:val="000000"/>
        </w:rPr>
        <w:t xml:space="preserve"> </w:t>
      </w:r>
      <w:proofErr w:type="spellStart"/>
      <w:r w:rsidRPr="00CC7EAF">
        <w:rPr>
          <w:color w:val="000000"/>
        </w:rPr>
        <w:t>em</w:t>
      </w:r>
      <w:proofErr w:type="spellEnd"/>
      <w:r w:rsidRPr="00CC7EAF">
        <w:rPr>
          <w:color w:val="000000"/>
        </w:rPr>
        <w:t xml:space="preserve"> </w:t>
      </w:r>
      <w:proofErr w:type="spellStart"/>
      <w:r w:rsidRPr="00CC7EAF">
        <w:rPr>
          <w:color w:val="000000"/>
        </w:rPr>
        <w:t>servicos</w:t>
      </w:r>
      <w:proofErr w:type="spellEnd"/>
      <w:r w:rsidRPr="00CC7EAF">
        <w:rPr>
          <w:color w:val="000000"/>
        </w:rPr>
        <w:t xml:space="preserve"> </w:t>
      </w:r>
      <w:proofErr w:type="spellStart"/>
      <w:r w:rsidRPr="00CC7EAF">
        <w:rPr>
          <w:color w:val="000000"/>
        </w:rPr>
        <w:t>publicos</w:t>
      </w:r>
      <w:proofErr w:type="spellEnd"/>
      <w:r w:rsidRPr="00CC7EAF">
        <w:rPr>
          <w:color w:val="000000"/>
        </w:rPr>
        <w:t xml:space="preserve"> de </w:t>
      </w:r>
      <w:proofErr w:type="spellStart"/>
      <w:r w:rsidRPr="00CC7EAF">
        <w:rPr>
          <w:color w:val="000000"/>
        </w:rPr>
        <w:t>saude</w:t>
      </w:r>
      <w:proofErr w:type="spellEnd"/>
      <w:r w:rsidRPr="00CC7EAF">
        <w:rPr>
          <w:color w:val="000000"/>
        </w:rPr>
        <w:t xml:space="preserve">, Peru, 2010–2014. Rev </w:t>
      </w:r>
      <w:proofErr w:type="spellStart"/>
      <w:r w:rsidRPr="00CC7EAF">
        <w:rPr>
          <w:color w:val="000000"/>
        </w:rPr>
        <w:t>Panam</w:t>
      </w:r>
      <w:proofErr w:type="spellEnd"/>
      <w:r w:rsidRPr="00CC7EAF">
        <w:rPr>
          <w:color w:val="000000"/>
        </w:rPr>
        <w:t xml:space="preserve"> </w:t>
      </w:r>
      <w:proofErr w:type="spellStart"/>
      <w:r w:rsidRPr="00CC7EAF">
        <w:rPr>
          <w:color w:val="000000"/>
        </w:rPr>
        <w:t>Salud</w:t>
      </w:r>
      <w:proofErr w:type="spellEnd"/>
      <w:r w:rsidRPr="00CC7EAF">
        <w:rPr>
          <w:color w:val="000000"/>
        </w:rPr>
        <w:t xml:space="preserve"> Publica. 2018;</w:t>
      </w:r>
      <w:proofErr w:type="gramStart"/>
      <w:r w:rsidRPr="00CC7EAF">
        <w:rPr>
          <w:color w:val="000000"/>
        </w:rPr>
        <w:t>42:e</w:t>
      </w:r>
      <w:proofErr w:type="gramEnd"/>
      <w:r w:rsidRPr="00CC7EAF">
        <w:rPr>
          <w:color w:val="000000"/>
        </w:rPr>
        <w:t>20. [</w:t>
      </w:r>
      <w:hyperlink r:id="rId10" w:history="1">
        <w:r w:rsidRPr="00CC7EAF">
          <w:rPr>
            <w:color w:val="000000"/>
          </w:rPr>
          <w:t>PMC free article</w:t>
        </w:r>
      </w:hyperlink>
      <w:r w:rsidRPr="00CC7EAF">
        <w:rPr>
          <w:color w:val="000000"/>
        </w:rPr>
        <w:t>] [</w:t>
      </w:r>
      <w:hyperlink r:id="rId11" w:history="1">
        <w:r w:rsidRPr="00CC7EAF">
          <w:rPr>
            <w:color w:val="000000"/>
          </w:rPr>
          <w:t>PubMed</w:t>
        </w:r>
      </w:hyperlink>
      <w:r w:rsidRPr="00CC7EAF">
        <w:rPr>
          <w:color w:val="000000"/>
        </w:rPr>
        <w:t>] [</w:t>
      </w:r>
      <w:hyperlink r:id="rId12" w:tgtFrame="_blank" w:history="1">
        <w:r w:rsidRPr="00CC7EAF">
          <w:rPr>
            <w:color w:val="000000"/>
          </w:rPr>
          <w:t>Google Scholar</w:t>
        </w:r>
      </w:hyperlink>
      <w:r w:rsidRPr="00CC7EAF">
        <w:rPr>
          <w:color w:val="000000"/>
        </w:rPr>
        <w:t>]</w:t>
      </w:r>
    </w:p>
    <w:p w14:paraId="7306147E" w14:textId="77777777" w:rsidR="00D2263A" w:rsidRDefault="00D2263A" w:rsidP="00623095">
      <w:pPr>
        <w:pStyle w:val="CommentText"/>
      </w:pPr>
    </w:p>
  </w:comment>
  <w:comment w:id="212" w:author="Sooyoung Kim" w:date="2021-06-21T16:50:00Z" w:initials="SK">
    <w:p w14:paraId="4B4D297F" w14:textId="77777777" w:rsidR="00D2263A" w:rsidRDefault="00D2263A" w:rsidP="00623095">
      <w:pPr>
        <w:pStyle w:val="CommentText"/>
      </w:pPr>
      <w:r>
        <w:rPr>
          <w:rStyle w:val="CommentReference"/>
        </w:rPr>
        <w:annotationRef/>
      </w:r>
      <w:r w:rsidRPr="00E02032">
        <w:rPr>
          <w:color w:val="000000"/>
          <w:shd w:val="clear" w:color="auto" w:fill="FFFFFF"/>
        </w:rPr>
        <w:t>https://www.inei.gob.pe/media/MenuRecursivo/publicaciones_digitales/Est/Lib1587/libro01.pdf</w:t>
      </w:r>
      <w:r w:rsidRPr="00E02032">
        <w:t>)</w:t>
      </w:r>
    </w:p>
  </w:comment>
  <w:comment w:id="218" w:author="Sooyoung Kim" w:date="2021-06-21T17:17:00Z" w:initials="SK">
    <w:p w14:paraId="6A3DD390" w14:textId="77777777" w:rsidR="00D2263A" w:rsidRDefault="00D2263A" w:rsidP="00623095">
      <w:pPr>
        <w:pStyle w:val="CommentText"/>
      </w:pPr>
      <w:r>
        <w:rPr>
          <w:rStyle w:val="CommentReference"/>
        </w:rPr>
        <w:annotationRef/>
      </w:r>
      <w:hyperlink r:id="rId13" w:history="1">
        <w:r w:rsidRPr="00CC7EAF">
          <w:rPr>
            <w:color w:val="000000"/>
          </w:rPr>
          <w:t>h</w:t>
        </w:r>
        <w:r w:rsidRPr="00CC7EAF">
          <w:rPr>
            <w:color w:val="000000"/>
          </w:rPr>
          <w:t>t</w:t>
        </w:r>
        <w:r w:rsidRPr="00CC7EAF">
          <w:rPr>
            <w:color w:val="000000"/>
          </w:rPr>
          <w:t>tps://leyes.congreso.gob.pe/Documentos/Leyes/29344.pdf</w:t>
        </w:r>
      </w:hyperlink>
      <w:r w:rsidRPr="00CC7EAF">
        <w:rPr>
          <w:color w:val="000000"/>
        </w:rPr>
        <w:t>) was adopted to promote universal health care coverage (</w:t>
      </w:r>
      <w:hyperlink r:id="rId14" w:history="1">
        <w:r w:rsidRPr="00CC7EAF">
          <w:rPr>
            <w:color w:val="000000"/>
          </w:rPr>
          <w:t>http://www.scielo.org.pe/scielo.php?script=sci_arttext&amp;pid=S1726-46342009000200013</w:t>
        </w:r>
      </w:hyperlink>
      <w:r w:rsidRPr="00CC7EAF">
        <w:rPr>
          <w:color w:val="000000"/>
        </w:rPr>
        <w:t>)</w:t>
      </w:r>
    </w:p>
  </w:comment>
  <w:comment w:id="225" w:author="Sooyoung Kim" w:date="2021-06-21T17:19:00Z" w:initials="SK">
    <w:p w14:paraId="60EA20C4" w14:textId="77777777" w:rsidR="00D2263A" w:rsidRDefault="00D2263A" w:rsidP="00623095">
      <w:pPr>
        <w:pStyle w:val="CommentText"/>
      </w:pPr>
      <w:r>
        <w:rPr>
          <w:rStyle w:val="CommentReference"/>
        </w:rPr>
        <w:annotationRef/>
      </w:r>
      <w:hyperlink r:id="rId15" w:history="1">
        <w:r w:rsidRPr="00CC7EAF">
          <w:rPr>
            <w:color w:val="000000"/>
          </w:rPr>
          <w:t>https://rpmesp.ins.gob.pe/index.php/rpmesp/article/view/3998/3314</w:t>
        </w:r>
      </w:hyperlink>
      <w:r w:rsidRPr="00CC7EAF">
        <w:rPr>
          <w:color w:val="000000"/>
        </w:rPr>
        <w:t>.</w:t>
      </w:r>
    </w:p>
  </w:comment>
  <w:comment w:id="230" w:author="Sooyoung Kim" w:date="2021-06-21T16:52:00Z" w:initials="SK">
    <w:p w14:paraId="239DB79F" w14:textId="77777777" w:rsidR="00D2263A" w:rsidRPr="008254EF" w:rsidRDefault="00D2263A" w:rsidP="0058640A">
      <w:r>
        <w:rPr>
          <w:rStyle w:val="CommentReference"/>
        </w:rPr>
        <w:annotationRef/>
      </w:r>
      <w:r w:rsidRPr="008254EF">
        <w:t xml:space="preserve">https://www.mesadeconcertacion.org.pe/storage/documentos/2020-08-17/informe-salud-mclcp-2020-7-de-julio.pdf. </w:t>
      </w:r>
    </w:p>
    <w:p w14:paraId="749A12A5" w14:textId="77777777" w:rsidR="00D2263A" w:rsidRPr="008254EF" w:rsidRDefault="00D2263A" w:rsidP="0058640A">
      <w:pPr>
        <w:pStyle w:val="CommentText"/>
      </w:pPr>
    </w:p>
  </w:comment>
  <w:comment w:id="236" w:author="Sooyoung Kim" w:date="2021-06-21T16:51:00Z" w:initials="SK">
    <w:p w14:paraId="3F360F59" w14:textId="77777777" w:rsidR="00D2263A" w:rsidRPr="000E30CC" w:rsidRDefault="00D2263A" w:rsidP="007F240B">
      <w:pPr>
        <w:pStyle w:val="CommentText"/>
        <w:rPr>
          <w:lang w:val="fr-FR"/>
        </w:rPr>
      </w:pPr>
      <w:r>
        <w:rPr>
          <w:rStyle w:val="CommentReference"/>
        </w:rPr>
        <w:annotationRef/>
      </w:r>
      <w:proofErr w:type="spellStart"/>
      <w:r w:rsidRPr="000E30CC">
        <w:rPr>
          <w:color w:val="303030"/>
          <w:shd w:val="clear" w:color="auto" w:fill="FFFFFF"/>
          <w:lang w:val="fr-FR"/>
        </w:rPr>
        <w:t>MdS</w:t>
      </w:r>
      <w:proofErr w:type="spellEnd"/>
      <w:r w:rsidRPr="000E30CC">
        <w:rPr>
          <w:color w:val="303030"/>
          <w:shd w:val="clear" w:color="auto" w:fill="FFFFFF"/>
          <w:lang w:val="fr-FR"/>
        </w:rPr>
        <w:t xml:space="preserve">. </w:t>
      </w:r>
      <w:r w:rsidRPr="00E02032">
        <w:rPr>
          <w:color w:val="303030"/>
          <w:shd w:val="clear" w:color="auto" w:fill="FFFFFF"/>
          <w:lang w:val="es-ES"/>
        </w:rPr>
        <w:t xml:space="preserve">Plan Esencial de Aseguramiento en Salud-PEAS: Ley 29344 - Ley Marco de Aseguramiento Universal en Salud. Lima: Ministerio de Salud (MINSA)., Dirección General de Salud de las Personas </w:t>
      </w:r>
      <w:proofErr w:type="spellStart"/>
      <w:r w:rsidRPr="00E02032">
        <w:rPr>
          <w:color w:val="303030"/>
          <w:shd w:val="clear" w:color="auto" w:fill="FFFFFF"/>
          <w:lang w:val="es-ES"/>
        </w:rPr>
        <w:t>DdGS</w:t>
      </w:r>
      <w:proofErr w:type="spellEnd"/>
      <w:r w:rsidRPr="00E02032">
        <w:rPr>
          <w:color w:val="303030"/>
          <w:shd w:val="clear" w:color="auto" w:fill="FFFFFF"/>
          <w:lang w:val="es-ES"/>
        </w:rPr>
        <w:t>; 2010)</w:t>
      </w:r>
    </w:p>
  </w:comment>
  <w:comment w:id="242" w:author="Sooyoung Kim" w:date="2021-06-21T16:57:00Z" w:initials="SK">
    <w:p w14:paraId="5D9FACCA" w14:textId="77777777" w:rsidR="00D2263A" w:rsidRPr="000E30CC" w:rsidRDefault="00D2263A" w:rsidP="00623095">
      <w:pPr>
        <w:pStyle w:val="CommentText"/>
        <w:rPr>
          <w:lang w:val="fr-FR"/>
        </w:rPr>
      </w:pPr>
      <w:r>
        <w:rPr>
          <w:rStyle w:val="CommentReference"/>
        </w:rPr>
        <w:annotationRef/>
      </w:r>
      <w:r w:rsidRPr="000E30CC">
        <w:rPr>
          <w:color w:val="000000"/>
          <w:lang w:val="fr-FR"/>
        </w:rPr>
        <w:t>(</w:t>
      </w:r>
      <w:proofErr w:type="spellStart"/>
      <w:r w:rsidRPr="000E30CC">
        <w:rPr>
          <w:color w:val="000000"/>
          <w:lang w:val="fr-FR"/>
        </w:rPr>
        <w:t>Matus</w:t>
      </w:r>
      <w:proofErr w:type="spellEnd"/>
      <w:r w:rsidRPr="000E30CC">
        <w:rPr>
          <w:color w:val="000000"/>
          <w:lang w:val="fr-FR"/>
        </w:rPr>
        <w:t xml:space="preserve">-Lopez, </w:t>
      </w:r>
      <w:proofErr w:type="spellStart"/>
      <w:r w:rsidRPr="000E30CC">
        <w:rPr>
          <w:color w:val="000000"/>
          <w:lang w:val="fr-FR"/>
        </w:rPr>
        <w:t>Evaluación</w:t>
      </w:r>
      <w:proofErr w:type="spellEnd"/>
      <w:r w:rsidRPr="000E30CC">
        <w:rPr>
          <w:color w:val="000000"/>
          <w:lang w:val="fr-FR"/>
        </w:rPr>
        <w:t xml:space="preserve"> </w:t>
      </w:r>
      <w:proofErr w:type="spellStart"/>
      <w:r w:rsidRPr="000E30CC">
        <w:rPr>
          <w:color w:val="000000"/>
          <w:lang w:val="fr-FR"/>
        </w:rPr>
        <w:t>del</w:t>
      </w:r>
      <w:proofErr w:type="spellEnd"/>
      <w:r w:rsidRPr="000E30CC">
        <w:rPr>
          <w:color w:val="000000"/>
          <w:lang w:val="fr-FR"/>
        </w:rPr>
        <w:t xml:space="preserve"> </w:t>
      </w:r>
      <w:proofErr w:type="spellStart"/>
      <w:r w:rsidRPr="000E30CC">
        <w:rPr>
          <w:color w:val="000000"/>
          <w:lang w:val="fr-FR"/>
        </w:rPr>
        <w:t>espacio</w:t>
      </w:r>
      <w:proofErr w:type="spellEnd"/>
      <w:r w:rsidRPr="000E30CC">
        <w:rPr>
          <w:color w:val="000000"/>
          <w:lang w:val="fr-FR"/>
        </w:rPr>
        <w:t xml:space="preserve"> fiscal para la </w:t>
      </w:r>
      <w:proofErr w:type="spellStart"/>
      <w:r w:rsidRPr="000E30CC">
        <w:rPr>
          <w:color w:val="000000"/>
          <w:lang w:val="fr-FR"/>
        </w:rPr>
        <w:t>salud</w:t>
      </w:r>
      <w:proofErr w:type="spellEnd"/>
      <w:r w:rsidRPr="000E30CC">
        <w:rPr>
          <w:color w:val="000000"/>
          <w:lang w:val="fr-FR"/>
        </w:rPr>
        <w:t xml:space="preserve"> en </w:t>
      </w:r>
      <w:proofErr w:type="spellStart"/>
      <w:r w:rsidRPr="000E30CC">
        <w:rPr>
          <w:color w:val="000000"/>
          <w:lang w:val="fr-FR"/>
        </w:rPr>
        <w:t>Perú</w:t>
      </w:r>
      <w:proofErr w:type="spellEnd"/>
      <w:r w:rsidRPr="000E30CC">
        <w:rPr>
          <w:color w:val="000000"/>
          <w:lang w:val="fr-FR"/>
        </w:rPr>
        <w:t>)</w:t>
      </w:r>
    </w:p>
  </w:comment>
  <w:comment w:id="249" w:author="Sooyoung Kim" w:date="2021-06-21T16:57:00Z" w:initials="SK">
    <w:p w14:paraId="51B4AABB" w14:textId="77777777" w:rsidR="00D2263A" w:rsidRPr="000E30CC" w:rsidRDefault="00D2263A" w:rsidP="00623095">
      <w:pPr>
        <w:pStyle w:val="CommentText"/>
        <w:rPr>
          <w:lang w:val="fr-FR"/>
        </w:rPr>
      </w:pPr>
      <w:r>
        <w:rPr>
          <w:rStyle w:val="CommentReference"/>
        </w:rPr>
        <w:annotationRef/>
      </w:r>
      <w:r w:rsidRPr="000E30CC">
        <w:rPr>
          <w:color w:val="000000"/>
          <w:lang w:val="fr-FR"/>
        </w:rPr>
        <w:t>(</w:t>
      </w:r>
      <w:proofErr w:type="spellStart"/>
      <w:r w:rsidRPr="000E30CC">
        <w:rPr>
          <w:color w:val="000000"/>
          <w:lang w:val="fr-FR"/>
        </w:rPr>
        <w:t>Gasto</w:t>
      </w:r>
      <w:proofErr w:type="spellEnd"/>
      <w:r w:rsidRPr="000E30CC">
        <w:rPr>
          <w:color w:val="000000"/>
          <w:lang w:val="fr-FR"/>
        </w:rPr>
        <w:t xml:space="preserve"> public en </w:t>
      </w:r>
      <w:proofErr w:type="spellStart"/>
      <w:r w:rsidRPr="000E30CC">
        <w:rPr>
          <w:color w:val="000000"/>
          <w:lang w:val="fr-FR"/>
        </w:rPr>
        <w:t>salud</w:t>
      </w:r>
      <w:proofErr w:type="spellEnd"/>
      <w:r w:rsidRPr="000E30CC">
        <w:rPr>
          <w:color w:val="000000"/>
          <w:lang w:val="fr-FR"/>
        </w:rPr>
        <w:t>, INEI)</w:t>
      </w:r>
    </w:p>
  </w:comment>
  <w:comment w:id="254" w:author="Sooyoung Kim" w:date="2021-06-21T21:40:00Z" w:initials="SK">
    <w:p w14:paraId="6AB220FE" w14:textId="77777777" w:rsidR="00D2263A" w:rsidRPr="008B0584" w:rsidRDefault="00D2263A" w:rsidP="00623095">
      <w:pPr>
        <w:pStyle w:val="CommentText"/>
        <w:rPr>
          <w:lang w:val="fr-FR"/>
        </w:rPr>
      </w:pPr>
      <w:r>
        <w:rPr>
          <w:rStyle w:val="CommentReference"/>
        </w:rPr>
        <w:annotationRef/>
      </w:r>
      <w:r w:rsidRPr="008B0584">
        <w:rPr>
          <w:color w:val="000000"/>
          <w:sz w:val="22"/>
          <w:szCs w:val="22"/>
          <w:lang w:val="fr-FR"/>
        </w:rPr>
        <w:t>- </w:t>
      </w:r>
      <w:hyperlink r:id="rId16" w:tgtFrame="_blank" w:history="1">
        <w:r w:rsidRPr="008B0584">
          <w:rPr>
            <w:color w:val="0000FF"/>
            <w:sz w:val="22"/>
            <w:szCs w:val="22"/>
            <w:u w:val="single"/>
            <w:lang w:val="fr-FR"/>
          </w:rPr>
          <w:t>htt</w:t>
        </w:r>
        <w:r w:rsidRPr="008B0584">
          <w:rPr>
            <w:color w:val="0000FF"/>
            <w:sz w:val="22"/>
            <w:szCs w:val="22"/>
            <w:u w:val="single"/>
            <w:lang w:val="fr-FR"/>
          </w:rPr>
          <w:t>p</w:t>
        </w:r>
        <w:r w:rsidRPr="008B0584">
          <w:rPr>
            <w:color w:val="0000FF"/>
            <w:sz w:val="22"/>
            <w:szCs w:val="22"/>
            <w:u w:val="single"/>
            <w:lang w:val="fr-FR"/>
          </w:rPr>
          <w:t>s://journals.plos.org/plosone/article?id=10.1371/journal.pone.0240494</w:t>
        </w:r>
      </w:hyperlink>
      <w:r w:rsidRPr="008B0584">
        <w:rPr>
          <w:color w:val="000000"/>
          <w:sz w:val="22"/>
          <w:szCs w:val="22"/>
          <w:lang w:val="fr-FR"/>
        </w:rPr>
        <w:t> </w:t>
      </w:r>
    </w:p>
  </w:comment>
  <w:comment w:id="259" w:author="Sooyoung Kim" w:date="2021-06-21T21:42:00Z" w:initials="SK">
    <w:p w14:paraId="4EA8A5AF" w14:textId="77777777" w:rsidR="00D2263A" w:rsidRPr="00581973" w:rsidRDefault="00D2263A" w:rsidP="00623095">
      <w:pPr>
        <w:pStyle w:val="CommentText"/>
        <w:rPr>
          <w:lang w:val="fr-FR"/>
        </w:rPr>
      </w:pPr>
      <w:r>
        <w:rPr>
          <w:rStyle w:val="CommentReference"/>
        </w:rPr>
        <w:annotationRef/>
      </w:r>
      <w:hyperlink r:id="rId17" w:tgtFrame="_blank" w:history="1">
        <w:r w:rsidRPr="008B0584">
          <w:rPr>
            <w:color w:val="0000FF"/>
            <w:sz w:val="22"/>
            <w:szCs w:val="22"/>
            <w:u w:val="single"/>
            <w:lang w:val="fr-FR"/>
          </w:rPr>
          <w:t>https://www.scien</w:t>
        </w:r>
        <w:r w:rsidRPr="008B0584">
          <w:rPr>
            <w:color w:val="0000FF"/>
            <w:sz w:val="22"/>
            <w:szCs w:val="22"/>
            <w:u w:val="single"/>
            <w:lang w:val="fr-FR"/>
          </w:rPr>
          <w:t>c</w:t>
        </w:r>
        <w:r w:rsidRPr="008B0584">
          <w:rPr>
            <w:color w:val="0000FF"/>
            <w:sz w:val="22"/>
            <w:szCs w:val="22"/>
            <w:u w:val="single"/>
            <w:lang w:val="fr-FR"/>
          </w:rPr>
          <w:t>edirect.com/science/article/pii/S2666535220300197</w:t>
        </w:r>
      </w:hyperlink>
      <w:r w:rsidRPr="008B0584">
        <w:rPr>
          <w:color w:val="000000"/>
          <w:sz w:val="22"/>
          <w:szCs w:val="22"/>
          <w:lang w:val="fr-FR"/>
        </w:rPr>
        <w:t>) </w:t>
      </w:r>
    </w:p>
  </w:comment>
  <w:comment w:id="267" w:author="Sooyoung Kim" w:date="2021-06-21T21:44:00Z" w:initials="SK">
    <w:p w14:paraId="36E91C9E" w14:textId="77777777" w:rsidR="00D2263A" w:rsidRPr="008B0584" w:rsidRDefault="00D2263A" w:rsidP="00623095">
      <w:pPr>
        <w:rPr>
          <w:sz w:val="22"/>
          <w:szCs w:val="22"/>
          <w:lang w:val="fr-FR"/>
        </w:rPr>
      </w:pPr>
      <w:r>
        <w:rPr>
          <w:rStyle w:val="CommentReference"/>
        </w:rPr>
        <w:annotationRef/>
      </w:r>
      <w:r w:rsidRPr="008B0584">
        <w:rPr>
          <w:sz w:val="22"/>
          <w:szCs w:val="22"/>
          <w:lang w:val="fr-FR"/>
        </w:rPr>
        <w:t>(</w:t>
      </w:r>
      <w:hyperlink r:id="rId18" w:tgtFrame="_blank" w:history="1">
        <w:r w:rsidRPr="008B0584">
          <w:rPr>
            <w:color w:val="0000FF"/>
            <w:sz w:val="22"/>
            <w:szCs w:val="22"/>
            <w:u w:val="single"/>
            <w:lang w:val="fr-FR"/>
          </w:rPr>
          <w:t>https://www.cepla</w:t>
        </w:r>
        <w:r w:rsidRPr="008B0584">
          <w:rPr>
            <w:color w:val="0000FF"/>
            <w:sz w:val="22"/>
            <w:szCs w:val="22"/>
            <w:u w:val="single"/>
            <w:lang w:val="fr-FR"/>
          </w:rPr>
          <w:t>n</w:t>
        </w:r>
        <w:r w:rsidRPr="008B0584">
          <w:rPr>
            <w:color w:val="0000FF"/>
            <w:sz w:val="22"/>
            <w:szCs w:val="22"/>
            <w:u w:val="single"/>
            <w:lang w:val="fr-FR"/>
          </w:rPr>
          <w:t>.gob.pe/informe-nacional/</w:t>
        </w:r>
      </w:hyperlink>
      <w:r w:rsidRPr="008B0584">
        <w:rPr>
          <w:sz w:val="22"/>
          <w:szCs w:val="22"/>
          <w:lang w:val="fr-FR"/>
        </w:rPr>
        <w:t>). </w:t>
      </w:r>
    </w:p>
    <w:p w14:paraId="27FB9E69" w14:textId="77777777" w:rsidR="00D2263A" w:rsidRPr="00581973" w:rsidRDefault="00D2263A" w:rsidP="00623095">
      <w:pPr>
        <w:pStyle w:val="CommentText"/>
        <w:rPr>
          <w:lang w:val="fr-FR"/>
        </w:rPr>
      </w:pPr>
    </w:p>
  </w:comment>
  <w:comment w:id="271" w:author="Yesim Tozan" w:date="2021-06-26T01:24:00Z" w:initials="YT">
    <w:p w14:paraId="50D25E24" w14:textId="0ACA71BD" w:rsidR="00D2263A" w:rsidRPr="00B268F9" w:rsidRDefault="00D2263A">
      <w:pPr>
        <w:pStyle w:val="CommentText"/>
        <w:rPr>
          <w:lang w:val="fr-FR"/>
        </w:rPr>
      </w:pPr>
      <w:r>
        <w:rPr>
          <w:rStyle w:val="CommentReference"/>
        </w:rPr>
        <w:annotationRef/>
      </w:r>
      <w:r w:rsidRPr="00B268F9">
        <w:rPr>
          <w:color w:val="000000"/>
          <w:lang w:val="fr-FR"/>
        </w:rPr>
        <w:t>https://www.cmi.no/publications/7454-revertir-cinco-aos-de-progreso-el-impacto-de-la-covid-19-en-la-mortalidad-materna-en-pero.</w:t>
      </w:r>
    </w:p>
  </w:comment>
  <w:comment w:id="275" w:author="Sooyoung Kim" w:date="2021-06-21T17:22:00Z" w:initials="SK">
    <w:p w14:paraId="7AF8E0C8" w14:textId="77777777" w:rsidR="00D2263A" w:rsidRPr="009E21F7" w:rsidRDefault="00D2263A" w:rsidP="00623095">
      <w:pPr>
        <w:pStyle w:val="CommentText"/>
        <w:rPr>
          <w:lang w:val="fr-FR"/>
        </w:rPr>
      </w:pPr>
      <w:r>
        <w:rPr>
          <w:rStyle w:val="CommentReference"/>
        </w:rPr>
        <w:annotationRef/>
      </w:r>
      <w:r w:rsidRPr="009E21F7">
        <w:rPr>
          <w:color w:val="000000"/>
          <w:lang w:val="fr-FR"/>
        </w:rPr>
        <w:t>(</w:t>
      </w:r>
      <w:hyperlink r:id="rId19" w:history="1">
        <w:r w:rsidRPr="009E21F7">
          <w:rPr>
            <w:color w:val="000000"/>
            <w:lang w:val="fr-FR"/>
          </w:rPr>
          <w:t>https://www.dge.gob.pe/portalnuevo/publicaciones/materiales/herramientas-par</w:t>
        </w:r>
        <w:r w:rsidRPr="009E21F7">
          <w:rPr>
            <w:color w:val="000000"/>
            <w:lang w:val="fr-FR"/>
          </w:rPr>
          <w:t>a</w:t>
        </w:r>
        <w:r w:rsidRPr="009E21F7">
          <w:rPr>
            <w:color w:val="000000"/>
            <w:lang w:val="fr-FR"/>
          </w:rPr>
          <w:t>-la-vigilancia-epidemiologica/</w:t>
        </w:r>
      </w:hyperlink>
      <w:r w:rsidRPr="009E21F7">
        <w:rPr>
          <w:color w:val="000000"/>
          <w:lang w:val="fr-FR"/>
        </w:rPr>
        <w:t>) (https://www.dge.gob.pe/portalnuevo/).</w:t>
      </w:r>
    </w:p>
  </w:comment>
  <w:comment w:id="282" w:author="Sooyoung Kim" w:date="2021-06-21T17:23:00Z" w:initials="SK">
    <w:p w14:paraId="38D4532A" w14:textId="3E4FBE71" w:rsidR="00D2263A" w:rsidRPr="00DE65E1" w:rsidRDefault="00D2263A" w:rsidP="00623095">
      <w:pPr>
        <w:pStyle w:val="cuerpo"/>
        <w:shd w:val="clear" w:color="auto" w:fill="FFFFFF"/>
        <w:spacing w:before="0" w:beforeAutospacing="0" w:after="0" w:afterAutospacing="0"/>
        <w:jc w:val="both"/>
        <w:rPr>
          <w:rFonts w:ascii="Calibri" w:eastAsia="Calibri" w:hAnsi="Calibri" w:cs="Calibri"/>
          <w:color w:val="000000"/>
        </w:rPr>
      </w:pPr>
      <w:r>
        <w:rPr>
          <w:rStyle w:val="CommentReference"/>
        </w:rPr>
        <w:annotationRef/>
      </w:r>
      <w:r w:rsidRPr="00DE65E1">
        <w:rPr>
          <w:rFonts w:ascii="Calibri" w:eastAsia="Calibri" w:hAnsi="Calibri" w:cs="Calibri"/>
          <w:color w:val="000000"/>
        </w:rPr>
        <w:t>(</w:t>
      </w:r>
      <w:hyperlink r:id="rId20" w:history="1">
        <w:r w:rsidRPr="00DE65E1">
          <w:rPr>
            <w:rFonts w:ascii="Calibri" w:eastAsia="Calibri" w:hAnsi="Calibri" w:cs="Calibri"/>
            <w:color w:val="000000"/>
          </w:rPr>
          <w:t>https://cdn.www.gob.pe/uploads/document/file/344315/Memoria_de</w:t>
        </w:r>
        <w:r w:rsidRPr="00DE65E1">
          <w:rPr>
            <w:rFonts w:ascii="Calibri" w:eastAsia="Calibri" w:hAnsi="Calibri" w:cs="Calibri"/>
            <w:color w:val="000000"/>
          </w:rPr>
          <w:t>_</w:t>
        </w:r>
        <w:r w:rsidRPr="00DE65E1">
          <w:rPr>
            <w:rFonts w:ascii="Calibri" w:eastAsia="Calibri" w:hAnsi="Calibri" w:cs="Calibri"/>
            <w:color w:val="000000"/>
          </w:rPr>
          <w:t>gesti</w:t>
        </w:r>
        <w:r w:rsidR="00DE65E1" w:rsidRPr="00DE65E1">
          <w:rPr>
            <w:rFonts w:ascii="Calibri" w:eastAsia="Calibri" w:hAnsi="Calibri" w:cs="Calibri"/>
            <w:color w:val="000000"/>
          </w:rPr>
          <w:t xml:space="preserve"> per cent</w:t>
        </w:r>
        <w:r w:rsidRPr="00DE65E1">
          <w:rPr>
            <w:rFonts w:ascii="Calibri" w:eastAsia="Calibri" w:hAnsi="Calibri" w:cs="Calibri"/>
            <w:color w:val="000000"/>
          </w:rPr>
          <w:t>C3</w:t>
        </w:r>
        <w:r w:rsidR="00DE65E1" w:rsidRPr="00DE65E1">
          <w:rPr>
            <w:rFonts w:ascii="Calibri" w:eastAsia="Calibri" w:hAnsi="Calibri" w:cs="Calibri"/>
            <w:color w:val="000000"/>
          </w:rPr>
          <w:t xml:space="preserve"> per cent</w:t>
        </w:r>
        <w:r w:rsidRPr="00DE65E1">
          <w:rPr>
            <w:rFonts w:ascii="Calibri" w:eastAsia="Calibri" w:hAnsi="Calibri" w:cs="Calibri"/>
            <w:color w:val="000000"/>
          </w:rPr>
          <w:t>B3n_-_2015__Direcci</w:t>
        </w:r>
        <w:r w:rsidR="00DE65E1" w:rsidRPr="00DE65E1">
          <w:rPr>
            <w:rFonts w:ascii="Calibri" w:eastAsia="Calibri" w:hAnsi="Calibri" w:cs="Calibri"/>
            <w:color w:val="000000"/>
          </w:rPr>
          <w:t xml:space="preserve"> per cent</w:t>
        </w:r>
        <w:r w:rsidRPr="00DE65E1">
          <w:rPr>
            <w:rFonts w:ascii="Calibri" w:eastAsia="Calibri" w:hAnsi="Calibri" w:cs="Calibri"/>
            <w:color w:val="000000"/>
          </w:rPr>
          <w:t>C3</w:t>
        </w:r>
        <w:r w:rsidR="00DE65E1" w:rsidRPr="00DE65E1">
          <w:rPr>
            <w:rFonts w:ascii="Calibri" w:eastAsia="Calibri" w:hAnsi="Calibri" w:cs="Calibri"/>
            <w:color w:val="000000"/>
          </w:rPr>
          <w:t xml:space="preserve"> per cent</w:t>
        </w:r>
        <w:r w:rsidRPr="00DE65E1">
          <w:rPr>
            <w:rFonts w:ascii="Calibri" w:eastAsia="Calibri" w:hAnsi="Calibri" w:cs="Calibri"/>
            <w:color w:val="000000"/>
          </w:rPr>
          <w:t>B3</w:t>
        </w:r>
        <w:r w:rsidRPr="00DE65E1">
          <w:rPr>
            <w:rFonts w:ascii="Calibri" w:eastAsia="Calibri" w:hAnsi="Calibri" w:cs="Calibri"/>
            <w:color w:val="000000"/>
          </w:rPr>
          <w:t>n</w:t>
        </w:r>
        <w:r w:rsidRPr="00DE65E1">
          <w:rPr>
            <w:rFonts w:ascii="Calibri" w:eastAsia="Calibri" w:hAnsi="Calibri" w:cs="Calibri"/>
            <w:color w:val="000000"/>
          </w:rPr>
          <w:t>_General_de_Epidemiolog</w:t>
        </w:r>
        <w:r w:rsidR="00DE65E1" w:rsidRPr="00DE65E1">
          <w:rPr>
            <w:rFonts w:ascii="Calibri" w:eastAsia="Calibri" w:hAnsi="Calibri" w:cs="Calibri"/>
            <w:color w:val="000000"/>
          </w:rPr>
          <w:t xml:space="preserve"> per cent</w:t>
        </w:r>
        <w:r w:rsidRPr="00DE65E1">
          <w:rPr>
            <w:rFonts w:ascii="Calibri" w:eastAsia="Calibri" w:hAnsi="Calibri" w:cs="Calibri"/>
            <w:color w:val="000000"/>
          </w:rPr>
          <w:t>C3</w:t>
        </w:r>
        <w:r w:rsidR="00DE65E1" w:rsidRPr="00DE65E1">
          <w:rPr>
            <w:rFonts w:ascii="Calibri" w:eastAsia="Calibri" w:hAnsi="Calibri" w:cs="Calibri"/>
            <w:color w:val="000000"/>
          </w:rPr>
          <w:t xml:space="preserve"> per cent</w:t>
        </w:r>
        <w:r w:rsidRPr="00DE65E1">
          <w:rPr>
            <w:rFonts w:ascii="Calibri" w:eastAsia="Calibri" w:hAnsi="Calibri" w:cs="Calibri"/>
            <w:color w:val="000000"/>
          </w:rPr>
          <w:t>ADa_20190725-19981-1p5zkp4.pdf</w:t>
        </w:r>
      </w:hyperlink>
      <w:r w:rsidRPr="00DE65E1">
        <w:rPr>
          <w:rFonts w:ascii="Calibri" w:eastAsia="Calibri" w:hAnsi="Calibri" w:cs="Calibri"/>
          <w:color w:val="000000"/>
        </w:rPr>
        <w:t>.)</w:t>
      </w:r>
    </w:p>
    <w:p w14:paraId="44874B7F" w14:textId="77777777" w:rsidR="00D2263A" w:rsidRPr="00DE65E1" w:rsidRDefault="00D2263A" w:rsidP="00623095">
      <w:pPr>
        <w:pStyle w:val="cuerpo"/>
        <w:shd w:val="clear" w:color="auto" w:fill="FFFFFF"/>
        <w:spacing w:before="0" w:beforeAutospacing="0" w:after="0" w:afterAutospacing="0"/>
        <w:jc w:val="both"/>
        <w:rPr>
          <w:rFonts w:ascii="Calibri" w:eastAsia="Calibri" w:hAnsi="Calibri" w:cs="Calibri"/>
          <w:color w:val="000000"/>
        </w:rPr>
      </w:pPr>
    </w:p>
    <w:p w14:paraId="15682DCB" w14:textId="77777777" w:rsidR="00D2263A" w:rsidRPr="00DE65E1" w:rsidRDefault="00D2263A" w:rsidP="00623095">
      <w:pPr>
        <w:pStyle w:val="CommentText"/>
      </w:pPr>
    </w:p>
  </w:comment>
  <w:comment w:id="289" w:author="Sooyoung Kim" w:date="2021-06-21T17:34:00Z" w:initials="SK">
    <w:p w14:paraId="58B17260" w14:textId="77777777" w:rsidR="00D2263A" w:rsidRPr="00A27475" w:rsidRDefault="00D2263A" w:rsidP="00623095">
      <w:pPr>
        <w:pStyle w:val="CommentText"/>
        <w:rPr>
          <w:lang w:val="fr-FR"/>
        </w:rPr>
      </w:pPr>
      <w:r>
        <w:rPr>
          <w:rStyle w:val="CommentReference"/>
        </w:rPr>
        <w:annotationRef/>
      </w:r>
      <w:r w:rsidRPr="00A27475">
        <w:rPr>
          <w:lang w:val="fr-FR"/>
        </w:rPr>
        <w:t>https://www.dge.gob.pe/epipublic/uploads/alertas/alertas_202028.PDF</w:t>
      </w:r>
    </w:p>
  </w:comment>
  <w:comment w:id="296" w:author="Sooyoung Kim" w:date="2021-06-21T17:35:00Z" w:initials="SK">
    <w:p w14:paraId="2A7DBE78" w14:textId="77777777" w:rsidR="00D2263A" w:rsidRPr="00A27475" w:rsidRDefault="00D2263A" w:rsidP="00623095">
      <w:pPr>
        <w:pStyle w:val="CommentText"/>
        <w:rPr>
          <w:lang w:val="fr-FR"/>
        </w:rPr>
      </w:pPr>
      <w:r>
        <w:rPr>
          <w:rStyle w:val="CommentReference"/>
        </w:rPr>
        <w:annotationRef/>
      </w:r>
      <w:r w:rsidRPr="00A27475">
        <w:rPr>
          <w:lang w:val="fr-FR"/>
        </w:rPr>
        <w:t>https://journals.plos.org/plosntds/article?id=10.1371/journal.pntd.0003033</w:t>
      </w:r>
    </w:p>
  </w:comment>
  <w:comment w:id="301" w:author="Sooyoung Kim" w:date="2021-06-21T17:28:00Z" w:initials="SK">
    <w:p w14:paraId="3500C328" w14:textId="77777777" w:rsidR="00D2263A" w:rsidRPr="008254EF" w:rsidRDefault="00D2263A" w:rsidP="00623095">
      <w:pPr>
        <w:pStyle w:val="CommentText"/>
        <w:rPr>
          <w:lang w:val="fr-FR"/>
        </w:rPr>
      </w:pPr>
      <w:r>
        <w:rPr>
          <w:rStyle w:val="CommentReference"/>
        </w:rPr>
        <w:annotationRef/>
      </w:r>
      <w:r w:rsidRPr="008254EF">
        <w:rPr>
          <w:lang w:val="fr-FR"/>
        </w:rPr>
        <w:t>https://reliefweb.int/report/peru/dengue-epidemic-within-pandemic-peru</w:t>
      </w:r>
    </w:p>
  </w:comment>
  <w:comment w:id="307" w:author="Sooyoung Kim" w:date="2021-06-21T17:31:00Z" w:initials="SK">
    <w:p w14:paraId="794BACE5" w14:textId="77777777" w:rsidR="00D2263A" w:rsidRPr="00A27475" w:rsidRDefault="00D2263A" w:rsidP="00623095">
      <w:pPr>
        <w:pStyle w:val="CommentText"/>
        <w:rPr>
          <w:lang w:val="fr-FR"/>
        </w:rPr>
      </w:pPr>
      <w:r>
        <w:rPr>
          <w:rStyle w:val="CommentReference"/>
        </w:rPr>
        <w:annotationRef/>
      </w:r>
      <w:r w:rsidRPr="00A27475">
        <w:rPr>
          <w:lang w:val="fr-FR"/>
        </w:rPr>
        <w:t>https://reliefweb.int/report/peru/dengue-epidemic-within-pandemic-peru</w:t>
      </w:r>
    </w:p>
  </w:comment>
  <w:comment w:id="312" w:author="Sooyoung Kim" w:date="2021-06-21T20:27:00Z" w:initials="SK">
    <w:p w14:paraId="6734C573" w14:textId="77777777" w:rsidR="00D2263A" w:rsidRPr="008E6CF4" w:rsidRDefault="00D2263A" w:rsidP="00623095">
      <w:pPr>
        <w:pStyle w:val="CommentText"/>
        <w:rPr>
          <w:lang w:val="fr-FR"/>
        </w:rPr>
      </w:pPr>
      <w:r>
        <w:rPr>
          <w:rStyle w:val="CommentReference"/>
        </w:rPr>
        <w:annotationRef/>
      </w:r>
      <w:r w:rsidRPr="008E6CF4">
        <w:rPr>
          <w:lang w:val="fr-FR"/>
        </w:rPr>
        <w:t>https://www.dge.gob.pe/epipublic/uploads/alertas/alertas_20213.pdf</w:t>
      </w:r>
    </w:p>
  </w:comment>
  <w:comment w:id="317" w:author="Sooyoung Kim" w:date="2021-06-21T21:41:00Z" w:initials="SK">
    <w:p w14:paraId="6E87BB25" w14:textId="77777777" w:rsidR="00D2263A" w:rsidRDefault="00D2263A" w:rsidP="00623095">
      <w:pPr>
        <w:pStyle w:val="CommentText"/>
      </w:pPr>
      <w:r>
        <w:rPr>
          <w:rStyle w:val="CommentReference"/>
        </w:rPr>
        <w:annotationRef/>
      </w:r>
      <w:r w:rsidRPr="008B0584">
        <w:rPr>
          <w:color w:val="000000"/>
        </w:rPr>
        <w:t>http://www.scielo.org.mx/scielo.php?script=sci_arttext&amp;pid=S2448-67602018000200003#B29 and https://pubmed.ncbi.nlm.nih.gov/16407338/</w:t>
      </w:r>
    </w:p>
  </w:comment>
  <w:comment w:id="322" w:author="Sooyoung Kim" w:date="2021-06-21T20:28:00Z" w:initials="SK">
    <w:p w14:paraId="682369A2" w14:textId="77777777" w:rsidR="00D2263A" w:rsidRPr="008B0584" w:rsidRDefault="00D2263A" w:rsidP="00623095">
      <w:pPr>
        <w:pStyle w:val="CommentText"/>
      </w:pPr>
      <w:r>
        <w:rPr>
          <w:rStyle w:val="CommentReference"/>
        </w:rPr>
        <w:annotationRef/>
      </w:r>
      <w:r w:rsidRPr="008B0584">
        <w:t>(</w:t>
      </w:r>
      <w:hyperlink r:id="rId21" w:history="1">
        <w:r w:rsidRPr="008B0584">
          <w:rPr>
            <w:color w:val="000000"/>
          </w:rPr>
          <w:t>https://www.paho.org/es/respuesta-emergencia-por-covid-19-peru</w:t>
        </w:r>
      </w:hyperlink>
      <w:r w:rsidRPr="008B0584">
        <w:t>)</w:t>
      </w:r>
    </w:p>
  </w:comment>
  <w:comment w:id="328" w:author="Sooyoung Kim" w:date="2021-06-21T20:32:00Z" w:initials="SK">
    <w:p w14:paraId="31985AF9" w14:textId="77777777" w:rsidR="00D2263A" w:rsidRPr="009E21F7" w:rsidRDefault="00D2263A" w:rsidP="00623095">
      <w:pPr>
        <w:pStyle w:val="CommentText"/>
      </w:pPr>
      <w:r>
        <w:rPr>
          <w:rStyle w:val="CommentReference"/>
        </w:rPr>
        <w:annotationRef/>
      </w:r>
      <w:hyperlink r:id="rId22" w:history="1">
        <w:r w:rsidRPr="009E21F7">
          <w:rPr>
            <w:color w:val="000000"/>
          </w:rPr>
          <w:t>https://www.dge.go</w:t>
        </w:r>
        <w:r w:rsidRPr="009E21F7">
          <w:rPr>
            <w:color w:val="000000"/>
          </w:rPr>
          <w:t>b</w:t>
        </w:r>
        <w:r w:rsidRPr="009E21F7">
          <w:rPr>
            <w:color w:val="000000"/>
          </w:rPr>
          <w:t>.pe/portal/docs/tools/coronavirus/coronavirus100621.pdf</w:t>
        </w:r>
      </w:hyperlink>
      <w:r w:rsidRPr="009E21F7">
        <w:rPr>
          <w:color w:val="000000"/>
        </w:rPr>
        <w:t>)</w:t>
      </w:r>
    </w:p>
  </w:comment>
  <w:comment w:id="334" w:author="Sooyoung Kim" w:date="2021-06-21T20:37:00Z" w:initials="SK">
    <w:p w14:paraId="3CE6C43F" w14:textId="77777777" w:rsidR="00D2263A" w:rsidRPr="009E21F7" w:rsidRDefault="00D2263A" w:rsidP="00623095">
      <w:pPr>
        <w:pStyle w:val="CommentText"/>
      </w:pPr>
      <w:r>
        <w:rPr>
          <w:rStyle w:val="CommentReference"/>
        </w:rPr>
        <w:annotationRef/>
      </w:r>
      <w:r w:rsidRPr="009E21F7">
        <w:rPr>
          <w:color w:val="000000"/>
        </w:rPr>
        <w:t>https://covid19.minsa.gob.pe/sala_situacional.asp)</w:t>
      </w:r>
    </w:p>
  </w:comment>
  <w:comment w:id="340" w:author="Sooyoung Kim" w:date="2021-06-21T20:38:00Z" w:initials="SK">
    <w:p w14:paraId="7C036ACB" w14:textId="77777777" w:rsidR="00D2263A" w:rsidRPr="009E21F7" w:rsidRDefault="00D2263A" w:rsidP="00623095">
      <w:pPr>
        <w:pStyle w:val="CommentText"/>
      </w:pPr>
      <w:r>
        <w:rPr>
          <w:rStyle w:val="CommentReference"/>
        </w:rPr>
        <w:annotationRef/>
      </w:r>
      <w:r w:rsidRPr="009E21F7">
        <w:rPr>
          <w:color w:val="000000"/>
        </w:rPr>
        <w:t>https://www.inei.gob.pe/media/MenuRecursivo/publicaciones_digitales/Est/Lib1587/libro01.pdf.</w:t>
      </w:r>
    </w:p>
  </w:comment>
  <w:comment w:id="345" w:author="Sooyoung Kim" w:date="2021-06-21T16:57:00Z" w:initials="SK">
    <w:p w14:paraId="2A24D9A5" w14:textId="77777777" w:rsidR="00D2263A" w:rsidRPr="00B268F9" w:rsidRDefault="00D2263A" w:rsidP="00623095">
      <w:pPr>
        <w:pStyle w:val="CommentText"/>
      </w:pPr>
      <w:r>
        <w:rPr>
          <w:rStyle w:val="CommentReference"/>
        </w:rPr>
        <w:annotationRef/>
      </w:r>
      <w:r w:rsidRPr="00B268F9">
        <w:rPr>
          <w:color w:val="000000"/>
        </w:rPr>
        <w:t>(https://www.mesadeconcertacion.org.pe/storage/documentos/2020-08-17/informe-salud-mclcp-2020-7-de-julio.pdf)</w:t>
      </w:r>
    </w:p>
  </w:comment>
  <w:comment w:id="352" w:author="Sooyoung Kim" w:date="2021-06-21T16:49:00Z" w:initials="SK">
    <w:p w14:paraId="62BE57FF" w14:textId="77777777" w:rsidR="00D2263A" w:rsidRPr="00B268F9" w:rsidRDefault="00D2263A" w:rsidP="00623095">
      <w:pPr>
        <w:pStyle w:val="CommentText"/>
      </w:pPr>
      <w:r>
        <w:rPr>
          <w:rStyle w:val="CommentReference"/>
        </w:rPr>
        <w:annotationRef/>
      </w:r>
      <w:r w:rsidRPr="00B268F9">
        <w:t>(</w:t>
      </w:r>
      <w:hyperlink r:id="rId23" w:history="1">
        <w:r w:rsidRPr="00B268F9">
          <w:rPr>
            <w:rStyle w:val="Hyperlink"/>
          </w:rPr>
          <w:t>https://www.ilo.org/wcmsp5/groups/public/---</w:t>
        </w:r>
        <w:proofErr w:type="spellStart"/>
        <w:r w:rsidRPr="00B268F9">
          <w:rPr>
            <w:rStyle w:val="Hyperlink"/>
          </w:rPr>
          <w:t>americas</w:t>
        </w:r>
        <w:proofErr w:type="spellEnd"/>
        <w:r w:rsidRPr="00B268F9">
          <w:rPr>
            <w:rStyle w:val="Hyperlink"/>
          </w:rPr>
          <w:t>/---</w:t>
        </w:r>
        <w:proofErr w:type="spellStart"/>
        <w:r w:rsidRPr="00B268F9">
          <w:rPr>
            <w:rStyle w:val="Hyperlink"/>
          </w:rPr>
          <w:t>ro</w:t>
        </w:r>
        <w:proofErr w:type="spellEnd"/>
        <w:r w:rsidRPr="00B268F9">
          <w:rPr>
            <w:rStyle w:val="Hyperlink"/>
          </w:rPr>
          <w:t>-lima/documents/publication/wc</w:t>
        </w:r>
        <w:r w:rsidRPr="00B268F9">
          <w:rPr>
            <w:rStyle w:val="Hyperlink"/>
          </w:rPr>
          <w:t>m</w:t>
        </w:r>
        <w:r w:rsidRPr="00B268F9">
          <w:rPr>
            <w:rStyle w:val="Hyperlink"/>
          </w:rPr>
          <w:t>s_768040.pdf</w:t>
        </w:r>
      </w:hyperlink>
      <w:r w:rsidRPr="00B268F9">
        <w:t>)</w:t>
      </w:r>
    </w:p>
  </w:comment>
  <w:comment w:id="358" w:author="Sooyoung Kim" w:date="2021-06-21T20:39:00Z" w:initials="SK">
    <w:p w14:paraId="3B42AF4C" w14:textId="77777777" w:rsidR="00D2263A" w:rsidRPr="00B268F9" w:rsidRDefault="00D2263A" w:rsidP="00623095">
      <w:pPr>
        <w:pStyle w:val="CommentText"/>
      </w:pPr>
      <w:r>
        <w:rPr>
          <w:rStyle w:val="CommentReference"/>
        </w:rPr>
        <w:annotationRef/>
      </w:r>
      <w:r w:rsidRPr="00B268F9">
        <w:t>(</w:t>
      </w:r>
      <w:hyperlink r:id="rId24" w:history="1">
        <w:r w:rsidRPr="00B268F9">
          <w:rPr>
            <w:color w:val="000000"/>
          </w:rPr>
          <w:t>https://cdn.www.gob.pe/u</w:t>
        </w:r>
        <w:r w:rsidRPr="00B268F9">
          <w:rPr>
            <w:color w:val="000000"/>
          </w:rPr>
          <w:t>p</w:t>
        </w:r>
        <w:r w:rsidRPr="00B268F9">
          <w:rPr>
            <w:color w:val="000000"/>
          </w:rPr>
          <w:t>loads/document/file/566448/DS044-PCM_1864948-2.pdf</w:t>
        </w:r>
      </w:hyperlink>
      <w:r w:rsidRPr="00B268F9">
        <w:t>)</w:t>
      </w:r>
    </w:p>
  </w:comment>
  <w:comment w:id="364" w:author="Sooyoung Kim" w:date="2021-06-21T20:53:00Z" w:initials="SK">
    <w:p w14:paraId="084BD266" w14:textId="77777777" w:rsidR="00D2263A" w:rsidRPr="00B268F9" w:rsidRDefault="00D2263A" w:rsidP="00623095">
      <w:pPr>
        <w:pStyle w:val="CommentText"/>
      </w:pPr>
      <w:r>
        <w:rPr>
          <w:rStyle w:val="CommentReference"/>
        </w:rPr>
        <w:annotationRef/>
      </w:r>
      <w:hyperlink r:id="rId25" w:history="1">
        <w:r w:rsidRPr="00B268F9">
          <w:rPr>
            <w:rStyle w:val="Hyperlink"/>
          </w:rPr>
          <w:t>https://www.mesadeconcertacion.org.pe/storage/documentos/2020-08-17/informe-salud-mclcp-2020-7-de-julio.pdf</w:t>
        </w:r>
      </w:hyperlink>
      <w:r w:rsidRPr="00B268F9">
        <w:rPr>
          <w:color w:val="000000"/>
        </w:rPr>
        <w:t>.</w:t>
      </w:r>
    </w:p>
  </w:comment>
  <w:comment w:id="371" w:author="Sooyoung Kim" w:date="2021-06-21T20:58:00Z" w:initials="SK">
    <w:p w14:paraId="5FD35A16" w14:textId="77777777" w:rsidR="00D2263A" w:rsidRPr="00B268F9" w:rsidRDefault="00D2263A" w:rsidP="00623095">
      <w:pPr>
        <w:pStyle w:val="CommentText"/>
      </w:pPr>
      <w:r>
        <w:rPr>
          <w:rStyle w:val="CommentReference"/>
        </w:rPr>
        <w:annotationRef/>
      </w:r>
      <w:r w:rsidRPr="00B268F9">
        <w:rPr>
          <w:color w:val="000000"/>
        </w:rPr>
        <w:t>(</w:t>
      </w:r>
      <w:hyperlink r:id="rId26" w:history="1">
        <w:r w:rsidRPr="00B268F9">
          <w:rPr>
            <w:color w:val="000000"/>
          </w:rPr>
          <w:t>https://www.tvperu.gob.pe/noticias/nacionales/gobierno-publica-quinto-listado-de-</w:t>
        </w:r>
        <w:r w:rsidRPr="00B268F9">
          <w:rPr>
            <w:color w:val="000000"/>
          </w:rPr>
          <w:t>d</w:t>
        </w:r>
        <w:r w:rsidRPr="00B268F9">
          <w:rPr>
            <w:color w:val="000000"/>
          </w:rPr>
          <w:t>eudos-del-personal-de-salud-fallecido-por-covid-19</w:t>
        </w:r>
      </w:hyperlink>
      <w:r w:rsidRPr="00B268F9">
        <w:rPr>
          <w:color w:val="000000"/>
        </w:rPr>
        <w:t>).</w:t>
      </w:r>
    </w:p>
  </w:comment>
  <w:comment w:id="376" w:author="Sooyoung Kim" w:date="2021-06-21T20:58:00Z" w:initials="SK">
    <w:p w14:paraId="4A33DF53" w14:textId="77777777" w:rsidR="00D2263A" w:rsidRPr="001A44FA" w:rsidRDefault="00D2263A" w:rsidP="00623095">
      <w:pPr>
        <w:pStyle w:val="CommentText"/>
        <w:rPr>
          <w:lang w:val="es-ES"/>
        </w:rPr>
      </w:pPr>
      <w:r>
        <w:rPr>
          <w:rStyle w:val="CommentReference"/>
        </w:rPr>
        <w:annotationRef/>
      </w:r>
      <w:r w:rsidRPr="00A81970">
        <w:rPr>
          <w:color w:val="000000"/>
          <w:lang w:val="fr-FR"/>
        </w:rPr>
        <w:t xml:space="preserve">(Centro </w:t>
      </w:r>
      <w:proofErr w:type="spellStart"/>
      <w:r w:rsidRPr="00A81970">
        <w:rPr>
          <w:color w:val="000000"/>
          <w:lang w:val="fr-FR"/>
        </w:rPr>
        <w:t>Nacional</w:t>
      </w:r>
      <w:proofErr w:type="spellEnd"/>
      <w:r w:rsidRPr="00A81970">
        <w:rPr>
          <w:color w:val="000000"/>
          <w:lang w:val="fr-FR"/>
        </w:rPr>
        <w:t xml:space="preserve"> de </w:t>
      </w:r>
      <w:proofErr w:type="spellStart"/>
      <w:r w:rsidRPr="00A81970">
        <w:rPr>
          <w:color w:val="000000"/>
          <w:lang w:val="fr-FR"/>
        </w:rPr>
        <w:t>Epidemiologia</w:t>
      </w:r>
      <w:proofErr w:type="spellEnd"/>
      <w:r w:rsidRPr="00A81970">
        <w:rPr>
          <w:color w:val="000000"/>
          <w:lang w:val="fr-FR"/>
        </w:rPr>
        <w:t xml:space="preserve">, </w:t>
      </w:r>
      <w:proofErr w:type="spellStart"/>
      <w:r w:rsidRPr="00A81970">
        <w:rPr>
          <w:color w:val="000000"/>
          <w:lang w:val="fr-FR"/>
        </w:rPr>
        <w:t>Prevención</w:t>
      </w:r>
      <w:proofErr w:type="spellEnd"/>
      <w:r w:rsidRPr="00A81970">
        <w:rPr>
          <w:color w:val="000000"/>
          <w:lang w:val="fr-FR"/>
        </w:rPr>
        <w:t xml:space="preserve"> y Control de </w:t>
      </w:r>
      <w:proofErr w:type="spellStart"/>
      <w:r w:rsidRPr="00A81970">
        <w:rPr>
          <w:color w:val="000000"/>
          <w:lang w:val="fr-FR"/>
        </w:rPr>
        <w:t>Enfermedades</w:t>
      </w:r>
      <w:proofErr w:type="spellEnd"/>
      <w:r w:rsidRPr="00A81970">
        <w:rPr>
          <w:color w:val="000000"/>
          <w:lang w:val="fr-FR"/>
        </w:rPr>
        <w:t xml:space="preserve">. </w:t>
      </w:r>
      <w:r w:rsidRPr="001A44FA">
        <w:rPr>
          <w:color w:val="000000"/>
          <w:lang w:val="es-ES"/>
        </w:rPr>
        <w:t>Información preliminar SE 17),</w:t>
      </w:r>
    </w:p>
  </w:comment>
  <w:comment w:id="383" w:author="Yesim Tozan" w:date="2021-06-26T00:46:00Z" w:initials="YT">
    <w:p w14:paraId="6E4CF5D2" w14:textId="45AD5ED6" w:rsidR="00D2263A" w:rsidRDefault="00D2263A">
      <w:pPr>
        <w:pStyle w:val="CommentText"/>
      </w:pPr>
      <w:r>
        <w:rPr>
          <w:rStyle w:val="CommentReference"/>
        </w:rPr>
        <w:annotationRef/>
      </w:r>
      <w:r>
        <w:rPr>
          <w:color w:val="000000"/>
        </w:rPr>
        <w:t>(</w:t>
      </w:r>
      <w:r w:rsidRPr="00961C2C">
        <w:rPr>
          <w:color w:val="000000"/>
        </w:rPr>
        <w:t xml:space="preserve">https://www.cmi.no/publications/7454-revertir-cinco-aos-de-progreso-el-impacto-de-la-covid-19-en-la-mortalidad-materna-en-pero </w:t>
      </w:r>
      <w:r>
        <w:rPr>
          <w:color w:val="000000"/>
        </w:rPr>
        <w:t>)  In response to COVID-19, the government expanded its budging telehealth program, issued new regulations to allow providers to provide services using digital technologies (</w:t>
      </w:r>
      <w:r w:rsidRPr="00434D98">
        <w:rPr>
          <w:color w:val="000000"/>
        </w:rPr>
        <w:t xml:space="preserve">https://busquedas.elperuano.pe/normaslegales/decreto-supremo-que-aprueba-el-reglamento-de-la-ley-n-30421-decreto-supremo-n-005-2021-sa-1922320-2/ </w:t>
      </w:r>
      <w:r>
        <w:rPr>
          <w:color w:val="000000"/>
        </w:rPr>
        <w:t>) and launched a national online telehealth platform (</w:t>
      </w:r>
      <w:hyperlink r:id="rId27" w:history="1">
        <w:r w:rsidRPr="00DF3A9F">
          <w:rPr>
            <w:rStyle w:val="Hyperlink"/>
          </w:rPr>
          <w:t>https://teleat</w:t>
        </w:r>
        <w:r w:rsidRPr="00DF3A9F">
          <w:rPr>
            <w:rStyle w:val="Hyperlink"/>
          </w:rPr>
          <w:t>i</w:t>
        </w:r>
        <w:r w:rsidRPr="00DF3A9F">
          <w:rPr>
            <w:rStyle w:val="Hyperlink"/>
          </w:rPr>
          <w:t>endo.minsa.gob.pe/</w:t>
        </w:r>
      </w:hyperlink>
      <w:r>
        <w:rPr>
          <w:color w:val="000000"/>
        </w:rPr>
        <w:t>).</w:t>
      </w:r>
    </w:p>
  </w:comment>
  <w:comment w:id="387" w:author="Yesim Tozan" w:date="2021-06-26T00:47:00Z" w:initials="YT">
    <w:p w14:paraId="723B87DF" w14:textId="39E2FD3F" w:rsidR="00D2263A" w:rsidRDefault="00D2263A">
      <w:pPr>
        <w:pStyle w:val="CommentText"/>
      </w:pPr>
      <w:r>
        <w:rPr>
          <w:rStyle w:val="CommentReference"/>
        </w:rPr>
        <w:annotationRef/>
      </w:r>
      <w:r>
        <w:rPr>
          <w:color w:val="000000"/>
        </w:rPr>
        <w:t>(</w:t>
      </w:r>
      <w:proofErr w:type="gramStart"/>
      <w:r w:rsidRPr="00434D98">
        <w:rPr>
          <w:color w:val="000000"/>
        </w:rPr>
        <w:t xml:space="preserve">https://busquedas.elperuano.pe/normaslegales/decreto-supremo-que-aprueba-el-reglamento-de-la-ley-n-30421-decreto-supremo-n-005-2021-sa-1922320-2/ </w:t>
      </w:r>
      <w:r>
        <w:rPr>
          <w:color w:val="000000"/>
        </w:rPr>
        <w:t>)</w:t>
      </w:r>
      <w:proofErr w:type="gramEnd"/>
    </w:p>
  </w:comment>
  <w:comment w:id="391" w:author="Yesim Tozan" w:date="2021-06-26T00:47:00Z" w:initials="YT">
    <w:p w14:paraId="5F082EF1" w14:textId="3E30361D" w:rsidR="00D2263A" w:rsidRDefault="00D2263A">
      <w:pPr>
        <w:pStyle w:val="CommentText"/>
      </w:pPr>
      <w:r>
        <w:rPr>
          <w:rStyle w:val="CommentReference"/>
        </w:rPr>
        <w:annotationRef/>
      </w:r>
      <w:r>
        <w:rPr>
          <w:color w:val="000000"/>
        </w:rPr>
        <w:t>(</w:t>
      </w:r>
      <w:hyperlink r:id="rId28" w:history="1">
        <w:r w:rsidRPr="00DF3A9F">
          <w:rPr>
            <w:rStyle w:val="Hyperlink"/>
          </w:rPr>
          <w:t>https://teleatiendo.minsa.gob.pe/</w:t>
        </w:r>
      </w:hyperlink>
      <w:r>
        <w:rPr>
          <w:color w:val="000000"/>
        </w:rPr>
        <w:t>)</w:t>
      </w:r>
    </w:p>
  </w:comment>
  <w:comment w:id="398" w:author="Yesim Tozan" w:date="2021-06-26T00:58:00Z" w:initials="YT">
    <w:p w14:paraId="330DD2E1" w14:textId="77777777" w:rsidR="00D2263A" w:rsidRDefault="00D2263A">
      <w:pPr>
        <w:pStyle w:val="CommentText"/>
        <w:rPr>
          <w:shd w:val="clear" w:color="auto" w:fill="92D050"/>
        </w:rPr>
      </w:pPr>
      <w:r>
        <w:rPr>
          <w:rStyle w:val="CommentReference"/>
        </w:rPr>
        <w:annotationRef/>
      </w:r>
      <w:r w:rsidRPr="001C32B1">
        <w:rPr>
          <w:shd w:val="clear" w:color="auto" w:fill="92D050"/>
        </w:rPr>
        <w:t xml:space="preserve">Tyler: We need to recreate this figure! And name the </w:t>
      </w:r>
      <w:proofErr w:type="gramStart"/>
      <w:r w:rsidRPr="001C32B1">
        <w:rPr>
          <w:shd w:val="clear" w:color="auto" w:fill="92D050"/>
        </w:rPr>
        <w:t>two time</w:t>
      </w:r>
      <w:proofErr w:type="gramEnd"/>
      <w:r w:rsidRPr="001C32B1">
        <w:rPr>
          <w:shd w:val="clear" w:color="auto" w:fill="92D050"/>
        </w:rPr>
        <w:t xml:space="preserve"> series in English!</w:t>
      </w:r>
    </w:p>
    <w:p w14:paraId="345FC10E" w14:textId="77777777" w:rsidR="00514891" w:rsidRDefault="00514891">
      <w:pPr>
        <w:pStyle w:val="CommentText"/>
        <w:rPr>
          <w:shd w:val="clear" w:color="auto" w:fill="92D050"/>
        </w:rPr>
      </w:pPr>
    </w:p>
    <w:p w14:paraId="5B568109" w14:textId="587DFC38" w:rsidR="00514891" w:rsidRDefault="00514891">
      <w:pPr>
        <w:pStyle w:val="CommentText"/>
      </w:pPr>
      <w:r>
        <w:rPr>
          <w:shd w:val="clear" w:color="auto" w:fill="92D050"/>
        </w:rPr>
        <w:t>Priority 4</w:t>
      </w:r>
    </w:p>
  </w:comment>
  <w:comment w:id="399" w:author="Sooyoung Kim" w:date="2021-06-28T15:32:00Z" w:initials="SK">
    <w:p w14:paraId="2CF540B3" w14:textId="73726F5F" w:rsidR="006402E8" w:rsidRDefault="006402E8">
      <w:pPr>
        <w:pStyle w:val="CommentText"/>
      </w:pPr>
      <w:r>
        <w:rPr>
          <w:rStyle w:val="CommentReference"/>
        </w:rPr>
        <w:annotationRef/>
      </w:r>
      <w:r>
        <w:t xml:space="preserve">Isn’t this the same as our SDG-3 figure? </w:t>
      </w:r>
    </w:p>
  </w:comment>
  <w:comment w:id="402" w:author="Yesim Tozan" w:date="2021-06-26T00:58:00Z" w:initials="YT">
    <w:p w14:paraId="6E4A81B1" w14:textId="2F38DC51" w:rsidR="00D2263A" w:rsidRDefault="00D2263A">
      <w:pPr>
        <w:pStyle w:val="CommentText"/>
      </w:pPr>
      <w:r>
        <w:rPr>
          <w:rStyle w:val="CommentReference"/>
        </w:rPr>
        <w:annotationRef/>
      </w:r>
      <w:hyperlink r:id="rId29" w:history="1">
        <w:r w:rsidRPr="00DF3A9F">
          <w:rPr>
            <w:rStyle w:val="Hyperlink"/>
          </w:rPr>
          <w:t>https://www.cmi.no/publications/7454-revertir-cinco-aos-de-progreso-el-impacto-de-la-covid-19-en-la-mortalidad-materna-en-pero</w:t>
        </w:r>
      </w:hyperlink>
    </w:p>
  </w:comment>
  <w:comment w:id="409" w:author="Sooyoung Kim" w:date="2021-06-21T20:39:00Z" w:initials="SK">
    <w:p w14:paraId="234DA12E" w14:textId="77777777" w:rsidR="00D2263A" w:rsidRPr="009C741B" w:rsidRDefault="00D2263A" w:rsidP="00623095">
      <w:pPr>
        <w:pStyle w:val="CommentText"/>
        <w:rPr>
          <w:lang w:val="fr-FR"/>
        </w:rPr>
      </w:pPr>
      <w:r>
        <w:rPr>
          <w:rStyle w:val="CommentReference"/>
        </w:rPr>
        <w:annotationRef/>
      </w:r>
      <w:r w:rsidRPr="009C741B">
        <w:rPr>
          <w:lang w:val="fr-FR"/>
        </w:rPr>
        <w:t>(</w:t>
      </w:r>
      <w:hyperlink r:id="rId30" w:history="1">
        <w:r w:rsidRPr="009C741B">
          <w:rPr>
            <w:color w:val="000000"/>
            <w:lang w:val="fr-FR"/>
          </w:rPr>
          <w:t>https://www.gob.pe/12365</w:t>
        </w:r>
      </w:hyperlink>
      <w:r w:rsidRPr="009C741B">
        <w:rPr>
          <w:lang w:val="fr-FR"/>
        </w:rPr>
        <w:t>)</w:t>
      </w:r>
    </w:p>
  </w:comment>
  <w:comment w:id="415" w:author="Sooyoung Kim" w:date="2021-06-21T20:40:00Z" w:initials="SK">
    <w:p w14:paraId="742D2F09" w14:textId="77777777" w:rsidR="00D2263A" w:rsidRPr="009C741B" w:rsidRDefault="00D2263A" w:rsidP="00623095">
      <w:pPr>
        <w:pStyle w:val="CommentText"/>
        <w:rPr>
          <w:lang w:val="fr-FR"/>
        </w:rPr>
      </w:pPr>
      <w:r>
        <w:rPr>
          <w:rStyle w:val="CommentReference"/>
        </w:rPr>
        <w:annotationRef/>
      </w:r>
      <w:r w:rsidRPr="009C741B">
        <w:rPr>
          <w:lang w:val="fr-FR"/>
        </w:rPr>
        <w:t>(</w:t>
      </w:r>
      <w:proofErr w:type="gramStart"/>
      <w:r w:rsidRPr="009C741B">
        <w:rPr>
          <w:lang w:val="fr-FR"/>
        </w:rPr>
        <w:t>https://www.gob.pe/11796</w:t>
      </w:r>
      <w:proofErr w:type="gramEnd"/>
      <w:r w:rsidRPr="009C741B">
        <w:rPr>
          <w:lang w:val="fr-FR"/>
        </w:rPr>
        <w:t>).</w:t>
      </w:r>
    </w:p>
  </w:comment>
  <w:comment w:id="420" w:author="Sooyoung Kim" w:date="2021-06-21T20:40:00Z" w:initials="SK">
    <w:p w14:paraId="0472577F" w14:textId="666762E2" w:rsidR="00D2263A" w:rsidRPr="00DE65E1" w:rsidRDefault="00D2263A" w:rsidP="00623095">
      <w:pPr>
        <w:pStyle w:val="cuerpo"/>
        <w:shd w:val="clear" w:color="auto" w:fill="FFFFFF"/>
        <w:spacing w:before="0" w:beforeAutospacing="0" w:after="0" w:afterAutospacing="0"/>
        <w:jc w:val="both"/>
        <w:rPr>
          <w:rFonts w:ascii="Calibri" w:eastAsia="Calibri" w:hAnsi="Calibri" w:cs="Calibri"/>
        </w:rPr>
      </w:pPr>
      <w:r>
        <w:rPr>
          <w:rStyle w:val="CommentReference"/>
        </w:rPr>
        <w:annotationRef/>
      </w:r>
      <w:r w:rsidRPr="00DE65E1">
        <w:rPr>
          <w:rFonts w:ascii="Calibri" w:eastAsia="Calibri" w:hAnsi="Calibri" w:cs="Calibri"/>
        </w:rPr>
        <w:t>(https://www.gob.pe/institucion/pcm/campa</w:t>
      </w:r>
      <w:r w:rsidR="00DE65E1" w:rsidRPr="00DE65E1">
        <w:rPr>
          <w:rFonts w:ascii="Calibri" w:eastAsia="Calibri" w:hAnsi="Calibri" w:cs="Calibri"/>
        </w:rPr>
        <w:t xml:space="preserve"> per cent</w:t>
      </w:r>
      <w:r w:rsidRPr="00DE65E1">
        <w:rPr>
          <w:rFonts w:ascii="Calibri" w:eastAsia="Calibri" w:hAnsi="Calibri" w:cs="Calibri"/>
        </w:rPr>
        <w:t>C3</w:t>
      </w:r>
      <w:r w:rsidR="00DE65E1" w:rsidRPr="00DE65E1">
        <w:rPr>
          <w:rFonts w:ascii="Calibri" w:eastAsia="Calibri" w:hAnsi="Calibri" w:cs="Calibri"/>
        </w:rPr>
        <w:t xml:space="preserve"> per cent</w:t>
      </w:r>
      <w:r w:rsidRPr="00DE65E1">
        <w:rPr>
          <w:rFonts w:ascii="Calibri" w:eastAsia="Calibri" w:hAnsi="Calibri" w:cs="Calibri"/>
        </w:rPr>
        <w:t>B1as/3451-campana-nacional-de-vacunacion-contra-la-covid-19).</w:t>
      </w:r>
    </w:p>
    <w:p w14:paraId="319353EB" w14:textId="77777777" w:rsidR="00D2263A" w:rsidRPr="00DE65E1" w:rsidRDefault="00D2263A" w:rsidP="00623095">
      <w:pPr>
        <w:pStyle w:val="CommentText"/>
      </w:pPr>
    </w:p>
  </w:comment>
  <w:comment w:id="427" w:author="Sooyoung Kim" w:date="2021-06-21T20:50:00Z" w:initials="SK">
    <w:p w14:paraId="7C071B5C" w14:textId="77777777" w:rsidR="00D2263A" w:rsidRPr="00DE65E1" w:rsidRDefault="00D2263A" w:rsidP="00623095">
      <w:pPr>
        <w:pStyle w:val="CommentText"/>
      </w:pPr>
      <w:r>
        <w:rPr>
          <w:rStyle w:val="CommentReference"/>
        </w:rPr>
        <w:annotationRef/>
      </w:r>
      <w:hyperlink r:id="rId31" w:history="1">
        <w:r w:rsidRPr="00DE65E1">
          <w:rPr>
            <w:color w:val="000000"/>
          </w:rPr>
          <w:t>https://busquedas.elperuano.pe/normaslegales/aprueban-la-directiva-ad</w:t>
        </w:r>
        <w:r w:rsidRPr="00DE65E1">
          <w:rPr>
            <w:color w:val="000000"/>
          </w:rPr>
          <w:t>m</w:t>
        </w:r>
        <w:r w:rsidRPr="00DE65E1">
          <w:rPr>
            <w:color w:val="000000"/>
          </w:rPr>
          <w:t>inistrativa-que-regula-la-cobertura-resolucion-jefatural-no-146-2020sis-1903230-1/</w:t>
        </w:r>
      </w:hyperlink>
      <w:r w:rsidRPr="00DE65E1">
        <w:rPr>
          <w:color w:val="000000"/>
        </w:rPr>
        <w:t>.</w:t>
      </w:r>
    </w:p>
  </w:comment>
  <w:comment w:id="435" w:author="Sooyoung Kim" w:date="2021-06-21T20:51:00Z" w:initials="SK">
    <w:p w14:paraId="37B19315" w14:textId="23F3F618" w:rsidR="00D2263A" w:rsidRPr="00B01256" w:rsidRDefault="00D2263A" w:rsidP="00623095">
      <w:pPr>
        <w:rPr>
          <w:lang w:val="fr-FR"/>
        </w:rPr>
      </w:pPr>
      <w:r>
        <w:rPr>
          <w:rStyle w:val="CommentReference"/>
        </w:rPr>
        <w:annotationRef/>
      </w:r>
      <w:r w:rsidRPr="00B01256">
        <w:rPr>
          <w:color w:val="000000"/>
          <w:lang w:val="fr-FR"/>
        </w:rPr>
        <w:t>https://cdn.www.gob.pe/uploads/document/file/1494073/Informe</w:t>
      </w:r>
      <w:r w:rsidR="00DE65E1" w:rsidRPr="00B01256">
        <w:rPr>
          <w:color w:val="000000"/>
          <w:lang w:val="fr-FR"/>
        </w:rPr>
        <w:t xml:space="preserve"> per cent</w:t>
      </w:r>
      <w:r w:rsidRPr="00B01256">
        <w:rPr>
          <w:color w:val="000000"/>
          <w:lang w:val="fr-FR"/>
        </w:rPr>
        <w:t>20t</w:t>
      </w:r>
      <w:r w:rsidR="00B01256" w:rsidRPr="00B01256">
        <w:rPr>
          <w:color w:val="000000"/>
          <w:lang w:val="fr-FR"/>
        </w:rPr>
        <w:t>%</w:t>
      </w:r>
      <w:r w:rsidRPr="00B01256">
        <w:rPr>
          <w:color w:val="000000"/>
          <w:lang w:val="fr-FR"/>
        </w:rPr>
        <w:t>C3</w:t>
      </w:r>
      <w:r w:rsidR="00B01256" w:rsidRPr="00B01256">
        <w:rPr>
          <w:color w:val="000000"/>
          <w:lang w:val="fr-FR"/>
        </w:rPr>
        <w:t>%</w:t>
      </w:r>
      <w:r w:rsidRPr="00B01256">
        <w:rPr>
          <w:color w:val="000000"/>
          <w:lang w:val="fr-FR"/>
        </w:rPr>
        <w:t>A9cnico</w:t>
      </w:r>
      <w:r w:rsidR="00B01256" w:rsidRPr="00B01256">
        <w:rPr>
          <w:color w:val="000000"/>
          <w:lang w:val="fr-FR"/>
        </w:rPr>
        <w:t>%</w:t>
      </w:r>
      <w:r w:rsidRPr="00B01256">
        <w:rPr>
          <w:color w:val="000000"/>
          <w:lang w:val="fr-FR"/>
        </w:rPr>
        <w:t>20de</w:t>
      </w:r>
      <w:r w:rsidR="00B01256" w:rsidRPr="00B01256">
        <w:rPr>
          <w:color w:val="000000"/>
          <w:lang w:val="fr-FR"/>
        </w:rPr>
        <w:t>%</w:t>
      </w:r>
      <w:r w:rsidRPr="00B01256">
        <w:rPr>
          <w:color w:val="000000"/>
          <w:lang w:val="fr-FR"/>
        </w:rPr>
        <w:t>20an</w:t>
      </w:r>
      <w:r w:rsidR="00B01256" w:rsidRPr="00B01256">
        <w:rPr>
          <w:color w:val="000000"/>
          <w:lang w:val="fr-FR"/>
        </w:rPr>
        <w:t>%</w:t>
      </w:r>
      <w:r w:rsidRPr="00B01256">
        <w:rPr>
          <w:color w:val="000000"/>
          <w:lang w:val="fr-FR"/>
        </w:rPr>
        <w:t>C3</w:t>
      </w:r>
      <w:r w:rsidR="00B01256" w:rsidRPr="00B01256">
        <w:rPr>
          <w:color w:val="000000"/>
          <w:lang w:val="fr-FR"/>
        </w:rPr>
        <w:t>%</w:t>
      </w:r>
      <w:r w:rsidRPr="00B01256">
        <w:rPr>
          <w:color w:val="000000"/>
          <w:lang w:val="fr-FR"/>
        </w:rPr>
        <w:t>A1lisis</w:t>
      </w:r>
      <w:r w:rsidR="00B01256" w:rsidRPr="00B01256">
        <w:rPr>
          <w:color w:val="000000"/>
          <w:lang w:val="fr-FR"/>
        </w:rPr>
        <w:t>%</w:t>
      </w:r>
      <w:r w:rsidRPr="00B01256">
        <w:rPr>
          <w:color w:val="000000"/>
          <w:lang w:val="fr-FR"/>
        </w:rPr>
        <w:t>20e</w:t>
      </w:r>
      <w:r w:rsidR="00B01256" w:rsidRPr="00B01256">
        <w:rPr>
          <w:color w:val="000000"/>
          <w:lang w:val="fr-FR"/>
        </w:rPr>
        <w:t>%</w:t>
      </w:r>
      <w:r w:rsidRPr="00B01256">
        <w:rPr>
          <w:color w:val="000000"/>
          <w:lang w:val="fr-FR"/>
        </w:rPr>
        <w:t>20identificaci</w:t>
      </w:r>
      <w:r w:rsidR="00B01256" w:rsidRPr="00B01256">
        <w:rPr>
          <w:color w:val="000000"/>
          <w:lang w:val="fr-FR"/>
        </w:rPr>
        <w:t>%</w:t>
      </w:r>
      <w:r w:rsidRPr="00B01256">
        <w:rPr>
          <w:color w:val="000000"/>
          <w:lang w:val="fr-FR"/>
        </w:rPr>
        <w:t>C3</w:t>
      </w:r>
      <w:r w:rsidR="00B01256" w:rsidRPr="00B01256">
        <w:rPr>
          <w:color w:val="000000"/>
          <w:lang w:val="fr-FR"/>
        </w:rPr>
        <w:t>%</w:t>
      </w:r>
      <w:r w:rsidRPr="00B01256">
        <w:rPr>
          <w:color w:val="000000"/>
          <w:lang w:val="fr-FR"/>
        </w:rPr>
        <w:t>B3n</w:t>
      </w:r>
      <w:r w:rsidR="00B01256" w:rsidRPr="00B01256">
        <w:rPr>
          <w:color w:val="000000"/>
          <w:lang w:val="fr-FR"/>
        </w:rPr>
        <w:t>%</w:t>
      </w:r>
      <w:r w:rsidRPr="00B01256">
        <w:rPr>
          <w:color w:val="000000"/>
          <w:lang w:val="fr-FR"/>
        </w:rPr>
        <w:t>20de</w:t>
      </w:r>
      <w:r w:rsidR="00B01256" w:rsidRPr="00B01256">
        <w:rPr>
          <w:color w:val="000000"/>
          <w:lang w:val="fr-FR"/>
        </w:rPr>
        <w:t>%</w:t>
      </w:r>
      <w:r w:rsidRPr="00B01256">
        <w:rPr>
          <w:color w:val="000000"/>
          <w:lang w:val="fr-FR"/>
        </w:rPr>
        <w:t>20las</w:t>
      </w:r>
      <w:r w:rsidR="00B01256" w:rsidRPr="00B01256">
        <w:rPr>
          <w:color w:val="000000"/>
          <w:lang w:val="fr-FR"/>
        </w:rPr>
        <w:t>%</w:t>
      </w:r>
      <w:r w:rsidRPr="00B01256">
        <w:rPr>
          <w:color w:val="000000"/>
          <w:lang w:val="fr-FR"/>
        </w:rPr>
        <w:t>20personas</w:t>
      </w:r>
      <w:r w:rsidR="00B01256" w:rsidRPr="00B01256">
        <w:rPr>
          <w:color w:val="000000"/>
          <w:lang w:val="fr-FR"/>
        </w:rPr>
        <w:t>%</w:t>
      </w:r>
      <w:r w:rsidRPr="00B01256">
        <w:rPr>
          <w:color w:val="000000"/>
          <w:lang w:val="fr-FR"/>
        </w:rPr>
        <w:t>20no</w:t>
      </w:r>
      <w:r w:rsidR="00B01256" w:rsidRPr="00B01256">
        <w:rPr>
          <w:color w:val="000000"/>
          <w:lang w:val="fr-FR"/>
        </w:rPr>
        <w:t>%</w:t>
      </w:r>
      <w:r w:rsidRPr="00B01256">
        <w:rPr>
          <w:color w:val="000000"/>
          <w:lang w:val="fr-FR"/>
        </w:rPr>
        <w:t>20aseguradas</w:t>
      </w:r>
      <w:r w:rsidR="00B01256" w:rsidRPr="00B01256">
        <w:rPr>
          <w:color w:val="000000"/>
          <w:lang w:val="fr-FR"/>
        </w:rPr>
        <w:t>%</w:t>
      </w:r>
      <w:r w:rsidRPr="00B01256">
        <w:rPr>
          <w:color w:val="000000"/>
          <w:lang w:val="fr-FR"/>
        </w:rPr>
        <w:t>20en</w:t>
      </w:r>
      <w:r w:rsidR="00B01256" w:rsidRPr="00B01256">
        <w:rPr>
          <w:color w:val="000000"/>
          <w:lang w:val="fr-FR"/>
        </w:rPr>
        <w:t>%</w:t>
      </w:r>
      <w:r w:rsidRPr="00B01256">
        <w:rPr>
          <w:color w:val="000000"/>
          <w:lang w:val="fr-FR"/>
        </w:rPr>
        <w:t>20salud</w:t>
      </w:r>
      <w:r w:rsidR="00B01256" w:rsidRPr="00B01256">
        <w:rPr>
          <w:color w:val="000000"/>
          <w:lang w:val="fr-FR"/>
        </w:rPr>
        <w:t>%</w:t>
      </w:r>
      <w:r w:rsidRPr="00B01256">
        <w:rPr>
          <w:color w:val="000000"/>
          <w:lang w:val="fr-FR"/>
        </w:rPr>
        <w:t>20a</w:t>
      </w:r>
      <w:r w:rsidR="00B01256" w:rsidRPr="00B01256">
        <w:rPr>
          <w:color w:val="000000"/>
          <w:lang w:val="fr-FR"/>
        </w:rPr>
        <w:t>%</w:t>
      </w:r>
      <w:r w:rsidRPr="00B01256">
        <w:rPr>
          <w:color w:val="000000"/>
          <w:lang w:val="fr-FR"/>
        </w:rPr>
        <w:t>20nivel</w:t>
      </w:r>
      <w:r w:rsidR="00B01256" w:rsidRPr="00B01256">
        <w:rPr>
          <w:color w:val="000000"/>
          <w:lang w:val="fr-FR"/>
        </w:rPr>
        <w:t>%</w:t>
      </w:r>
      <w:r w:rsidRPr="00B01256">
        <w:rPr>
          <w:color w:val="000000"/>
          <w:lang w:val="fr-FR"/>
        </w:rPr>
        <w:t>20nacional</w:t>
      </w:r>
      <w:r w:rsidR="00B01256" w:rsidRPr="00B01256">
        <w:rPr>
          <w:color w:val="000000"/>
          <w:lang w:val="fr-FR"/>
        </w:rPr>
        <w:t>%</w:t>
      </w:r>
      <w:r w:rsidRPr="00B01256">
        <w:rPr>
          <w:color w:val="000000"/>
          <w:lang w:val="fr-FR"/>
        </w:rPr>
        <w:t>2023</w:t>
      </w:r>
      <w:r w:rsidR="00B01256" w:rsidRPr="00B01256">
        <w:rPr>
          <w:color w:val="000000"/>
          <w:lang w:val="fr-FR"/>
        </w:rPr>
        <w:t>%</w:t>
      </w:r>
      <w:r w:rsidRPr="00B01256">
        <w:rPr>
          <w:color w:val="000000"/>
          <w:lang w:val="fr-FR"/>
        </w:rPr>
        <w:t>20de</w:t>
      </w:r>
      <w:r w:rsidR="00B01256" w:rsidRPr="00B01256">
        <w:rPr>
          <w:color w:val="000000"/>
          <w:lang w:val="fr-FR"/>
        </w:rPr>
        <w:t>%</w:t>
      </w:r>
      <w:r w:rsidRPr="00B01256">
        <w:rPr>
          <w:color w:val="000000"/>
          <w:lang w:val="fr-FR"/>
        </w:rPr>
        <w:t>20</w:t>
      </w:r>
      <w:proofErr w:type="gramStart"/>
      <w:r w:rsidRPr="00B01256">
        <w:rPr>
          <w:color w:val="000000"/>
          <w:lang w:val="fr-FR"/>
        </w:rPr>
        <w:t>diciembre..</w:t>
      </w:r>
      <w:proofErr w:type="gramEnd"/>
      <w:r w:rsidRPr="00B01256">
        <w:rPr>
          <w:color w:val="000000"/>
          <w:lang w:val="fr-FR"/>
        </w:rPr>
        <w:t>pdf.</w:t>
      </w:r>
    </w:p>
    <w:p w14:paraId="32644D71" w14:textId="77777777" w:rsidR="00D2263A" w:rsidRPr="00B01256" w:rsidRDefault="00D2263A" w:rsidP="00623095">
      <w:pPr>
        <w:pStyle w:val="cuerpo"/>
        <w:shd w:val="clear" w:color="auto" w:fill="FFFFFF"/>
        <w:spacing w:before="0" w:beforeAutospacing="0" w:after="0" w:afterAutospacing="0"/>
        <w:jc w:val="both"/>
        <w:rPr>
          <w:rFonts w:ascii="Calibri" w:eastAsia="Calibri" w:hAnsi="Calibri" w:cs="Calibri"/>
          <w:lang w:val="fr-FR"/>
        </w:rPr>
      </w:pPr>
    </w:p>
    <w:p w14:paraId="4CFBC676" w14:textId="77777777" w:rsidR="00D2263A" w:rsidRPr="00B01256" w:rsidRDefault="00D2263A" w:rsidP="00623095">
      <w:pPr>
        <w:pStyle w:val="CommentText"/>
        <w:rPr>
          <w:lang w:val="fr-FR"/>
        </w:rPr>
      </w:pPr>
    </w:p>
  </w:comment>
  <w:comment w:id="440" w:author="Sooyoung Kim" w:date="2021-06-21T20:42:00Z" w:initials="SK">
    <w:p w14:paraId="71F9719C" w14:textId="77777777" w:rsidR="00D2263A" w:rsidRPr="009C741B" w:rsidRDefault="00D2263A" w:rsidP="00623095">
      <w:pPr>
        <w:pStyle w:val="CommentText"/>
        <w:rPr>
          <w:lang w:val="fr-FR"/>
        </w:rPr>
      </w:pPr>
      <w:r>
        <w:rPr>
          <w:rStyle w:val="CommentReference"/>
        </w:rPr>
        <w:annotationRef/>
      </w:r>
      <w:r w:rsidRPr="009C741B">
        <w:rPr>
          <w:color w:val="000000"/>
          <w:lang w:val="fr-FR"/>
        </w:rPr>
        <w:t>(</w:t>
      </w:r>
      <w:proofErr w:type="gramStart"/>
      <w:r w:rsidRPr="009C741B">
        <w:rPr>
          <w:color w:val="000000"/>
          <w:lang w:val="fr-FR"/>
        </w:rPr>
        <w:t>https://www.gob.pe/institucion/pcm/colecciones/787-normativa-sobre-estado-de-emergencia-por-coronavirus )</w:t>
      </w:r>
      <w:proofErr w:type="gramEnd"/>
    </w:p>
  </w:comment>
  <w:comment w:id="447" w:author="Sooyoung Kim" w:date="2021-06-21T20:42:00Z" w:initials="SK">
    <w:p w14:paraId="09885839" w14:textId="77777777" w:rsidR="00D2263A" w:rsidRPr="009C741B" w:rsidRDefault="00D2263A" w:rsidP="00623095">
      <w:pPr>
        <w:pStyle w:val="CommentText"/>
        <w:rPr>
          <w:lang w:val="fr-FR"/>
        </w:rPr>
      </w:pPr>
      <w:r>
        <w:rPr>
          <w:rStyle w:val="CommentReference"/>
        </w:rPr>
        <w:annotationRef/>
      </w:r>
      <w:hyperlink r:id="rId32" w:history="1">
        <w:r w:rsidRPr="009C741B">
          <w:rPr>
            <w:color w:val="000000"/>
            <w:lang w:val="fr-FR"/>
          </w:rPr>
          <w:t>http://focoeconomico.org/2020/05/29/covid-19-pobreza-monetaria-y-</w:t>
        </w:r>
        <w:r w:rsidRPr="009C741B">
          <w:rPr>
            <w:color w:val="000000"/>
            <w:lang w:val="fr-FR"/>
          </w:rPr>
          <w:t>d</w:t>
        </w:r>
        <w:r w:rsidRPr="009C741B">
          <w:rPr>
            <w:color w:val="000000"/>
            <w:lang w:val="fr-FR"/>
          </w:rPr>
          <w:t>esigualdad/</w:t>
        </w:r>
      </w:hyperlink>
      <w:r w:rsidRPr="009C741B">
        <w:rPr>
          <w:color w:val="000000"/>
          <w:lang w:val="fr-FR"/>
        </w:rPr>
        <w:t>,</w:t>
      </w:r>
    </w:p>
  </w:comment>
  <w:comment w:id="451" w:author="Sooyoung Kim" w:date="2021-06-21T20:43:00Z" w:initials="SK">
    <w:p w14:paraId="4EAD4192" w14:textId="77777777" w:rsidR="00D2263A" w:rsidRPr="009C741B" w:rsidRDefault="00D2263A" w:rsidP="00623095">
      <w:pPr>
        <w:rPr>
          <w:color w:val="000000"/>
          <w:lang w:val="fr-FR"/>
        </w:rPr>
      </w:pPr>
      <w:r>
        <w:rPr>
          <w:rStyle w:val="CommentReference"/>
        </w:rPr>
        <w:annotationRef/>
      </w:r>
      <w:r w:rsidRPr="009C741B">
        <w:rPr>
          <w:color w:val="000000"/>
          <w:lang w:val="fr-FR"/>
        </w:rPr>
        <w:t>(</w:t>
      </w:r>
      <w:hyperlink r:id="rId33" w:history="1">
        <w:r w:rsidRPr="009C741B">
          <w:rPr>
            <w:color w:val="000000"/>
            <w:lang w:val="fr-FR"/>
          </w:rPr>
          <w:t>https://www.gob.pe/institu</w:t>
        </w:r>
        <w:r w:rsidRPr="009C741B">
          <w:rPr>
            <w:color w:val="000000"/>
            <w:lang w:val="fr-FR"/>
          </w:rPr>
          <w:t>c</w:t>
        </w:r>
        <w:r w:rsidRPr="009C741B">
          <w:rPr>
            <w:color w:val="000000"/>
            <w:lang w:val="fr-FR"/>
          </w:rPr>
          <w:t>ion/minsa/informes-publicaciones/588245-plan-de-intervencion-para-comunidades-indigenas-y-centros-poblados-rurales-de-la-amazonia-frente-a-la-emergencia-del-covid-19</w:t>
        </w:r>
      </w:hyperlink>
      <w:r w:rsidRPr="009C741B">
        <w:rPr>
          <w:color w:val="000000"/>
          <w:lang w:val="fr-FR"/>
        </w:rPr>
        <w:t>).</w:t>
      </w:r>
    </w:p>
    <w:p w14:paraId="67B96716" w14:textId="77777777" w:rsidR="00D2263A" w:rsidRPr="009C741B" w:rsidRDefault="00D2263A" w:rsidP="00623095">
      <w:pPr>
        <w:rPr>
          <w:color w:val="000000"/>
          <w:lang w:val="fr-FR"/>
        </w:rPr>
      </w:pPr>
    </w:p>
    <w:p w14:paraId="4EB4AA28" w14:textId="77777777" w:rsidR="00D2263A" w:rsidRPr="009C741B" w:rsidRDefault="00D2263A" w:rsidP="00623095">
      <w:pPr>
        <w:pStyle w:val="CommentText"/>
        <w:rPr>
          <w:lang w:val="fr-FR"/>
        </w:rPr>
      </w:pPr>
    </w:p>
  </w:comment>
  <w:comment w:id="456" w:author="Yesim Tozan" w:date="2021-06-27T09:19:00Z" w:initials="YT">
    <w:p w14:paraId="6D0F1ACA" w14:textId="77777777" w:rsidR="00305E93" w:rsidRDefault="00305E93" w:rsidP="00305E93">
      <w:pPr>
        <w:pStyle w:val="CommentText"/>
      </w:pPr>
      <w:r>
        <w:rPr>
          <w:rStyle w:val="CommentReference"/>
        </w:rPr>
        <w:annotationRef/>
      </w:r>
      <w:proofErr w:type="spellStart"/>
      <w:r>
        <w:t>Sooyoung</w:t>
      </w:r>
      <w:proofErr w:type="spellEnd"/>
      <w:r>
        <w:t xml:space="preserve">, can you read and add on to the text here by reading up the cited sources and additional literature? </w:t>
      </w:r>
    </w:p>
    <w:p w14:paraId="7783AB12" w14:textId="77777777" w:rsidR="00305E93" w:rsidRDefault="00305E93" w:rsidP="00305E93">
      <w:pPr>
        <w:pStyle w:val="CommentText"/>
      </w:pPr>
      <w:r>
        <w:t>I want to make sure that in addition to me and Kiera, a third member of the group takes a dive into this case study!</w:t>
      </w:r>
    </w:p>
  </w:comment>
  <w:comment w:id="468" w:author="Sooyoung Kim" w:date="2021-06-28T13:20:00Z" w:initials="SK">
    <w:p w14:paraId="7B7BF1AC" w14:textId="3D6E4FE8" w:rsidR="0035079A" w:rsidRDefault="0035079A">
      <w:pPr>
        <w:pStyle w:val="CommentText"/>
      </w:pPr>
      <w:r>
        <w:rPr>
          <w:rStyle w:val="CommentReference"/>
        </w:rPr>
        <w:annotationRef/>
      </w:r>
      <w:r>
        <w:t>I think we should use the Metric system for UN papers.</w:t>
      </w:r>
    </w:p>
  </w:comment>
  <w:comment w:id="477" w:author="Sooyoung Kim" w:date="2021-06-28T13:23:00Z" w:initials="SK">
    <w:p w14:paraId="0FBF34A2" w14:textId="77777777" w:rsidR="0035079A" w:rsidRPr="00513C6E" w:rsidRDefault="0035079A" w:rsidP="0035079A">
      <w:pPr>
        <w:widowControl w:val="0"/>
        <w:autoSpaceDE w:val="0"/>
        <w:autoSpaceDN w:val="0"/>
        <w:adjustRightInd w:val="0"/>
        <w:ind w:left="640" w:hanging="640"/>
        <w:rPr>
          <w:noProof/>
        </w:rPr>
      </w:pPr>
      <w:r>
        <w:rPr>
          <w:rStyle w:val="CommentReference"/>
        </w:rPr>
        <w:annotationRef/>
      </w:r>
      <w:r w:rsidRPr="00513C6E">
        <w:rPr>
          <w:noProof/>
        </w:rPr>
        <w:t xml:space="preserve">World Health Organization. Primary Health Care Systems ( Primasys ). </w:t>
      </w:r>
      <w:r w:rsidRPr="00513C6E">
        <w:rPr>
          <w:i/>
          <w:iCs/>
          <w:noProof/>
        </w:rPr>
        <w:t>World Heal Organ</w:t>
      </w:r>
      <w:r w:rsidRPr="00513C6E">
        <w:rPr>
          <w:noProof/>
        </w:rPr>
        <w:t>. Published online 2017:1-48. http://www.who.int/alliance-hpsr</w:t>
      </w:r>
    </w:p>
    <w:p w14:paraId="6B6E3B2B" w14:textId="3552D75C" w:rsidR="0035079A" w:rsidRDefault="0035079A">
      <w:pPr>
        <w:pStyle w:val="CommentText"/>
      </w:pPr>
    </w:p>
  </w:comment>
  <w:comment w:id="481" w:author="Yesim Tozan" w:date="2021-06-28T00:54:00Z" w:initials="YT">
    <w:p w14:paraId="27ACD1B2" w14:textId="6A38F33D" w:rsidR="00655127" w:rsidRDefault="00655127">
      <w:pPr>
        <w:pStyle w:val="CommentText"/>
      </w:pPr>
      <w:r>
        <w:rPr>
          <w:rStyle w:val="CommentReference"/>
        </w:rPr>
        <w:annotationRef/>
      </w:r>
      <w:r>
        <w:t>Incorrect citation</w:t>
      </w:r>
      <w:r w:rsidR="00275551">
        <w:t>!</w:t>
      </w:r>
    </w:p>
  </w:comment>
  <w:comment w:id="482" w:author="Sooyoung Kim" w:date="2021-06-28T13:23:00Z" w:initials="SK">
    <w:p w14:paraId="2D0A4359" w14:textId="77777777" w:rsidR="0035079A" w:rsidRPr="00513C6E" w:rsidRDefault="0035079A" w:rsidP="0035079A">
      <w:pPr>
        <w:widowControl w:val="0"/>
        <w:autoSpaceDE w:val="0"/>
        <w:autoSpaceDN w:val="0"/>
        <w:adjustRightInd w:val="0"/>
        <w:ind w:left="640" w:hanging="640"/>
        <w:rPr>
          <w:noProof/>
        </w:rPr>
      </w:pPr>
      <w:r>
        <w:rPr>
          <w:rStyle w:val="CommentReference"/>
        </w:rPr>
        <w:annotationRef/>
      </w:r>
      <w:r w:rsidRPr="00513C6E">
        <w:rPr>
          <w:noProof/>
        </w:rPr>
        <w:t xml:space="preserve">World Health Organization. Primary Health Care Systems ( Primasys ). </w:t>
      </w:r>
      <w:r w:rsidRPr="00513C6E">
        <w:rPr>
          <w:i/>
          <w:iCs/>
          <w:noProof/>
        </w:rPr>
        <w:t>World Heal Organ</w:t>
      </w:r>
      <w:r w:rsidRPr="00513C6E">
        <w:rPr>
          <w:noProof/>
        </w:rPr>
        <w:t>. Published online 2017:1-48. http://www.who.int/alliance-hpsr</w:t>
      </w:r>
    </w:p>
    <w:p w14:paraId="52A1896B" w14:textId="7DC680A6" w:rsidR="0035079A" w:rsidRDefault="0035079A">
      <w:pPr>
        <w:pStyle w:val="CommentText"/>
      </w:pPr>
    </w:p>
  </w:comment>
  <w:comment w:id="517" w:author="Yesim Tozan" w:date="2021-06-27T08:43:00Z" w:initials="YT">
    <w:p w14:paraId="1AD4756E" w14:textId="77777777" w:rsidR="00305E93" w:rsidRDefault="00305E93" w:rsidP="00305E93">
      <w:pPr>
        <w:pStyle w:val="CommentText"/>
      </w:pPr>
      <w:r>
        <w:rPr>
          <w:rStyle w:val="CommentReference"/>
        </w:rPr>
        <w:annotationRef/>
      </w:r>
      <w:r>
        <w:t>This comes out of the blue here – consider deleting or adding more to the Intro</w:t>
      </w:r>
    </w:p>
  </w:comment>
  <w:comment w:id="524" w:author="Sooyoung Kim" w:date="2021-06-28T14:05:00Z" w:initials="SK">
    <w:p w14:paraId="30568C05" w14:textId="779E4EA2" w:rsidR="00303267" w:rsidRDefault="00303267">
      <w:pPr>
        <w:pStyle w:val="CommentText"/>
      </w:pPr>
      <w:r>
        <w:rPr>
          <w:rStyle w:val="CommentReference"/>
        </w:rPr>
        <w:annotationRef/>
      </w:r>
      <w:r>
        <w:t xml:space="preserve">Not sure if this much detail is needed. This is how IDSR works any country in Africa who implemented it. </w:t>
      </w:r>
    </w:p>
  </w:comment>
  <w:comment w:id="541" w:author="Yesim Tozan" w:date="2021-06-28T01:06:00Z" w:initials="YT">
    <w:p w14:paraId="22D5F40F" w14:textId="4D001A35" w:rsidR="008E0565" w:rsidRDefault="008E0565">
      <w:pPr>
        <w:pStyle w:val="CommentText"/>
      </w:pPr>
      <w:r>
        <w:rPr>
          <w:rStyle w:val="CommentReference"/>
        </w:rPr>
        <w:annotationRef/>
      </w:r>
      <w:r>
        <w:t xml:space="preserve">Cite: </w:t>
      </w:r>
      <w:r w:rsidRPr="008E0565">
        <w:t>https://www.afro.who.int/news/robots-use-rwanda-fight-against-covid-19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3895E5" w15:done="0"/>
  <w15:commentEx w15:paraId="5D9945EB" w15:done="0"/>
  <w15:commentEx w15:paraId="7A543E74" w15:done="0"/>
  <w15:commentEx w15:paraId="2067C72D" w15:done="0"/>
  <w15:commentEx w15:paraId="2B49683D" w15:done="0"/>
  <w15:commentEx w15:paraId="36A7702F" w15:done="0"/>
  <w15:commentEx w15:paraId="6BD73B44" w15:done="0"/>
  <w15:commentEx w15:paraId="7056F7A7" w15:done="0"/>
  <w15:commentEx w15:paraId="5367BC40" w15:done="0"/>
  <w15:commentEx w15:paraId="4DADC362" w15:done="0"/>
  <w15:commentEx w15:paraId="1E2D622B" w15:done="0"/>
  <w15:commentEx w15:paraId="4E1BBDBF" w15:done="0"/>
  <w15:commentEx w15:paraId="17723336" w15:done="0"/>
  <w15:commentEx w15:paraId="13234D73" w15:done="0"/>
  <w15:commentEx w15:paraId="7306147E" w15:done="0"/>
  <w15:commentEx w15:paraId="4B4D297F" w15:done="0"/>
  <w15:commentEx w15:paraId="6A3DD390" w15:done="0"/>
  <w15:commentEx w15:paraId="60EA20C4" w15:done="0"/>
  <w15:commentEx w15:paraId="749A12A5" w15:done="0"/>
  <w15:commentEx w15:paraId="3F360F59" w15:done="0"/>
  <w15:commentEx w15:paraId="5D9FACCA" w15:done="0"/>
  <w15:commentEx w15:paraId="51B4AABB" w15:done="0"/>
  <w15:commentEx w15:paraId="6AB220FE" w15:done="0"/>
  <w15:commentEx w15:paraId="4EA8A5AF" w15:done="0"/>
  <w15:commentEx w15:paraId="27FB9E69" w15:done="0"/>
  <w15:commentEx w15:paraId="50D25E24" w15:done="0"/>
  <w15:commentEx w15:paraId="7AF8E0C8" w15:done="0"/>
  <w15:commentEx w15:paraId="15682DCB" w15:done="0"/>
  <w15:commentEx w15:paraId="58B17260" w15:done="0"/>
  <w15:commentEx w15:paraId="2A7DBE78" w15:done="0"/>
  <w15:commentEx w15:paraId="3500C328" w15:done="0"/>
  <w15:commentEx w15:paraId="794BACE5" w15:done="0"/>
  <w15:commentEx w15:paraId="6734C573" w15:done="0"/>
  <w15:commentEx w15:paraId="6E87BB25" w15:done="0"/>
  <w15:commentEx w15:paraId="682369A2" w15:done="0"/>
  <w15:commentEx w15:paraId="31985AF9" w15:done="0"/>
  <w15:commentEx w15:paraId="3CE6C43F" w15:done="0"/>
  <w15:commentEx w15:paraId="7C036ACB" w15:done="0"/>
  <w15:commentEx w15:paraId="2A24D9A5" w15:done="0"/>
  <w15:commentEx w15:paraId="62BE57FF" w15:done="0"/>
  <w15:commentEx w15:paraId="3B42AF4C" w15:done="0"/>
  <w15:commentEx w15:paraId="084BD266" w15:done="0"/>
  <w15:commentEx w15:paraId="5FD35A16" w15:done="0"/>
  <w15:commentEx w15:paraId="4A33DF53" w15:done="0"/>
  <w15:commentEx w15:paraId="6E4CF5D2" w15:done="0"/>
  <w15:commentEx w15:paraId="723B87DF" w15:done="0"/>
  <w15:commentEx w15:paraId="5F082EF1" w15:done="0"/>
  <w15:commentEx w15:paraId="5B568109" w15:done="0"/>
  <w15:commentEx w15:paraId="2CF540B3" w15:paraIdParent="5B568109" w15:done="0"/>
  <w15:commentEx w15:paraId="6E4A81B1" w15:done="0"/>
  <w15:commentEx w15:paraId="234DA12E" w15:done="0"/>
  <w15:commentEx w15:paraId="742D2F09" w15:done="0"/>
  <w15:commentEx w15:paraId="319353EB" w15:done="0"/>
  <w15:commentEx w15:paraId="7C071B5C" w15:done="0"/>
  <w15:commentEx w15:paraId="4CFBC676" w15:done="0"/>
  <w15:commentEx w15:paraId="71F9719C" w15:done="0"/>
  <w15:commentEx w15:paraId="09885839" w15:done="0"/>
  <w15:commentEx w15:paraId="4EB4AA28" w15:done="0"/>
  <w15:commentEx w15:paraId="7783AB12" w15:done="1"/>
  <w15:commentEx w15:paraId="7B7BF1AC" w15:done="0"/>
  <w15:commentEx w15:paraId="6B6E3B2B" w15:done="0"/>
  <w15:commentEx w15:paraId="27ACD1B2" w15:done="0"/>
  <w15:commentEx w15:paraId="52A1896B" w15:paraIdParent="27ACD1B2" w15:done="0"/>
  <w15:commentEx w15:paraId="1AD4756E" w15:done="0"/>
  <w15:commentEx w15:paraId="30568C05" w15:done="0"/>
  <w15:commentEx w15:paraId="22D5F4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48A73" w16cex:dateUtc="2021-06-28T21:50:00Z"/>
  <w16cex:commentExtensible w16cex:durableId="24848A96" w16cex:dateUtc="2021-06-28T21:51:00Z"/>
  <w16cex:commentExtensible w16cex:durableId="24848687" w16cex:dateUtc="2021-06-28T21:33:00Z"/>
  <w16cex:commentExtensible w16cex:durableId="248469FD" w16cex:dateUtc="2021-06-28T19:32:00Z"/>
  <w16cex:commentExtensible w16cex:durableId="24844B09" w16cex:dateUtc="2021-06-28T17:20:00Z"/>
  <w16cex:commentExtensible w16cex:durableId="24844BCC" w16cex:dateUtc="2021-06-28T17:23:00Z"/>
  <w16cex:commentExtensible w16cex:durableId="24844BC9" w16cex:dateUtc="2021-06-28T17:23:00Z"/>
  <w16cex:commentExtensible w16cex:durableId="248455C7" w16cex:dateUtc="2021-06-28T1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3895E5" w16cid:durableId="2482AE83"/>
  <w16cid:commentId w16cid:paraId="5D9945EB" w16cid:durableId="24848A73"/>
  <w16cid:commentId w16cid:paraId="7A543E74" w16cid:durableId="24848A96"/>
  <w16cid:commentId w16cid:paraId="2067C72D" w16cid:durableId="24848687"/>
  <w16cid:commentId w16cid:paraId="2B49683D" w16cid:durableId="24838C6F"/>
  <w16cid:commentId w16cid:paraId="36A7702F" w16cid:durableId="24839A02"/>
  <w16cid:commentId w16cid:paraId="6BD73B44" w16cid:durableId="247B3E4C"/>
  <w16cid:commentId w16cid:paraId="7056F7A7" w16cid:durableId="2480EDA2"/>
  <w16cid:commentId w16cid:paraId="5367BC40" w16cid:durableId="2480EDA1"/>
  <w16cid:commentId w16cid:paraId="4DADC362" w16cid:durableId="2480EDA0"/>
  <w16cid:commentId w16cid:paraId="1E2D622B" w16cid:durableId="2480ED9F"/>
  <w16cid:commentId w16cid:paraId="4E1BBDBF" w16cid:durableId="2480ED9E"/>
  <w16cid:commentId w16cid:paraId="17723336" w16cid:durableId="247B41C9"/>
  <w16cid:commentId w16cid:paraId="13234D73" w16cid:durableId="247B41EA"/>
  <w16cid:commentId w16cid:paraId="7306147E" w16cid:durableId="247B48E1"/>
  <w16cid:commentId w16cid:paraId="4B4D297F" w16cid:durableId="247B41DF"/>
  <w16cid:commentId w16cid:paraId="6A3DD390" w16cid:durableId="247B481F"/>
  <w16cid:commentId w16cid:paraId="60EA20C4" w16cid:durableId="247B4891"/>
  <w16cid:commentId w16cid:paraId="749A12A5" w16cid:durableId="24810004"/>
  <w16cid:commentId w16cid:paraId="3F360F59" w16cid:durableId="2480F17E"/>
  <w16cid:commentId w16cid:paraId="5D9FACCA" w16cid:durableId="247B4361"/>
  <w16cid:commentId w16cid:paraId="51B4AABB" w16cid:durableId="247B4371"/>
  <w16cid:commentId w16cid:paraId="6AB220FE" w16cid:durableId="247B85B3"/>
  <w16cid:commentId w16cid:paraId="4EA8A5AF" w16cid:durableId="247B865B"/>
  <w16cid:commentId w16cid:paraId="27FB9E69" w16cid:durableId="247B86BB"/>
  <w16cid:commentId w16cid:paraId="50D25E24" w16cid:durableId="24810052"/>
  <w16cid:commentId w16cid:paraId="7AF8E0C8" w16cid:durableId="247B4966"/>
  <w16cid:commentId w16cid:paraId="15682DCB" w16cid:durableId="247B4978"/>
  <w16cid:commentId w16cid:paraId="58B17260" w16cid:durableId="247B4C22"/>
  <w16cid:commentId w16cid:paraId="2A7DBE78" w16cid:durableId="247B4C7D"/>
  <w16cid:commentId w16cid:paraId="3500C328" w16cid:durableId="247B4AC6"/>
  <w16cid:commentId w16cid:paraId="794BACE5" w16cid:durableId="247B4B79"/>
  <w16cid:commentId w16cid:paraId="6734C573" w16cid:durableId="247B74BD"/>
  <w16cid:commentId w16cid:paraId="6E87BB25" w16cid:durableId="247B85FE"/>
  <w16cid:commentId w16cid:paraId="682369A2" w16cid:durableId="247B7505"/>
  <w16cid:commentId w16cid:paraId="31985AF9" w16cid:durableId="247B75E9"/>
  <w16cid:commentId w16cid:paraId="3CE6C43F" w16cid:durableId="247B76FF"/>
  <w16cid:commentId w16cid:paraId="7C036ACB" w16cid:durableId="247B7738"/>
  <w16cid:commentId w16cid:paraId="2A24D9A5" w16cid:durableId="247B438C"/>
  <w16cid:commentId w16cid:paraId="62BE57FF" w16cid:durableId="247B418C"/>
  <w16cid:commentId w16cid:paraId="3B42AF4C" w16cid:durableId="247B7770"/>
  <w16cid:commentId w16cid:paraId="084BD266" w16cid:durableId="247B7AD3"/>
  <w16cid:commentId w16cid:paraId="5FD35A16" w16cid:durableId="247B7BF1"/>
  <w16cid:commentId w16cid:paraId="4A33DF53" w16cid:durableId="247B7C08"/>
  <w16cid:commentId w16cid:paraId="6E4CF5D2" w16cid:durableId="2480F770"/>
  <w16cid:commentId w16cid:paraId="723B87DF" w16cid:durableId="2480F7A3"/>
  <w16cid:commentId w16cid:paraId="5F082EF1" w16cid:durableId="2480F7B1"/>
  <w16cid:commentId w16cid:paraId="5B568109" w16cid:durableId="2480FA53"/>
  <w16cid:commentId w16cid:paraId="2CF540B3" w16cid:durableId="248469FD"/>
  <w16cid:commentId w16cid:paraId="6E4A81B1" w16cid:durableId="2480FA36"/>
  <w16cid:commentId w16cid:paraId="234DA12E" w16cid:durableId="247B7799"/>
  <w16cid:commentId w16cid:paraId="742D2F09" w16cid:durableId="247B77CD"/>
  <w16cid:commentId w16cid:paraId="319353EB" w16cid:durableId="247B77D9"/>
  <w16cid:commentId w16cid:paraId="7C071B5C" w16cid:durableId="247B7A2F"/>
  <w16cid:commentId w16cid:paraId="4CFBC676" w16cid:durableId="247B7A40"/>
  <w16cid:commentId w16cid:paraId="71F9719C" w16cid:durableId="247B7821"/>
  <w16cid:commentId w16cid:paraId="09885839" w16cid:durableId="247B7834"/>
  <w16cid:commentId w16cid:paraId="4EB4AA28" w16cid:durableId="247B786E"/>
  <w16cid:commentId w16cid:paraId="7783AB12" w16cid:durableId="2482C122"/>
  <w16cid:commentId w16cid:paraId="7B7BF1AC" w16cid:durableId="24844B09"/>
  <w16cid:commentId w16cid:paraId="6B6E3B2B" w16cid:durableId="24844BCC"/>
  <w16cid:commentId w16cid:paraId="27ACD1B2" w16cid:durableId="24839C5D"/>
  <w16cid:commentId w16cid:paraId="52A1896B" w16cid:durableId="24844BC9"/>
  <w16cid:commentId w16cid:paraId="1AD4756E" w16cid:durableId="2482B8CB"/>
  <w16cid:commentId w16cid:paraId="30568C05" w16cid:durableId="248455C7"/>
  <w16cid:commentId w16cid:paraId="22D5F40F" w16cid:durableId="24839F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B6387" w14:textId="77777777" w:rsidR="00E75A03" w:rsidRDefault="00E75A03">
      <w:r>
        <w:separator/>
      </w:r>
    </w:p>
  </w:endnote>
  <w:endnote w:type="continuationSeparator" w:id="0">
    <w:p w14:paraId="5CA573B0" w14:textId="77777777" w:rsidR="00E75A03" w:rsidRDefault="00E75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77777777" w:rsidR="00D2263A" w:rsidRDefault="00D2263A">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0AC" w14:textId="77777777" w:rsidR="00D2263A" w:rsidRDefault="00D2263A">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3401E53F" w:rsidR="00D2263A" w:rsidRDefault="00D2263A">
    <w:pPr>
      <w:pBdr>
        <w:top w:val="nil"/>
        <w:left w:val="nil"/>
        <w:bottom w:val="nil"/>
        <w:right w:val="nil"/>
        <w:between w:val="nil"/>
      </w:pBdr>
      <w:tabs>
        <w:tab w:val="center" w:pos="4680"/>
        <w:tab w:val="right" w:pos="9360"/>
      </w:tabs>
      <w:jc w:val="right"/>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Pr>
        <w:noProof/>
        <w:color w:val="000000"/>
        <w:sz w:val="22"/>
        <w:szCs w:val="22"/>
      </w:rPr>
      <w:t>1</w:t>
    </w:r>
    <w:r>
      <w:rPr>
        <w:color w:val="000000"/>
        <w:sz w:val="22"/>
        <w:szCs w:val="22"/>
      </w:rPr>
      <w:fldChar w:fldCharType="end"/>
    </w:r>
  </w:p>
  <w:p w14:paraId="000000AA" w14:textId="77777777" w:rsidR="00D2263A" w:rsidRDefault="00D2263A">
    <w:pPr>
      <w:pBdr>
        <w:top w:val="nil"/>
        <w:left w:val="nil"/>
        <w:bottom w:val="nil"/>
        <w:right w:val="nil"/>
        <w:between w:val="nil"/>
      </w:pBdr>
      <w:tabs>
        <w:tab w:val="center" w:pos="4680"/>
        <w:tab w:val="right" w:pos="9360"/>
      </w:tabs>
      <w:ind w:right="360"/>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802BA" w14:textId="77777777" w:rsidR="00E75A03" w:rsidRDefault="00E75A03">
      <w:r>
        <w:separator/>
      </w:r>
    </w:p>
  </w:footnote>
  <w:footnote w:type="continuationSeparator" w:id="0">
    <w:p w14:paraId="36BF8282" w14:textId="77777777" w:rsidR="00E75A03" w:rsidRDefault="00E75A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24596"/>
    <w:multiLevelType w:val="multilevel"/>
    <w:tmpl w:val="B1BE5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97304"/>
    <w:multiLevelType w:val="multilevel"/>
    <w:tmpl w:val="7F2E7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D0C0D4B"/>
    <w:multiLevelType w:val="hybridMultilevel"/>
    <w:tmpl w:val="440A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21EB7"/>
    <w:multiLevelType w:val="multilevel"/>
    <w:tmpl w:val="0AC6C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1B47373"/>
    <w:multiLevelType w:val="hybridMultilevel"/>
    <w:tmpl w:val="6576DED6"/>
    <w:lvl w:ilvl="0" w:tplc="90E88D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6731D6A"/>
    <w:multiLevelType w:val="hybridMultilevel"/>
    <w:tmpl w:val="BA968BAA"/>
    <w:lvl w:ilvl="0" w:tplc="5DB2D3B0">
      <w:start w:val="1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040DF9"/>
    <w:multiLevelType w:val="hybridMultilevel"/>
    <w:tmpl w:val="915A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8C33B9"/>
    <w:multiLevelType w:val="hybridMultilevel"/>
    <w:tmpl w:val="0758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C22CF3"/>
    <w:multiLevelType w:val="hybridMultilevel"/>
    <w:tmpl w:val="F34A0D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2794B"/>
    <w:multiLevelType w:val="hybridMultilevel"/>
    <w:tmpl w:val="A2D69750"/>
    <w:lvl w:ilvl="0" w:tplc="46BAE228">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2B3292"/>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B51403"/>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D27940"/>
    <w:multiLevelType w:val="multilevel"/>
    <w:tmpl w:val="B8E0E9EA"/>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EndNoteBibliography"/>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E1C124A"/>
    <w:multiLevelType w:val="hybridMultilevel"/>
    <w:tmpl w:val="A53C6C22"/>
    <w:lvl w:ilvl="0" w:tplc="D05859F0">
      <w:start w:val="70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F5106F"/>
    <w:multiLevelType w:val="multilevel"/>
    <w:tmpl w:val="37704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2006436"/>
    <w:multiLevelType w:val="hybridMultilevel"/>
    <w:tmpl w:val="5A08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6208E8"/>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413A24"/>
    <w:multiLevelType w:val="hybridMultilevel"/>
    <w:tmpl w:val="8BE4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5A419C"/>
    <w:multiLevelType w:val="multilevel"/>
    <w:tmpl w:val="94D64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0AD63CF"/>
    <w:multiLevelType w:val="hybridMultilevel"/>
    <w:tmpl w:val="7BACDD88"/>
    <w:lvl w:ilvl="0" w:tplc="04090001">
      <w:start w:val="1"/>
      <w:numFmt w:val="bullet"/>
      <w:lvlText w:val=""/>
      <w:lvlJc w:val="left"/>
      <w:pPr>
        <w:ind w:left="781" w:hanging="360"/>
      </w:pPr>
      <w:rPr>
        <w:rFonts w:ascii="Symbol" w:hAnsi="Symbol" w:hint="default"/>
      </w:rPr>
    </w:lvl>
    <w:lvl w:ilvl="1" w:tplc="04090003">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0" w15:restartNumberingAfterBreak="0">
    <w:nsid w:val="71AC1D61"/>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B51198"/>
    <w:multiLevelType w:val="multilevel"/>
    <w:tmpl w:val="5CB271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C65128F"/>
    <w:multiLevelType w:val="multilevel"/>
    <w:tmpl w:val="4A0C46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3"/>
  </w:num>
  <w:num w:numId="3">
    <w:abstractNumId w:val="1"/>
  </w:num>
  <w:num w:numId="4">
    <w:abstractNumId w:val="18"/>
  </w:num>
  <w:num w:numId="5">
    <w:abstractNumId w:val="22"/>
  </w:num>
  <w:num w:numId="6">
    <w:abstractNumId w:val="21"/>
  </w:num>
  <w:num w:numId="7">
    <w:abstractNumId w:val="14"/>
  </w:num>
  <w:num w:numId="8">
    <w:abstractNumId w:val="17"/>
  </w:num>
  <w:num w:numId="9">
    <w:abstractNumId w:val="6"/>
  </w:num>
  <w:num w:numId="10">
    <w:abstractNumId w:val="11"/>
  </w:num>
  <w:num w:numId="11">
    <w:abstractNumId w:val="20"/>
  </w:num>
  <w:num w:numId="12">
    <w:abstractNumId w:val="16"/>
  </w:num>
  <w:num w:numId="13">
    <w:abstractNumId w:val="10"/>
  </w:num>
  <w:num w:numId="14">
    <w:abstractNumId w:val="7"/>
  </w:num>
  <w:num w:numId="15">
    <w:abstractNumId w:val="9"/>
  </w:num>
  <w:num w:numId="16">
    <w:abstractNumId w:val="4"/>
  </w:num>
  <w:num w:numId="17">
    <w:abstractNumId w:val="13"/>
  </w:num>
  <w:num w:numId="18">
    <w:abstractNumId w:val="2"/>
  </w:num>
  <w:num w:numId="19">
    <w:abstractNumId w:val="19"/>
  </w:num>
  <w:num w:numId="20">
    <w:abstractNumId w:val="5"/>
  </w:num>
  <w:num w:numId="21">
    <w:abstractNumId w:val="15"/>
  </w:num>
  <w:num w:numId="22">
    <w:abstractNumId w:val="8"/>
  </w:num>
  <w:num w:numId="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esim Tozan">
    <w15:presenceInfo w15:providerId="None" w15:userId="Yesim Tozan"/>
  </w15:person>
  <w15:person w15:author="Sooyoung Kim">
    <w15:presenceInfo w15:providerId="AD" w15:userId="S::sk9076@nyu.edu::9d9185f7-10e9-4a92-ae06-902dd4a0c18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afra2929aw9efewdwv5axsfdzda9zxetv5a&quot;&gt;UN_COVID_UHC Library_June27&lt;record-ids&gt;&lt;item&gt;1&lt;/item&gt;&lt;item&gt;2&lt;/item&gt;&lt;item&gt;3&lt;/item&gt;&lt;item&gt;4&lt;/item&gt;&lt;item&gt;5&lt;/item&gt;&lt;item&gt;6&lt;/item&gt;&lt;item&gt;7&lt;/item&gt;&lt;item&gt;8&lt;/item&gt;&lt;item&gt;9&lt;/item&gt;&lt;item&gt;11&lt;/item&gt;&lt;item&gt;12&lt;/item&gt;&lt;item&gt;14&lt;/item&gt;&lt;item&gt;15&lt;/item&gt;&lt;item&gt;16&lt;/item&gt;&lt;item&gt;17&lt;/item&gt;&lt;item&gt;18&lt;/item&gt;&lt;item&gt;19&lt;/item&gt;&lt;item&gt;20&lt;/item&gt;&lt;item&gt;21&lt;/item&gt;&lt;item&gt;22&lt;/item&gt;&lt;item&gt;23&lt;/item&gt;&lt;item&gt;25&lt;/item&gt;&lt;item&gt;26&lt;/item&gt;&lt;item&gt;27&lt;/item&gt;&lt;item&gt;29&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item&gt;133&lt;/item&gt;&lt;item&gt;134&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item&gt;171&lt;/item&gt;&lt;item&gt;172&lt;/item&gt;&lt;item&gt;173&lt;/item&gt;&lt;item&gt;174&lt;/item&gt;&lt;item&gt;175&lt;/item&gt;&lt;item&gt;177&lt;/item&gt;&lt;item&gt;178&lt;/item&gt;&lt;/record-ids&gt;&lt;/item&gt;&lt;/Libraries&gt;"/>
  </w:docVars>
  <w:rsids>
    <w:rsidRoot w:val="00C11C07"/>
    <w:rsid w:val="00005481"/>
    <w:rsid w:val="00021EDD"/>
    <w:rsid w:val="00034EAD"/>
    <w:rsid w:val="00047916"/>
    <w:rsid w:val="0005579C"/>
    <w:rsid w:val="00062DCB"/>
    <w:rsid w:val="00073643"/>
    <w:rsid w:val="00083264"/>
    <w:rsid w:val="000905A2"/>
    <w:rsid w:val="000934BC"/>
    <w:rsid w:val="000949EB"/>
    <w:rsid w:val="000A7C45"/>
    <w:rsid w:val="000B1E8E"/>
    <w:rsid w:val="000B3125"/>
    <w:rsid w:val="000B781F"/>
    <w:rsid w:val="000C0B90"/>
    <w:rsid w:val="000C17EA"/>
    <w:rsid w:val="000C6CEC"/>
    <w:rsid w:val="000D7567"/>
    <w:rsid w:val="000E2DB5"/>
    <w:rsid w:val="000F030C"/>
    <w:rsid w:val="00100871"/>
    <w:rsid w:val="00100C09"/>
    <w:rsid w:val="00105B91"/>
    <w:rsid w:val="00115ED2"/>
    <w:rsid w:val="00123713"/>
    <w:rsid w:val="00127672"/>
    <w:rsid w:val="0013519D"/>
    <w:rsid w:val="0014247C"/>
    <w:rsid w:val="0014753B"/>
    <w:rsid w:val="001510B7"/>
    <w:rsid w:val="00153704"/>
    <w:rsid w:val="00153B95"/>
    <w:rsid w:val="001570B6"/>
    <w:rsid w:val="00160242"/>
    <w:rsid w:val="00163EA2"/>
    <w:rsid w:val="00164CEC"/>
    <w:rsid w:val="00170A9C"/>
    <w:rsid w:val="001721C7"/>
    <w:rsid w:val="001835CC"/>
    <w:rsid w:val="001A44FA"/>
    <w:rsid w:val="001B2160"/>
    <w:rsid w:val="001C2B9F"/>
    <w:rsid w:val="001C32B1"/>
    <w:rsid w:val="001C5244"/>
    <w:rsid w:val="001D46A8"/>
    <w:rsid w:val="001F40FC"/>
    <w:rsid w:val="00200ABC"/>
    <w:rsid w:val="00201576"/>
    <w:rsid w:val="00204517"/>
    <w:rsid w:val="002145CA"/>
    <w:rsid w:val="002165AF"/>
    <w:rsid w:val="002229CB"/>
    <w:rsid w:val="002327EA"/>
    <w:rsid w:val="00234509"/>
    <w:rsid w:val="00236836"/>
    <w:rsid w:val="00240ADC"/>
    <w:rsid w:val="0024283A"/>
    <w:rsid w:val="00242D3B"/>
    <w:rsid w:val="00250C01"/>
    <w:rsid w:val="0025403D"/>
    <w:rsid w:val="00260E37"/>
    <w:rsid w:val="00262AC3"/>
    <w:rsid w:val="00263C80"/>
    <w:rsid w:val="00265484"/>
    <w:rsid w:val="00266DE6"/>
    <w:rsid w:val="002749A5"/>
    <w:rsid w:val="00274AA0"/>
    <w:rsid w:val="00275551"/>
    <w:rsid w:val="00277FEB"/>
    <w:rsid w:val="00284054"/>
    <w:rsid w:val="002863D8"/>
    <w:rsid w:val="00286E38"/>
    <w:rsid w:val="00296025"/>
    <w:rsid w:val="002977F4"/>
    <w:rsid w:val="002A465E"/>
    <w:rsid w:val="002B21BB"/>
    <w:rsid w:val="002B228E"/>
    <w:rsid w:val="002B2DA4"/>
    <w:rsid w:val="002C7124"/>
    <w:rsid w:val="002D0951"/>
    <w:rsid w:val="002E3641"/>
    <w:rsid w:val="002E66A7"/>
    <w:rsid w:val="002F4316"/>
    <w:rsid w:val="00300638"/>
    <w:rsid w:val="003017DD"/>
    <w:rsid w:val="00303267"/>
    <w:rsid w:val="00305E93"/>
    <w:rsid w:val="00314C14"/>
    <w:rsid w:val="00331C41"/>
    <w:rsid w:val="00337B37"/>
    <w:rsid w:val="00342AD1"/>
    <w:rsid w:val="0035079A"/>
    <w:rsid w:val="00352431"/>
    <w:rsid w:val="00352475"/>
    <w:rsid w:val="0035619E"/>
    <w:rsid w:val="003608E9"/>
    <w:rsid w:val="00365EC9"/>
    <w:rsid w:val="003770FE"/>
    <w:rsid w:val="00380972"/>
    <w:rsid w:val="003821AA"/>
    <w:rsid w:val="00394A06"/>
    <w:rsid w:val="0039604A"/>
    <w:rsid w:val="0040586F"/>
    <w:rsid w:val="004106F2"/>
    <w:rsid w:val="004124B9"/>
    <w:rsid w:val="0041351D"/>
    <w:rsid w:val="00414166"/>
    <w:rsid w:val="00415CEA"/>
    <w:rsid w:val="004173B3"/>
    <w:rsid w:val="00423FE7"/>
    <w:rsid w:val="00424537"/>
    <w:rsid w:val="00424C49"/>
    <w:rsid w:val="00424E01"/>
    <w:rsid w:val="00424EAB"/>
    <w:rsid w:val="00427D4E"/>
    <w:rsid w:val="004329B9"/>
    <w:rsid w:val="00434C03"/>
    <w:rsid w:val="00434D98"/>
    <w:rsid w:val="00435F64"/>
    <w:rsid w:val="00445BEF"/>
    <w:rsid w:val="00447007"/>
    <w:rsid w:val="00452EB9"/>
    <w:rsid w:val="00456700"/>
    <w:rsid w:val="00462743"/>
    <w:rsid w:val="00465FD8"/>
    <w:rsid w:val="004670F4"/>
    <w:rsid w:val="004711E3"/>
    <w:rsid w:val="00484EAC"/>
    <w:rsid w:val="00492075"/>
    <w:rsid w:val="00492BD7"/>
    <w:rsid w:val="004A20EB"/>
    <w:rsid w:val="004A74FB"/>
    <w:rsid w:val="004A7994"/>
    <w:rsid w:val="004C1D14"/>
    <w:rsid w:val="004D0D16"/>
    <w:rsid w:val="004D7EF6"/>
    <w:rsid w:val="004E0E74"/>
    <w:rsid w:val="004E1982"/>
    <w:rsid w:val="004E3C75"/>
    <w:rsid w:val="004F0876"/>
    <w:rsid w:val="004F67E4"/>
    <w:rsid w:val="005049AD"/>
    <w:rsid w:val="00510457"/>
    <w:rsid w:val="005105B7"/>
    <w:rsid w:val="00514891"/>
    <w:rsid w:val="00526EAD"/>
    <w:rsid w:val="005353CF"/>
    <w:rsid w:val="005429AD"/>
    <w:rsid w:val="00543250"/>
    <w:rsid w:val="00547AA0"/>
    <w:rsid w:val="00556C75"/>
    <w:rsid w:val="00556EC3"/>
    <w:rsid w:val="00574871"/>
    <w:rsid w:val="00580ABD"/>
    <w:rsid w:val="0058640A"/>
    <w:rsid w:val="00587B26"/>
    <w:rsid w:val="00595226"/>
    <w:rsid w:val="005972CC"/>
    <w:rsid w:val="005A2913"/>
    <w:rsid w:val="005A7001"/>
    <w:rsid w:val="005B2F8C"/>
    <w:rsid w:val="005E39B9"/>
    <w:rsid w:val="005F5DAE"/>
    <w:rsid w:val="006078BB"/>
    <w:rsid w:val="00616A0A"/>
    <w:rsid w:val="00620CB9"/>
    <w:rsid w:val="00623095"/>
    <w:rsid w:val="00633B71"/>
    <w:rsid w:val="006402E8"/>
    <w:rsid w:val="0065096D"/>
    <w:rsid w:val="00655127"/>
    <w:rsid w:val="00656E98"/>
    <w:rsid w:val="00674691"/>
    <w:rsid w:val="00675AD1"/>
    <w:rsid w:val="0068121E"/>
    <w:rsid w:val="00692CB6"/>
    <w:rsid w:val="006A730C"/>
    <w:rsid w:val="006B0958"/>
    <w:rsid w:val="006C36BB"/>
    <w:rsid w:val="006C388D"/>
    <w:rsid w:val="006D421B"/>
    <w:rsid w:val="006E1C40"/>
    <w:rsid w:val="006E72DB"/>
    <w:rsid w:val="006F0B6A"/>
    <w:rsid w:val="006F32FC"/>
    <w:rsid w:val="00700213"/>
    <w:rsid w:val="00700DB9"/>
    <w:rsid w:val="0071330E"/>
    <w:rsid w:val="00723006"/>
    <w:rsid w:val="00725812"/>
    <w:rsid w:val="00737146"/>
    <w:rsid w:val="00740385"/>
    <w:rsid w:val="00742B32"/>
    <w:rsid w:val="007531AF"/>
    <w:rsid w:val="00753C6C"/>
    <w:rsid w:val="00754E1D"/>
    <w:rsid w:val="0076081F"/>
    <w:rsid w:val="00773525"/>
    <w:rsid w:val="007779C0"/>
    <w:rsid w:val="0078006A"/>
    <w:rsid w:val="00785A1C"/>
    <w:rsid w:val="00785F2A"/>
    <w:rsid w:val="0078710A"/>
    <w:rsid w:val="0078754B"/>
    <w:rsid w:val="0079426D"/>
    <w:rsid w:val="00794B7F"/>
    <w:rsid w:val="007A024A"/>
    <w:rsid w:val="007A0B56"/>
    <w:rsid w:val="007A0D92"/>
    <w:rsid w:val="007A724F"/>
    <w:rsid w:val="007B4757"/>
    <w:rsid w:val="007B69B6"/>
    <w:rsid w:val="007B7E35"/>
    <w:rsid w:val="007C3286"/>
    <w:rsid w:val="007C768A"/>
    <w:rsid w:val="007D28EA"/>
    <w:rsid w:val="007F240B"/>
    <w:rsid w:val="008000B6"/>
    <w:rsid w:val="00801677"/>
    <w:rsid w:val="00801F35"/>
    <w:rsid w:val="00807AE7"/>
    <w:rsid w:val="00825EF0"/>
    <w:rsid w:val="0082751B"/>
    <w:rsid w:val="00832DCF"/>
    <w:rsid w:val="00833BC6"/>
    <w:rsid w:val="00836714"/>
    <w:rsid w:val="00837F34"/>
    <w:rsid w:val="0084291A"/>
    <w:rsid w:val="00860567"/>
    <w:rsid w:val="008651BC"/>
    <w:rsid w:val="00875C95"/>
    <w:rsid w:val="008B03CC"/>
    <w:rsid w:val="008B1615"/>
    <w:rsid w:val="008D36EA"/>
    <w:rsid w:val="008D3EDA"/>
    <w:rsid w:val="008E0565"/>
    <w:rsid w:val="008E2CA1"/>
    <w:rsid w:val="008E3B14"/>
    <w:rsid w:val="008E539E"/>
    <w:rsid w:val="008E5BEE"/>
    <w:rsid w:val="008E6BCE"/>
    <w:rsid w:val="008F4CEC"/>
    <w:rsid w:val="008F4D25"/>
    <w:rsid w:val="008F50FE"/>
    <w:rsid w:val="00901539"/>
    <w:rsid w:val="009055F9"/>
    <w:rsid w:val="0091171A"/>
    <w:rsid w:val="00913FA4"/>
    <w:rsid w:val="00917362"/>
    <w:rsid w:val="00945259"/>
    <w:rsid w:val="009479FF"/>
    <w:rsid w:val="00961C2C"/>
    <w:rsid w:val="00964ECB"/>
    <w:rsid w:val="009713FA"/>
    <w:rsid w:val="0097571F"/>
    <w:rsid w:val="009A0DF0"/>
    <w:rsid w:val="009A1117"/>
    <w:rsid w:val="009A16CB"/>
    <w:rsid w:val="009A1E0C"/>
    <w:rsid w:val="009A56B4"/>
    <w:rsid w:val="009B0D3B"/>
    <w:rsid w:val="009D13F4"/>
    <w:rsid w:val="009D1B22"/>
    <w:rsid w:val="009E21F7"/>
    <w:rsid w:val="009E3F15"/>
    <w:rsid w:val="009E7DF9"/>
    <w:rsid w:val="009F088E"/>
    <w:rsid w:val="009F121C"/>
    <w:rsid w:val="009F6757"/>
    <w:rsid w:val="009F7909"/>
    <w:rsid w:val="00A01746"/>
    <w:rsid w:val="00A04797"/>
    <w:rsid w:val="00A25830"/>
    <w:rsid w:val="00A33074"/>
    <w:rsid w:val="00A460FD"/>
    <w:rsid w:val="00A4728B"/>
    <w:rsid w:val="00A54249"/>
    <w:rsid w:val="00A62E68"/>
    <w:rsid w:val="00A83345"/>
    <w:rsid w:val="00A97296"/>
    <w:rsid w:val="00AB20D0"/>
    <w:rsid w:val="00AB7F4C"/>
    <w:rsid w:val="00AC5655"/>
    <w:rsid w:val="00AD0483"/>
    <w:rsid w:val="00AD2C25"/>
    <w:rsid w:val="00AE04A7"/>
    <w:rsid w:val="00AE3159"/>
    <w:rsid w:val="00AE45BD"/>
    <w:rsid w:val="00AE7886"/>
    <w:rsid w:val="00AF0CD5"/>
    <w:rsid w:val="00AF3AF2"/>
    <w:rsid w:val="00AF53B7"/>
    <w:rsid w:val="00AF6646"/>
    <w:rsid w:val="00AF692A"/>
    <w:rsid w:val="00B01256"/>
    <w:rsid w:val="00B0140C"/>
    <w:rsid w:val="00B10D4E"/>
    <w:rsid w:val="00B1309E"/>
    <w:rsid w:val="00B13E77"/>
    <w:rsid w:val="00B263BA"/>
    <w:rsid w:val="00B268F9"/>
    <w:rsid w:val="00B26C0F"/>
    <w:rsid w:val="00B34F0D"/>
    <w:rsid w:val="00B47691"/>
    <w:rsid w:val="00B621E1"/>
    <w:rsid w:val="00B62567"/>
    <w:rsid w:val="00B73FCF"/>
    <w:rsid w:val="00B813B7"/>
    <w:rsid w:val="00B82887"/>
    <w:rsid w:val="00B87E54"/>
    <w:rsid w:val="00BA13AF"/>
    <w:rsid w:val="00BB10CB"/>
    <w:rsid w:val="00BB3747"/>
    <w:rsid w:val="00BC471E"/>
    <w:rsid w:val="00BC5BD2"/>
    <w:rsid w:val="00BD682D"/>
    <w:rsid w:val="00BE27FE"/>
    <w:rsid w:val="00BE291C"/>
    <w:rsid w:val="00BF4000"/>
    <w:rsid w:val="00BF4E40"/>
    <w:rsid w:val="00BF50C1"/>
    <w:rsid w:val="00C005E0"/>
    <w:rsid w:val="00C11C07"/>
    <w:rsid w:val="00C21695"/>
    <w:rsid w:val="00C33F15"/>
    <w:rsid w:val="00C41725"/>
    <w:rsid w:val="00C43184"/>
    <w:rsid w:val="00C461E8"/>
    <w:rsid w:val="00C519CD"/>
    <w:rsid w:val="00C71E0B"/>
    <w:rsid w:val="00C83D38"/>
    <w:rsid w:val="00CA0F88"/>
    <w:rsid w:val="00CA3841"/>
    <w:rsid w:val="00CB2408"/>
    <w:rsid w:val="00CC575E"/>
    <w:rsid w:val="00CC73E4"/>
    <w:rsid w:val="00CD2468"/>
    <w:rsid w:val="00CF0E4D"/>
    <w:rsid w:val="00D008BE"/>
    <w:rsid w:val="00D021FD"/>
    <w:rsid w:val="00D1203D"/>
    <w:rsid w:val="00D20E86"/>
    <w:rsid w:val="00D2263A"/>
    <w:rsid w:val="00D22B06"/>
    <w:rsid w:val="00D24556"/>
    <w:rsid w:val="00D35D57"/>
    <w:rsid w:val="00D36A0C"/>
    <w:rsid w:val="00D47A06"/>
    <w:rsid w:val="00D50EF7"/>
    <w:rsid w:val="00D626D2"/>
    <w:rsid w:val="00D760AF"/>
    <w:rsid w:val="00D85B0B"/>
    <w:rsid w:val="00D974DB"/>
    <w:rsid w:val="00DA3CDB"/>
    <w:rsid w:val="00DD7410"/>
    <w:rsid w:val="00DE65E1"/>
    <w:rsid w:val="00DE7264"/>
    <w:rsid w:val="00DF79B1"/>
    <w:rsid w:val="00E020B8"/>
    <w:rsid w:val="00E23BD2"/>
    <w:rsid w:val="00E24041"/>
    <w:rsid w:val="00E3104F"/>
    <w:rsid w:val="00E36E11"/>
    <w:rsid w:val="00E41EFC"/>
    <w:rsid w:val="00E42753"/>
    <w:rsid w:val="00E472EA"/>
    <w:rsid w:val="00E516E0"/>
    <w:rsid w:val="00E54236"/>
    <w:rsid w:val="00E5465A"/>
    <w:rsid w:val="00E6699C"/>
    <w:rsid w:val="00E6741B"/>
    <w:rsid w:val="00E742C3"/>
    <w:rsid w:val="00E75A03"/>
    <w:rsid w:val="00E80A02"/>
    <w:rsid w:val="00E93F8A"/>
    <w:rsid w:val="00EA1CF6"/>
    <w:rsid w:val="00EA3BCE"/>
    <w:rsid w:val="00EC0616"/>
    <w:rsid w:val="00EC251F"/>
    <w:rsid w:val="00EC2829"/>
    <w:rsid w:val="00ED4ECA"/>
    <w:rsid w:val="00F10825"/>
    <w:rsid w:val="00F11E5B"/>
    <w:rsid w:val="00F12468"/>
    <w:rsid w:val="00F16D23"/>
    <w:rsid w:val="00F2241B"/>
    <w:rsid w:val="00F25F2A"/>
    <w:rsid w:val="00F4721A"/>
    <w:rsid w:val="00F47923"/>
    <w:rsid w:val="00F5048B"/>
    <w:rsid w:val="00F5077B"/>
    <w:rsid w:val="00F5518A"/>
    <w:rsid w:val="00F5543A"/>
    <w:rsid w:val="00F556F6"/>
    <w:rsid w:val="00F604F7"/>
    <w:rsid w:val="00F6367E"/>
    <w:rsid w:val="00F66980"/>
    <w:rsid w:val="00F700E5"/>
    <w:rsid w:val="00F77030"/>
    <w:rsid w:val="00F8511B"/>
    <w:rsid w:val="00F9127A"/>
    <w:rsid w:val="00FA5F60"/>
    <w:rsid w:val="00FC05CF"/>
    <w:rsid w:val="00FC1842"/>
    <w:rsid w:val="00FD6B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C9B47"/>
  <w15:docId w15:val="{64616E4B-E201-5B43-AD50-9096D02B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F45E89"/>
    <w:rPr>
      <w:sz w:val="16"/>
      <w:szCs w:val="16"/>
    </w:rPr>
  </w:style>
  <w:style w:type="paragraph" w:styleId="CommentText">
    <w:name w:val="annotation text"/>
    <w:basedOn w:val="Normal"/>
    <w:link w:val="CommentTextChar"/>
    <w:uiPriority w:val="99"/>
    <w:unhideWhenUsed/>
    <w:rsid w:val="00F45E89"/>
    <w:rPr>
      <w:sz w:val="20"/>
      <w:szCs w:val="20"/>
    </w:rPr>
  </w:style>
  <w:style w:type="character" w:customStyle="1" w:styleId="CommentTextChar">
    <w:name w:val="Comment Text Char"/>
    <w:basedOn w:val="DefaultParagraphFont"/>
    <w:link w:val="CommentText"/>
    <w:uiPriority w:val="99"/>
    <w:rsid w:val="00F45E89"/>
    <w:rPr>
      <w:sz w:val="20"/>
      <w:szCs w:val="20"/>
    </w:rPr>
  </w:style>
  <w:style w:type="paragraph" w:styleId="CommentSubject">
    <w:name w:val="annotation subject"/>
    <w:basedOn w:val="CommentText"/>
    <w:next w:val="CommentText"/>
    <w:link w:val="CommentSubjectChar"/>
    <w:uiPriority w:val="99"/>
    <w:semiHidden/>
    <w:unhideWhenUsed/>
    <w:rsid w:val="00F45E89"/>
    <w:rPr>
      <w:b/>
      <w:bCs/>
    </w:rPr>
  </w:style>
  <w:style w:type="character" w:customStyle="1" w:styleId="CommentSubjectChar">
    <w:name w:val="Comment Subject Char"/>
    <w:basedOn w:val="CommentTextChar"/>
    <w:link w:val="CommentSubject"/>
    <w:uiPriority w:val="99"/>
    <w:semiHidden/>
    <w:rsid w:val="00F45E89"/>
    <w:rPr>
      <w:b/>
      <w:bCs/>
      <w:sz w:val="20"/>
      <w:szCs w:val="20"/>
    </w:rPr>
  </w:style>
  <w:style w:type="paragraph" w:styleId="BalloonText">
    <w:name w:val="Balloon Text"/>
    <w:basedOn w:val="Normal"/>
    <w:link w:val="BalloonTextChar"/>
    <w:uiPriority w:val="99"/>
    <w:semiHidden/>
    <w:unhideWhenUsed/>
    <w:rsid w:val="0096390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3906"/>
    <w:rPr>
      <w:rFonts w:ascii="Times New Roman" w:hAnsi="Times New Roman" w:cs="Times New Roman"/>
      <w:sz w:val="18"/>
      <w:szCs w:val="18"/>
    </w:rPr>
  </w:style>
  <w:style w:type="character" w:styleId="Hyperlink">
    <w:name w:val="Hyperlink"/>
    <w:basedOn w:val="DefaultParagraphFont"/>
    <w:uiPriority w:val="99"/>
    <w:unhideWhenUsed/>
    <w:rsid w:val="00876E23"/>
    <w:rPr>
      <w:color w:val="0563C1" w:themeColor="hyperlink"/>
      <w:u w:val="single"/>
    </w:rPr>
  </w:style>
  <w:style w:type="paragraph" w:customStyle="1" w:styleId="EndNoteBibliography">
    <w:name w:val="EndNote Bibliography"/>
    <w:basedOn w:val="Normal"/>
    <w:link w:val="EndNoteBibliographyChar"/>
    <w:rsid w:val="00876E23"/>
    <w:pPr>
      <w:numPr>
        <w:ilvl w:val="1"/>
        <w:numId w:val="1"/>
      </w:numPr>
    </w:pPr>
    <w:rPr>
      <w:sz w:val="20"/>
    </w:rPr>
  </w:style>
  <w:style w:type="character" w:customStyle="1" w:styleId="EndNoteBibliographyChar">
    <w:name w:val="EndNote Bibliography Char"/>
    <w:basedOn w:val="DefaultParagraphFont"/>
    <w:link w:val="EndNoteBibliography"/>
    <w:rsid w:val="00876E23"/>
    <w:rPr>
      <w:sz w:val="20"/>
    </w:rPr>
  </w:style>
  <w:style w:type="paragraph" w:styleId="ListParagraph">
    <w:name w:val="List Paragraph"/>
    <w:basedOn w:val="Normal"/>
    <w:uiPriority w:val="34"/>
    <w:qFormat/>
    <w:rsid w:val="00C522F3"/>
    <w:pPr>
      <w:ind w:left="720"/>
      <w:contextualSpacing/>
    </w:pPr>
  </w:style>
  <w:style w:type="paragraph" w:customStyle="1" w:styleId="EndNoteBibliographyTitle">
    <w:name w:val="EndNote Bibliography Title"/>
    <w:basedOn w:val="Normal"/>
    <w:link w:val="EndNoteBibliographyTitleChar"/>
    <w:rsid w:val="001A5FCB"/>
    <w:pPr>
      <w:jc w:val="center"/>
    </w:pPr>
    <w:rPr>
      <w:sz w:val="20"/>
    </w:rPr>
  </w:style>
  <w:style w:type="character" w:customStyle="1" w:styleId="EndNoteBibliographyTitleChar">
    <w:name w:val="EndNote Bibliography Title Char"/>
    <w:basedOn w:val="DefaultParagraphFont"/>
    <w:link w:val="EndNoteBibliographyTitle"/>
    <w:rsid w:val="001A5FCB"/>
    <w:rPr>
      <w:sz w:val="20"/>
    </w:rPr>
  </w:style>
  <w:style w:type="paragraph" w:styleId="Header">
    <w:name w:val="header"/>
    <w:basedOn w:val="Normal"/>
    <w:link w:val="HeaderChar"/>
    <w:uiPriority w:val="99"/>
    <w:unhideWhenUsed/>
    <w:rsid w:val="00194D03"/>
    <w:pPr>
      <w:tabs>
        <w:tab w:val="center" w:pos="4680"/>
        <w:tab w:val="right" w:pos="9360"/>
      </w:tabs>
    </w:pPr>
  </w:style>
  <w:style w:type="character" w:customStyle="1" w:styleId="HeaderChar">
    <w:name w:val="Header Char"/>
    <w:basedOn w:val="DefaultParagraphFont"/>
    <w:link w:val="Header"/>
    <w:uiPriority w:val="99"/>
    <w:rsid w:val="00194D03"/>
  </w:style>
  <w:style w:type="paragraph" w:styleId="Footer">
    <w:name w:val="footer"/>
    <w:basedOn w:val="Normal"/>
    <w:link w:val="FooterChar"/>
    <w:uiPriority w:val="99"/>
    <w:unhideWhenUsed/>
    <w:rsid w:val="00194D03"/>
    <w:pPr>
      <w:tabs>
        <w:tab w:val="center" w:pos="4680"/>
        <w:tab w:val="right" w:pos="9360"/>
      </w:tabs>
    </w:pPr>
  </w:style>
  <w:style w:type="character" w:customStyle="1" w:styleId="FooterChar">
    <w:name w:val="Footer Char"/>
    <w:basedOn w:val="DefaultParagraphFont"/>
    <w:link w:val="Footer"/>
    <w:uiPriority w:val="99"/>
    <w:rsid w:val="00194D03"/>
  </w:style>
  <w:style w:type="character" w:styleId="PageNumber">
    <w:name w:val="page number"/>
    <w:basedOn w:val="DefaultParagraphFont"/>
    <w:uiPriority w:val="99"/>
    <w:semiHidden/>
    <w:unhideWhenUsed/>
    <w:rsid w:val="00194D03"/>
  </w:style>
  <w:style w:type="character" w:styleId="FollowedHyperlink">
    <w:name w:val="FollowedHyperlink"/>
    <w:basedOn w:val="DefaultParagraphFont"/>
    <w:uiPriority w:val="99"/>
    <w:semiHidden/>
    <w:unhideWhenUsed/>
    <w:rsid w:val="00B6456A"/>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0D7567"/>
    <w:rPr>
      <w:i/>
      <w:iCs/>
    </w:rPr>
  </w:style>
  <w:style w:type="paragraph" w:styleId="Revision">
    <w:name w:val="Revision"/>
    <w:hidden/>
    <w:uiPriority w:val="99"/>
    <w:semiHidden/>
    <w:rsid w:val="00F25F2A"/>
  </w:style>
  <w:style w:type="character" w:styleId="UnresolvedMention">
    <w:name w:val="Unresolved Mention"/>
    <w:basedOn w:val="DefaultParagraphFont"/>
    <w:uiPriority w:val="99"/>
    <w:semiHidden/>
    <w:unhideWhenUsed/>
    <w:rsid w:val="00A460FD"/>
    <w:rPr>
      <w:color w:val="605E5C"/>
      <w:shd w:val="clear" w:color="auto" w:fill="E1DFDD"/>
    </w:rPr>
  </w:style>
  <w:style w:type="paragraph" w:customStyle="1" w:styleId="subindice3">
    <w:name w:val="subindice3"/>
    <w:basedOn w:val="Normal"/>
    <w:rsid w:val="00623095"/>
    <w:pPr>
      <w:spacing w:before="100" w:beforeAutospacing="1" w:after="100" w:afterAutospacing="1"/>
    </w:pPr>
    <w:rPr>
      <w:rFonts w:ascii="Times New Roman" w:eastAsia="Times New Roman" w:hAnsi="Times New Roman" w:cs="Times New Roman"/>
      <w:lang w:eastAsia="ko-KR"/>
    </w:rPr>
  </w:style>
  <w:style w:type="paragraph" w:customStyle="1" w:styleId="cuerpo">
    <w:name w:val="cuerpo"/>
    <w:basedOn w:val="Normal"/>
    <w:rsid w:val="00623095"/>
    <w:pPr>
      <w:spacing w:before="100" w:beforeAutospacing="1" w:after="100" w:afterAutospacing="1"/>
    </w:pPr>
    <w:rPr>
      <w:rFonts w:ascii="Times New Roman" w:eastAsia="Times New Roman" w:hAnsi="Times New Roman" w:cs="Times New Roman"/>
      <w:lang w:eastAsia="ko-KR"/>
    </w:rPr>
  </w:style>
  <w:style w:type="paragraph" w:customStyle="1" w:styleId="Default">
    <w:name w:val="Default"/>
    <w:rsid w:val="00E80A02"/>
    <w:pPr>
      <w:autoSpaceDE w:val="0"/>
      <w:autoSpaceDN w:val="0"/>
      <w:adjustRightInd w:val="0"/>
    </w:pPr>
    <w:rPr>
      <w:rFonts w:ascii="Georgia" w:eastAsia="Arial" w:hAnsi="Georgia" w:cs="Georgia"/>
      <w:color w:val="000000"/>
      <w:lang w:eastAsia="ko-KR"/>
    </w:rPr>
  </w:style>
  <w:style w:type="character" w:customStyle="1" w:styleId="mixed-citation">
    <w:name w:val="mixed-citation"/>
    <w:basedOn w:val="DefaultParagraphFont"/>
    <w:rsid w:val="00365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4377">
      <w:bodyDiv w:val="1"/>
      <w:marLeft w:val="0"/>
      <w:marRight w:val="0"/>
      <w:marTop w:val="0"/>
      <w:marBottom w:val="0"/>
      <w:divBdr>
        <w:top w:val="none" w:sz="0" w:space="0" w:color="auto"/>
        <w:left w:val="none" w:sz="0" w:space="0" w:color="auto"/>
        <w:bottom w:val="none" w:sz="0" w:space="0" w:color="auto"/>
        <w:right w:val="none" w:sz="0" w:space="0" w:color="auto"/>
      </w:divBdr>
    </w:div>
    <w:div w:id="189686318">
      <w:bodyDiv w:val="1"/>
      <w:marLeft w:val="0"/>
      <w:marRight w:val="0"/>
      <w:marTop w:val="0"/>
      <w:marBottom w:val="0"/>
      <w:divBdr>
        <w:top w:val="none" w:sz="0" w:space="0" w:color="auto"/>
        <w:left w:val="none" w:sz="0" w:space="0" w:color="auto"/>
        <w:bottom w:val="none" w:sz="0" w:space="0" w:color="auto"/>
        <w:right w:val="none" w:sz="0" w:space="0" w:color="auto"/>
      </w:divBdr>
    </w:div>
    <w:div w:id="204147200">
      <w:bodyDiv w:val="1"/>
      <w:marLeft w:val="0"/>
      <w:marRight w:val="0"/>
      <w:marTop w:val="0"/>
      <w:marBottom w:val="0"/>
      <w:divBdr>
        <w:top w:val="none" w:sz="0" w:space="0" w:color="auto"/>
        <w:left w:val="none" w:sz="0" w:space="0" w:color="auto"/>
        <w:bottom w:val="none" w:sz="0" w:space="0" w:color="auto"/>
        <w:right w:val="none" w:sz="0" w:space="0" w:color="auto"/>
      </w:divBdr>
    </w:div>
    <w:div w:id="331182299">
      <w:bodyDiv w:val="1"/>
      <w:marLeft w:val="0"/>
      <w:marRight w:val="0"/>
      <w:marTop w:val="0"/>
      <w:marBottom w:val="0"/>
      <w:divBdr>
        <w:top w:val="none" w:sz="0" w:space="0" w:color="auto"/>
        <w:left w:val="none" w:sz="0" w:space="0" w:color="auto"/>
        <w:bottom w:val="none" w:sz="0" w:space="0" w:color="auto"/>
        <w:right w:val="none" w:sz="0" w:space="0" w:color="auto"/>
      </w:divBdr>
    </w:div>
    <w:div w:id="563488200">
      <w:bodyDiv w:val="1"/>
      <w:marLeft w:val="0"/>
      <w:marRight w:val="0"/>
      <w:marTop w:val="0"/>
      <w:marBottom w:val="0"/>
      <w:divBdr>
        <w:top w:val="none" w:sz="0" w:space="0" w:color="auto"/>
        <w:left w:val="none" w:sz="0" w:space="0" w:color="auto"/>
        <w:bottom w:val="none" w:sz="0" w:space="0" w:color="auto"/>
        <w:right w:val="none" w:sz="0" w:space="0" w:color="auto"/>
      </w:divBdr>
    </w:div>
    <w:div w:id="622537765">
      <w:bodyDiv w:val="1"/>
      <w:marLeft w:val="0"/>
      <w:marRight w:val="0"/>
      <w:marTop w:val="0"/>
      <w:marBottom w:val="0"/>
      <w:divBdr>
        <w:top w:val="none" w:sz="0" w:space="0" w:color="auto"/>
        <w:left w:val="none" w:sz="0" w:space="0" w:color="auto"/>
        <w:bottom w:val="none" w:sz="0" w:space="0" w:color="auto"/>
        <w:right w:val="none" w:sz="0" w:space="0" w:color="auto"/>
      </w:divBdr>
    </w:div>
    <w:div w:id="665211805">
      <w:bodyDiv w:val="1"/>
      <w:marLeft w:val="0"/>
      <w:marRight w:val="0"/>
      <w:marTop w:val="0"/>
      <w:marBottom w:val="0"/>
      <w:divBdr>
        <w:top w:val="none" w:sz="0" w:space="0" w:color="auto"/>
        <w:left w:val="none" w:sz="0" w:space="0" w:color="auto"/>
        <w:bottom w:val="none" w:sz="0" w:space="0" w:color="auto"/>
        <w:right w:val="none" w:sz="0" w:space="0" w:color="auto"/>
      </w:divBdr>
    </w:div>
    <w:div w:id="711225935">
      <w:bodyDiv w:val="1"/>
      <w:marLeft w:val="0"/>
      <w:marRight w:val="0"/>
      <w:marTop w:val="0"/>
      <w:marBottom w:val="0"/>
      <w:divBdr>
        <w:top w:val="none" w:sz="0" w:space="0" w:color="auto"/>
        <w:left w:val="none" w:sz="0" w:space="0" w:color="auto"/>
        <w:bottom w:val="none" w:sz="0" w:space="0" w:color="auto"/>
        <w:right w:val="none" w:sz="0" w:space="0" w:color="auto"/>
      </w:divBdr>
    </w:div>
    <w:div w:id="838933354">
      <w:bodyDiv w:val="1"/>
      <w:marLeft w:val="0"/>
      <w:marRight w:val="0"/>
      <w:marTop w:val="0"/>
      <w:marBottom w:val="0"/>
      <w:divBdr>
        <w:top w:val="none" w:sz="0" w:space="0" w:color="auto"/>
        <w:left w:val="none" w:sz="0" w:space="0" w:color="auto"/>
        <w:bottom w:val="none" w:sz="0" w:space="0" w:color="auto"/>
        <w:right w:val="none" w:sz="0" w:space="0" w:color="auto"/>
      </w:divBdr>
    </w:div>
    <w:div w:id="847597173">
      <w:bodyDiv w:val="1"/>
      <w:marLeft w:val="0"/>
      <w:marRight w:val="0"/>
      <w:marTop w:val="0"/>
      <w:marBottom w:val="0"/>
      <w:divBdr>
        <w:top w:val="none" w:sz="0" w:space="0" w:color="auto"/>
        <w:left w:val="none" w:sz="0" w:space="0" w:color="auto"/>
        <w:bottom w:val="none" w:sz="0" w:space="0" w:color="auto"/>
        <w:right w:val="none" w:sz="0" w:space="0" w:color="auto"/>
      </w:divBdr>
    </w:div>
    <w:div w:id="1075934069">
      <w:bodyDiv w:val="1"/>
      <w:marLeft w:val="0"/>
      <w:marRight w:val="0"/>
      <w:marTop w:val="0"/>
      <w:marBottom w:val="0"/>
      <w:divBdr>
        <w:top w:val="none" w:sz="0" w:space="0" w:color="auto"/>
        <w:left w:val="none" w:sz="0" w:space="0" w:color="auto"/>
        <w:bottom w:val="none" w:sz="0" w:space="0" w:color="auto"/>
        <w:right w:val="none" w:sz="0" w:space="0" w:color="auto"/>
      </w:divBdr>
    </w:div>
    <w:div w:id="1187669245">
      <w:bodyDiv w:val="1"/>
      <w:marLeft w:val="0"/>
      <w:marRight w:val="0"/>
      <w:marTop w:val="0"/>
      <w:marBottom w:val="0"/>
      <w:divBdr>
        <w:top w:val="none" w:sz="0" w:space="0" w:color="auto"/>
        <w:left w:val="none" w:sz="0" w:space="0" w:color="auto"/>
        <w:bottom w:val="none" w:sz="0" w:space="0" w:color="auto"/>
        <w:right w:val="none" w:sz="0" w:space="0" w:color="auto"/>
      </w:divBdr>
    </w:div>
    <w:div w:id="1351174940">
      <w:bodyDiv w:val="1"/>
      <w:marLeft w:val="0"/>
      <w:marRight w:val="0"/>
      <w:marTop w:val="0"/>
      <w:marBottom w:val="0"/>
      <w:divBdr>
        <w:top w:val="none" w:sz="0" w:space="0" w:color="auto"/>
        <w:left w:val="none" w:sz="0" w:space="0" w:color="auto"/>
        <w:bottom w:val="none" w:sz="0" w:space="0" w:color="auto"/>
        <w:right w:val="none" w:sz="0" w:space="0" w:color="auto"/>
      </w:divBdr>
    </w:div>
    <w:div w:id="1386490729">
      <w:bodyDiv w:val="1"/>
      <w:marLeft w:val="0"/>
      <w:marRight w:val="0"/>
      <w:marTop w:val="0"/>
      <w:marBottom w:val="0"/>
      <w:divBdr>
        <w:top w:val="none" w:sz="0" w:space="0" w:color="auto"/>
        <w:left w:val="none" w:sz="0" w:space="0" w:color="auto"/>
        <w:bottom w:val="none" w:sz="0" w:space="0" w:color="auto"/>
        <w:right w:val="none" w:sz="0" w:space="0" w:color="auto"/>
      </w:divBdr>
    </w:div>
    <w:div w:id="1562667443">
      <w:bodyDiv w:val="1"/>
      <w:marLeft w:val="0"/>
      <w:marRight w:val="0"/>
      <w:marTop w:val="0"/>
      <w:marBottom w:val="0"/>
      <w:divBdr>
        <w:top w:val="none" w:sz="0" w:space="0" w:color="auto"/>
        <w:left w:val="none" w:sz="0" w:space="0" w:color="auto"/>
        <w:bottom w:val="none" w:sz="0" w:space="0" w:color="auto"/>
        <w:right w:val="none" w:sz="0" w:space="0" w:color="auto"/>
      </w:divBdr>
    </w:div>
    <w:div w:id="1689483048">
      <w:bodyDiv w:val="1"/>
      <w:marLeft w:val="0"/>
      <w:marRight w:val="0"/>
      <w:marTop w:val="0"/>
      <w:marBottom w:val="0"/>
      <w:divBdr>
        <w:top w:val="none" w:sz="0" w:space="0" w:color="auto"/>
        <w:left w:val="none" w:sz="0" w:space="0" w:color="auto"/>
        <w:bottom w:val="none" w:sz="0" w:space="0" w:color="auto"/>
        <w:right w:val="none" w:sz="0" w:space="0" w:color="auto"/>
      </w:divBdr>
    </w:div>
    <w:div w:id="1740443787">
      <w:bodyDiv w:val="1"/>
      <w:marLeft w:val="0"/>
      <w:marRight w:val="0"/>
      <w:marTop w:val="0"/>
      <w:marBottom w:val="0"/>
      <w:divBdr>
        <w:top w:val="none" w:sz="0" w:space="0" w:color="auto"/>
        <w:left w:val="none" w:sz="0" w:space="0" w:color="auto"/>
        <w:bottom w:val="none" w:sz="0" w:space="0" w:color="auto"/>
        <w:right w:val="none" w:sz="0" w:space="0" w:color="auto"/>
      </w:divBdr>
    </w:div>
    <w:div w:id="2015721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leyes.congreso.gob.pe/Documentos/Leyes/29344.pdf" TargetMode="External"/><Relationship Id="rId18" Type="http://schemas.openxmlformats.org/officeDocument/2006/relationships/hyperlink" Target="https://www.ceplan.gob.pe/informe-nacional/" TargetMode="External"/><Relationship Id="rId26" Type="http://schemas.openxmlformats.org/officeDocument/2006/relationships/hyperlink" Target="https://www.tvperu.gob.pe/noticias/nacionales/gobierno-publica-quinto-listado-de-deudos-del-personal-de-salud-fallecido-por-covid-19" TargetMode="External"/><Relationship Id="rId3" Type="http://schemas.openxmlformats.org/officeDocument/2006/relationships/hyperlink" Target="https://www.inei.gob.pe/media/MenuRecursivo/indices_tematicos/cap03030_1.xlsx" TargetMode="External"/><Relationship Id="rId21" Type="http://schemas.openxmlformats.org/officeDocument/2006/relationships/hyperlink" Target="https://www.paho.org/es/respuesta-emergencia-por-covid-19-peru" TargetMode="External"/><Relationship Id="rId7" Type="http://schemas.openxmlformats.org/officeDocument/2006/relationships/hyperlink" Target="https://www.ncbi.nlm.nih.gov/pmc/articles/PMC7607729/" TargetMode="External"/><Relationship Id="rId12" Type="http://schemas.openxmlformats.org/officeDocument/2006/relationships/hyperlink" Target="https://scholar.google.com/scholar_lookup?journal=Rev+Panam+Salud+Publica&amp;title=Determinants+of+out-of-pocket+spending+on+health+among+the+poor+population+served+by+public+health+services+in+Peru,+2010-2014Determinantes+da+despesa+por+conta+propria+em+saude+da+populacao+pobre+atendida+em+servicos+publicos+de+saude,+Peru,+2010%E2%80%932014&amp;author=MP+Pavone&amp;author=EJ+Sanchez&amp;volume=42&amp;publication_year=2018&amp;pages=e20&amp;pmid=31093049&amp;" TargetMode="External"/><Relationship Id="rId17" Type="http://schemas.openxmlformats.org/officeDocument/2006/relationships/hyperlink" Target="https://www.sciencedirect.com/science/article/pii/S2666535220300197" TargetMode="External"/><Relationship Id="rId25" Type="http://schemas.openxmlformats.org/officeDocument/2006/relationships/hyperlink" Target="https://www.mesadeconcertacion.org.pe/storage/documentos/2020-08-17/informe-salud-mclcp-2020-7-de-julio.pdf" TargetMode="External"/><Relationship Id="rId33" Type="http://schemas.openxmlformats.org/officeDocument/2006/relationships/hyperlink" Target="https://www.gob.pe/institucion/minsa/informes-publicaciones/588245-plan-de-intervencion-para-comunidades-indigenas-y-centros-poblados-rurales-de-la-amazonia-frente-a-la-emergencia-del-covid-19" TargetMode="External"/><Relationship Id="rId2" Type="http://schemas.openxmlformats.org/officeDocument/2006/relationships/hyperlink" Target="https://www.inei.gob.pe/estadisticas/indice-tematico/poblacion-y-vivienda/" TargetMode="External"/><Relationship Id="rId16" Type="http://schemas.openxmlformats.org/officeDocument/2006/relationships/hyperlink" Target="https://journals.plos.org/plosone/article?id=10.1371/journal.pone.0240494" TargetMode="External"/><Relationship Id="rId20" Type="http://schemas.openxmlformats.org/officeDocument/2006/relationships/hyperlink" Target="https://cdn.www.gob.pe/uploads/document/file/344315/Memoria_de_gesti%C3%B3n_-_2015__Direcci%C3%B3n_General_de_Epidemiolog%C3%ADa_20190725-19981-1p5zkp4.pdf" TargetMode="External"/><Relationship Id="rId29" Type="http://schemas.openxmlformats.org/officeDocument/2006/relationships/hyperlink" Target="https://www.cmi.no/publications/7454-revertir-cinco-aos-de-progreso-el-impacto-de-la-covid-19-en-la-mortalidad-materna-en-pero" TargetMode="External"/><Relationship Id="rId1" Type="http://schemas.openxmlformats.org/officeDocument/2006/relationships/hyperlink" Target="https://data.worldbank.org/?locations=PE-XT" TargetMode="External"/><Relationship Id="rId6" Type="http://schemas.openxmlformats.org/officeDocument/2006/relationships/hyperlink" Target="https://www.inei.gob.pe/media/MenuRecursivo/publicaciones_digitales/Est/Lib1764/cap04.pdf" TargetMode="External"/><Relationship Id="rId11" Type="http://schemas.openxmlformats.org/officeDocument/2006/relationships/hyperlink" Target="https://www.ncbi.nlm.nih.gov/pubmed/31093049" TargetMode="External"/><Relationship Id="rId24" Type="http://schemas.openxmlformats.org/officeDocument/2006/relationships/hyperlink" Target="https://cdn.www.gob.pe/uploads/document/file/566448/DS044-PCM_1864948-2.pdf" TargetMode="External"/><Relationship Id="rId32" Type="http://schemas.openxmlformats.org/officeDocument/2006/relationships/hyperlink" Target="http://focoeconomico.org/2020/05/29/covid-19-pobreza-monetaria-y-desigualdad/" TargetMode="External"/><Relationship Id="rId5" Type="http://schemas.openxmlformats.org/officeDocument/2006/relationships/hyperlink" Target="https://www.inei.gob.pe/media/MenuRecursivo/publicaciones_digitales/Est/Lib1764/cap04.pdf" TargetMode="External"/><Relationship Id="rId15" Type="http://schemas.openxmlformats.org/officeDocument/2006/relationships/hyperlink" Target="https://rpmesp.ins.gob.pe/index.php/rpmesp/article/view/3998/3314" TargetMode="External"/><Relationship Id="rId23" Type="http://schemas.openxmlformats.org/officeDocument/2006/relationships/hyperlink" Target="https://www.ilo.org/wcmsp5/groups/public/---americas/---ro-lima/documents/publication/wcms_768040.pdf" TargetMode="External"/><Relationship Id="rId28" Type="http://schemas.openxmlformats.org/officeDocument/2006/relationships/hyperlink" Target="https://teleatiendo.minsa.gob.pe/" TargetMode="External"/><Relationship Id="rId10" Type="http://schemas.openxmlformats.org/officeDocument/2006/relationships/hyperlink" Target="https://www.ncbi.nlm.nih.gov/pmc/articles/PMC6386197/" TargetMode="External"/><Relationship Id="rId19" Type="http://schemas.openxmlformats.org/officeDocument/2006/relationships/hyperlink" Target="https://www.dge.gob.pe/portalnuevo/publicaciones/materiales/herramientas-para-la-vigilancia-epidemiologica/" TargetMode="External"/><Relationship Id="rId31" Type="http://schemas.openxmlformats.org/officeDocument/2006/relationships/hyperlink" Target="https://busquedas.elperuano.pe/normaslegales/aprueban-la-directiva-administrativa-que-regula-la-cobertura-resolucion-jefatural-no-146-2020sis-1903230-1/" TargetMode="External"/><Relationship Id="rId4" Type="http://schemas.openxmlformats.org/officeDocument/2006/relationships/hyperlink" Target="https://www.inei.gob.pe/prensa/noticias/pobreza-monetaria-alcanzo-al-202-de-la-poblacion-en-el-ano-2019-12196/" TargetMode="External"/><Relationship Id="rId9" Type="http://schemas.openxmlformats.org/officeDocument/2006/relationships/hyperlink" Target="https://scholar.google.com/scholar_lookup?journal=Rev+Peru+Med+Exp+Salud+Publica&amp;title=Health-related+out-of-pocket+expenses+in+older+peruvian+adults:+analysis+of+the+national+household+survey+on+living+conditions+and+poverty+2017&amp;author=A+Hernandez-Vasquez&amp;author=C+Rojas-Roque&amp;author=M+Santero&amp;author=FJ+Prado-Galbarro&amp;author=D+Rosselli&amp;volume=35&amp;issue=3&amp;publication_year=2018&amp;pages=390-399&amp;pmid=30517498&amp;" TargetMode="External"/><Relationship Id="rId14" Type="http://schemas.openxmlformats.org/officeDocument/2006/relationships/hyperlink" Target="http://www.scielo.org.pe/scielo.php?script=sci_arttext&amp;pid=S1726-46342009000200013" TargetMode="External"/><Relationship Id="rId22" Type="http://schemas.openxmlformats.org/officeDocument/2006/relationships/hyperlink" Target="https://www.dge.gob.pe/portal/docs/tools/coronavirus/coronavirus100621.pdf" TargetMode="External"/><Relationship Id="rId27" Type="http://schemas.openxmlformats.org/officeDocument/2006/relationships/hyperlink" Target="https://teleatiendo.minsa.gob.pe/" TargetMode="External"/><Relationship Id="rId30" Type="http://schemas.openxmlformats.org/officeDocument/2006/relationships/hyperlink" Target="https://www.gob.pe/12365" TargetMode="External"/><Relationship Id="rId8" Type="http://schemas.openxmlformats.org/officeDocument/2006/relationships/hyperlink" Target="https://www.ncbi.nlm.nih.gov/pubmed/30517498"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covid19.minsa.gob.pe/sala_situacional.asp"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dge.gob.pe/portalnuevo/publicaciones/materiales/herramientas-para-la-vigilancia-epidemiologica/"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eleatiendo.minsa.gob.pe/" TargetMode="Externa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www.paho.org/es/respuesta-emergencia-por-covid-19-pe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62glAvwSRyLdCs14h4kGzirs7Q==">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51</Pages>
  <Words>64255</Words>
  <Characters>366258</Characters>
  <Application>Microsoft Office Word</Application>
  <DocSecurity>0</DocSecurity>
  <Lines>3052</Lines>
  <Paragraphs>859</Paragraphs>
  <ScaleCrop>false</ScaleCrop>
  <HeadingPairs>
    <vt:vector size="2" baseType="variant">
      <vt:variant>
        <vt:lpstr>Title</vt:lpstr>
      </vt:variant>
      <vt:variant>
        <vt:i4>1</vt:i4>
      </vt:variant>
    </vt:vector>
  </HeadingPairs>
  <TitlesOfParts>
    <vt:vector size="1" baseType="lpstr">
      <vt:lpstr/>
    </vt:vector>
  </TitlesOfParts>
  <Company>New York University</Company>
  <LinksUpToDate>false</LinksUpToDate>
  <CharactersWithSpaces>429654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Yesim Tozan</dc:creator>
  <cp:lastModifiedBy>Sooyoung Kim</cp:lastModifiedBy>
  <cp:revision>14</cp:revision>
  <dcterms:created xsi:type="dcterms:W3CDTF">2021-06-28T17:56:00Z</dcterms:created>
  <dcterms:modified xsi:type="dcterms:W3CDTF">2021-06-28T21:53:00Z</dcterms:modified>
</cp:coreProperties>
</file>